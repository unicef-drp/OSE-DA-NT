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DED10" w14:textId="77777777" w:rsidR="00624AF9" w:rsidRDefault="00624AF9" w:rsidP="00624AF9">
      <w:bookmarkStart w:id="0" w:name="_Toc164780841"/>
      <w:bookmarkStart w:id="1" w:name="_Toc166189145"/>
      <w:bookmarkStart w:id="2" w:name="_Toc39153634"/>
    </w:p>
    <w:p w14:paraId="2697CC26" w14:textId="77777777" w:rsidR="00624AF9" w:rsidRDefault="00624AF9" w:rsidP="00624AF9"/>
    <w:p w14:paraId="2774FF59" w14:textId="77777777" w:rsidR="00624AF9" w:rsidRDefault="00624AF9" w:rsidP="00624AF9"/>
    <w:p w14:paraId="3CF26C16" w14:textId="77777777" w:rsidR="00624AF9" w:rsidRPr="00624AF9" w:rsidRDefault="00624AF9" w:rsidP="00624AF9"/>
    <w:p w14:paraId="1A658EFA" w14:textId="77777777" w:rsidR="00624AF9" w:rsidRPr="00624AF9" w:rsidRDefault="00624AF9" w:rsidP="00624AF9"/>
    <w:p w14:paraId="5D711ABD" w14:textId="77777777" w:rsidR="00744CE7" w:rsidRPr="0070525B" w:rsidRDefault="00744CE7" w:rsidP="0070525B">
      <w:pPr>
        <w:pStyle w:val="Content"/>
        <w:jc w:val="right"/>
        <w:rPr>
          <w:b/>
          <w:bCs/>
          <w:sz w:val="56"/>
          <w:szCs w:val="56"/>
        </w:rPr>
      </w:pPr>
      <w:bookmarkStart w:id="3" w:name="_Toc165323340"/>
      <w:bookmarkStart w:id="4" w:name="_Toc168753765"/>
      <w:bookmarkEnd w:id="0"/>
      <w:bookmarkEnd w:id="1"/>
      <w:r w:rsidRPr="0070525B">
        <w:rPr>
          <w:b/>
          <w:bCs/>
          <w:sz w:val="56"/>
          <w:szCs w:val="56"/>
        </w:rPr>
        <w:t>SUPPLEMENTARY MATERIAL</w:t>
      </w:r>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CellMar>
          <w:bottom w:w="170" w:type="dxa"/>
          <w:right w:w="284" w:type="dxa"/>
        </w:tblCellMar>
        <w:tblLook w:val="04A0" w:firstRow="1" w:lastRow="0" w:firstColumn="1" w:lastColumn="0" w:noHBand="0" w:noVBand="1"/>
      </w:tblPr>
      <w:tblGrid>
        <w:gridCol w:w="9282"/>
      </w:tblGrid>
      <w:tr w:rsidR="00744CE7" w:rsidRPr="000D3FB7" w14:paraId="33B51A23" w14:textId="77777777" w:rsidTr="00540A29">
        <w:tc>
          <w:tcPr>
            <w:tcW w:w="9282" w:type="dxa"/>
            <w:shd w:val="clear" w:color="auto" w:fill="FFF2CC" w:themeFill="accent4" w:themeFillTint="33"/>
          </w:tcPr>
          <w:p w14:paraId="571BA132" w14:textId="77777777" w:rsidR="00744CE7" w:rsidRPr="000D3FB7" w:rsidRDefault="00744CE7" w:rsidP="00540A29">
            <w:pPr>
              <w:spacing w:after="0" w:line="192" w:lineRule="auto"/>
              <w:jc w:val="right"/>
              <w:rPr>
                <w:rFonts w:ascii="Calibri" w:hAnsi="Calibri"/>
                <w:b/>
                <w:sz w:val="120"/>
                <w:szCs w:val="120"/>
              </w:rPr>
            </w:pPr>
          </w:p>
          <w:p w14:paraId="5A03E184" w14:textId="0F996FBB" w:rsidR="00744CE7" w:rsidRPr="000D3FB7" w:rsidRDefault="00744CE7" w:rsidP="00540A29">
            <w:pPr>
              <w:spacing w:after="0" w:line="192" w:lineRule="auto"/>
              <w:jc w:val="right"/>
              <w:rPr>
                <w:rFonts w:ascii="Calibri" w:hAnsi="Calibri"/>
                <w:b/>
                <w:sz w:val="120"/>
                <w:szCs w:val="120"/>
              </w:rPr>
            </w:pPr>
            <w:r w:rsidRPr="000D3FB7">
              <w:rPr>
                <w:rFonts w:ascii="Calibri" w:hAnsi="Calibri"/>
                <w:b/>
                <w:sz w:val="120"/>
                <w:szCs w:val="120"/>
              </w:rPr>
              <w:t>202</w:t>
            </w:r>
            <w:r w:rsidR="002359E9">
              <w:rPr>
                <w:rFonts w:ascii="Calibri" w:hAnsi="Calibri"/>
                <w:b/>
                <w:sz w:val="120"/>
                <w:szCs w:val="120"/>
              </w:rPr>
              <w:t>5</w:t>
            </w:r>
          </w:p>
          <w:p w14:paraId="61EF6370" w14:textId="77777777" w:rsidR="00744CE7" w:rsidRPr="000D3FB7" w:rsidRDefault="00744CE7" w:rsidP="00540A29">
            <w:pPr>
              <w:spacing w:after="0" w:line="192" w:lineRule="auto"/>
              <w:jc w:val="right"/>
              <w:rPr>
                <w:rFonts w:ascii="Calibri" w:hAnsi="Calibri"/>
                <w:sz w:val="116"/>
                <w:szCs w:val="116"/>
              </w:rPr>
            </w:pPr>
            <w:r w:rsidRPr="000D3FB7">
              <w:rPr>
                <w:rFonts w:ascii="Calibri" w:hAnsi="Calibri"/>
                <w:bCs/>
                <w:sz w:val="72"/>
                <w:szCs w:val="72"/>
              </w:rPr>
              <w:t>THE STATE OF</w:t>
            </w:r>
            <w:r w:rsidRPr="000D3FB7">
              <w:rPr>
                <w:rFonts w:ascii="Calibri" w:hAnsi="Calibri"/>
                <w:bCs/>
                <w:sz w:val="96"/>
                <w:szCs w:val="96"/>
              </w:rPr>
              <w:t xml:space="preserve"> </w:t>
            </w:r>
            <w:r w:rsidRPr="000D3FB7">
              <w:rPr>
                <w:rFonts w:ascii="Calibri" w:hAnsi="Calibri"/>
                <w:bCs/>
                <w:sz w:val="96"/>
                <w:szCs w:val="96"/>
              </w:rPr>
              <w:br/>
            </w:r>
            <w:r w:rsidRPr="000D3FB7">
              <w:rPr>
                <w:rFonts w:ascii="Calibri" w:hAnsi="Calibri"/>
                <w:b/>
                <w:sz w:val="116"/>
                <w:szCs w:val="116"/>
              </w:rPr>
              <w:t xml:space="preserve">FOOD SECURITY </w:t>
            </w:r>
            <w:r w:rsidRPr="000D3FB7">
              <w:rPr>
                <w:rFonts w:ascii="Calibri" w:hAnsi="Calibri"/>
                <w:b/>
                <w:sz w:val="116"/>
                <w:szCs w:val="116"/>
              </w:rPr>
              <w:br/>
              <w:t xml:space="preserve">AND NUTRITION </w:t>
            </w:r>
            <w:r w:rsidRPr="000D3FB7">
              <w:rPr>
                <w:rFonts w:ascii="Calibri" w:hAnsi="Calibri"/>
                <w:b/>
                <w:sz w:val="116"/>
                <w:szCs w:val="116"/>
              </w:rPr>
              <w:br/>
              <w:t xml:space="preserve">IN THE WORLD </w:t>
            </w:r>
          </w:p>
          <w:p w14:paraId="59447E7B" w14:textId="77777777" w:rsidR="00744CE7" w:rsidRPr="000D3FB7" w:rsidRDefault="00744CE7" w:rsidP="002359E9">
            <w:pPr>
              <w:spacing w:after="0" w:line="240" w:lineRule="auto"/>
              <w:ind w:left="-144"/>
              <w:jc w:val="right"/>
              <w:rPr>
                <w:rFonts w:ascii="Calibri" w:hAnsi="Calibri"/>
                <w:sz w:val="56"/>
                <w:szCs w:val="56"/>
              </w:rPr>
            </w:pPr>
          </w:p>
        </w:tc>
      </w:tr>
    </w:tbl>
    <w:p w14:paraId="45B8884E" w14:textId="77777777" w:rsidR="00744CE7" w:rsidRPr="000D3FB7" w:rsidRDefault="00744CE7" w:rsidP="00744CE7"/>
    <w:p w14:paraId="5351FF23" w14:textId="77777777" w:rsidR="00744CE7" w:rsidRPr="000D3FB7" w:rsidRDefault="00744CE7" w:rsidP="00744CE7"/>
    <w:p w14:paraId="450F4B70" w14:textId="77777777" w:rsidR="0070525B" w:rsidRDefault="0070525B">
      <w:pPr>
        <w:spacing w:after="0" w:line="240" w:lineRule="auto"/>
        <w:jc w:val="left"/>
      </w:pPr>
      <w:r>
        <w:br w:type="page"/>
      </w:r>
    </w:p>
    <w:p w14:paraId="1713CC53" w14:textId="77777777" w:rsidR="0070525B" w:rsidRPr="00356D0E" w:rsidRDefault="0070525B" w:rsidP="0070525B">
      <w:pPr>
        <w:pStyle w:val="Content"/>
        <w:outlineLvl w:val="0"/>
      </w:pPr>
      <w:r w:rsidRPr="00356D0E">
        <w:lastRenderedPageBreak/>
        <w:t>Contents</w:t>
      </w:r>
    </w:p>
    <w:sdt>
      <w:sdtPr>
        <w:rPr>
          <w:caps w:val="0"/>
          <w:noProof w:val="0"/>
        </w:rPr>
        <w:id w:val="1644224880"/>
        <w:docPartObj>
          <w:docPartGallery w:val="Table of Contents"/>
          <w:docPartUnique/>
        </w:docPartObj>
      </w:sdtPr>
      <w:sdtEndPr>
        <w:rPr>
          <w:caps/>
        </w:rPr>
      </w:sdtEndPr>
      <w:sdtContent>
        <w:p w14:paraId="1E0179F1" w14:textId="1DB2CD87" w:rsidR="002359E9" w:rsidRDefault="0070525B">
          <w:pPr>
            <w:pStyle w:val="TOC1"/>
            <w:rPr>
              <w:rFonts w:eastAsiaTheme="minorEastAsia" w:cstheme="minorBidi"/>
              <w:b w:val="0"/>
              <w:bCs w:val="0"/>
              <w:caps w:val="0"/>
              <w:color w:val="auto"/>
              <w:kern w:val="2"/>
              <w:szCs w:val="24"/>
              <w:lang w:val="en-US"/>
              <w14:ligatures w14:val="standardContextual"/>
            </w:rPr>
          </w:pPr>
          <w:r w:rsidRPr="00356D0E">
            <w:rPr>
              <w:rFonts w:cs="Calibri"/>
              <w:caps w:val="0"/>
              <w:noProof w:val="0"/>
              <w:color w:val="auto"/>
              <w:sz w:val="20"/>
            </w:rPr>
            <w:fldChar w:fldCharType="begin"/>
          </w:r>
          <w:r w:rsidRPr="00356D0E">
            <w:rPr>
              <w:noProof w:val="0"/>
            </w:rPr>
            <w:instrText xml:space="preserve"> TOC \o "1-1" \h \z \t "Heading 2,2" </w:instrText>
          </w:r>
          <w:r w:rsidRPr="00356D0E">
            <w:rPr>
              <w:rFonts w:cs="Calibri"/>
              <w:caps w:val="0"/>
              <w:noProof w:val="0"/>
              <w:color w:val="auto"/>
              <w:sz w:val="20"/>
            </w:rPr>
            <w:fldChar w:fldCharType="separate"/>
          </w:r>
          <w:hyperlink w:anchor="_Toc197368625" w:history="1">
            <w:r w:rsidR="002359E9" w:rsidRPr="00A01658">
              <w:rPr>
                <w:rStyle w:val="Hyperlink"/>
              </w:rPr>
              <w:t>Supplementary material to Chapter 2</w:t>
            </w:r>
            <w:r w:rsidR="002359E9">
              <w:rPr>
                <w:webHidden/>
              </w:rPr>
              <w:tab/>
            </w:r>
            <w:r w:rsidR="002359E9">
              <w:rPr>
                <w:webHidden/>
              </w:rPr>
              <w:fldChar w:fldCharType="begin"/>
            </w:r>
            <w:r w:rsidR="002359E9">
              <w:rPr>
                <w:webHidden/>
              </w:rPr>
              <w:instrText xml:space="preserve"> PAGEREF _Toc197368625 \h </w:instrText>
            </w:r>
            <w:r w:rsidR="002359E9">
              <w:rPr>
                <w:webHidden/>
              </w:rPr>
            </w:r>
            <w:r w:rsidR="002359E9">
              <w:rPr>
                <w:webHidden/>
              </w:rPr>
              <w:fldChar w:fldCharType="separate"/>
            </w:r>
            <w:r w:rsidR="002359E9">
              <w:rPr>
                <w:webHidden/>
              </w:rPr>
              <w:t>4</w:t>
            </w:r>
            <w:r w:rsidR="002359E9">
              <w:rPr>
                <w:webHidden/>
              </w:rPr>
              <w:fldChar w:fldCharType="end"/>
            </w:r>
          </w:hyperlink>
        </w:p>
        <w:p w14:paraId="39AFD7C9" w14:textId="75C2AD02" w:rsidR="002359E9" w:rsidRDefault="00000000">
          <w:pPr>
            <w:pStyle w:val="TOC2"/>
            <w:rPr>
              <w:rFonts w:eastAsiaTheme="minorEastAsia" w:cstheme="minorBidi"/>
              <w:b w:val="0"/>
              <w:bCs w:val="0"/>
              <w:kern w:val="2"/>
              <w:sz w:val="24"/>
              <w:szCs w:val="24"/>
              <w:lang w:val="en-US"/>
              <w14:ligatures w14:val="standardContextual"/>
            </w:rPr>
          </w:pPr>
          <w:hyperlink w:anchor="_Toc197368626" w:history="1">
            <w:r w:rsidR="002359E9" w:rsidRPr="00A01658">
              <w:rPr>
                <w:rStyle w:val="Hyperlink"/>
              </w:rPr>
              <w:t>S2.1</w:t>
            </w:r>
            <w:r w:rsidR="002359E9">
              <w:rPr>
                <w:rFonts w:eastAsiaTheme="minorEastAsia" w:cstheme="minorBidi"/>
                <w:b w:val="0"/>
                <w:bCs w:val="0"/>
                <w:kern w:val="2"/>
                <w:sz w:val="24"/>
                <w:szCs w:val="24"/>
                <w:lang w:val="en-US"/>
                <w14:ligatures w14:val="standardContextual"/>
              </w:rPr>
              <w:tab/>
            </w:r>
            <w:r w:rsidR="002359E9" w:rsidRPr="00A01658">
              <w:rPr>
                <w:rStyle w:val="Hyperlink"/>
              </w:rPr>
              <w:t>Methodology for estimating the prevalence of undernourishment for 2020 to 2023</w:t>
            </w:r>
            <w:r w:rsidR="002359E9">
              <w:rPr>
                <w:webHidden/>
              </w:rPr>
              <w:tab/>
            </w:r>
            <w:r w:rsidR="002359E9">
              <w:rPr>
                <w:webHidden/>
              </w:rPr>
              <w:fldChar w:fldCharType="begin"/>
            </w:r>
            <w:r w:rsidR="002359E9">
              <w:rPr>
                <w:webHidden/>
              </w:rPr>
              <w:instrText xml:space="preserve"> PAGEREF _Toc197368626 \h </w:instrText>
            </w:r>
            <w:r w:rsidR="002359E9">
              <w:rPr>
                <w:webHidden/>
              </w:rPr>
            </w:r>
            <w:r w:rsidR="002359E9">
              <w:rPr>
                <w:webHidden/>
              </w:rPr>
              <w:fldChar w:fldCharType="separate"/>
            </w:r>
            <w:r w:rsidR="002359E9">
              <w:rPr>
                <w:webHidden/>
              </w:rPr>
              <w:t>4</w:t>
            </w:r>
            <w:r w:rsidR="002359E9">
              <w:rPr>
                <w:webHidden/>
              </w:rPr>
              <w:fldChar w:fldCharType="end"/>
            </w:r>
          </w:hyperlink>
        </w:p>
        <w:p w14:paraId="29F60D91" w14:textId="63A5E2E8" w:rsidR="002359E9" w:rsidRDefault="00000000">
          <w:pPr>
            <w:pStyle w:val="TOC2"/>
            <w:rPr>
              <w:rFonts w:eastAsiaTheme="minorEastAsia" w:cstheme="minorBidi"/>
              <w:b w:val="0"/>
              <w:bCs w:val="0"/>
              <w:kern w:val="2"/>
              <w:sz w:val="24"/>
              <w:szCs w:val="24"/>
              <w:lang w:val="en-US"/>
              <w14:ligatures w14:val="standardContextual"/>
            </w:rPr>
          </w:pPr>
          <w:hyperlink w:anchor="_Toc197368627" w:history="1">
            <w:r w:rsidR="002359E9" w:rsidRPr="00A01658">
              <w:rPr>
                <w:rStyle w:val="Hyperlink"/>
              </w:rPr>
              <w:t>S2.2</w:t>
            </w:r>
            <w:r w:rsidR="002359E9">
              <w:rPr>
                <w:rFonts w:eastAsiaTheme="minorEastAsia" w:cstheme="minorBidi"/>
                <w:b w:val="0"/>
                <w:bCs w:val="0"/>
                <w:kern w:val="2"/>
                <w:sz w:val="24"/>
                <w:szCs w:val="24"/>
                <w:lang w:val="en-US"/>
                <w14:ligatures w14:val="standardContextual"/>
              </w:rPr>
              <w:tab/>
            </w:r>
            <w:r w:rsidR="002359E9" w:rsidRPr="00A01658">
              <w:rPr>
                <w:rStyle w:val="Hyperlink"/>
              </w:rPr>
              <w:t>Methodology for projections of prevalence of undernourishment to 2030</w:t>
            </w:r>
            <w:r w:rsidR="002359E9">
              <w:rPr>
                <w:webHidden/>
              </w:rPr>
              <w:tab/>
            </w:r>
            <w:r w:rsidR="002359E9">
              <w:rPr>
                <w:webHidden/>
              </w:rPr>
              <w:fldChar w:fldCharType="begin"/>
            </w:r>
            <w:r w:rsidR="002359E9">
              <w:rPr>
                <w:webHidden/>
              </w:rPr>
              <w:instrText xml:space="preserve"> PAGEREF _Toc197368627 \h </w:instrText>
            </w:r>
            <w:r w:rsidR="002359E9">
              <w:rPr>
                <w:webHidden/>
              </w:rPr>
            </w:r>
            <w:r w:rsidR="002359E9">
              <w:rPr>
                <w:webHidden/>
              </w:rPr>
              <w:fldChar w:fldCharType="separate"/>
            </w:r>
            <w:r w:rsidR="002359E9">
              <w:rPr>
                <w:webHidden/>
              </w:rPr>
              <w:t>6</w:t>
            </w:r>
            <w:r w:rsidR="002359E9">
              <w:rPr>
                <w:webHidden/>
              </w:rPr>
              <w:fldChar w:fldCharType="end"/>
            </w:r>
          </w:hyperlink>
        </w:p>
        <w:p w14:paraId="5F733B75" w14:textId="6C22DD4E" w:rsidR="002359E9" w:rsidRDefault="00000000">
          <w:pPr>
            <w:pStyle w:val="TOC2"/>
            <w:rPr>
              <w:rFonts w:eastAsiaTheme="minorEastAsia" w:cstheme="minorBidi"/>
              <w:b w:val="0"/>
              <w:bCs w:val="0"/>
              <w:kern w:val="2"/>
              <w:sz w:val="24"/>
              <w:szCs w:val="24"/>
              <w:lang w:val="en-US"/>
              <w14:ligatures w14:val="standardContextual"/>
            </w:rPr>
          </w:pPr>
          <w:hyperlink w:anchor="_Toc197368628" w:history="1">
            <w:r w:rsidR="002359E9" w:rsidRPr="00A01658">
              <w:rPr>
                <w:rStyle w:val="Hyperlink"/>
              </w:rPr>
              <w:t>S2.3</w:t>
            </w:r>
            <w:r w:rsidR="002359E9">
              <w:rPr>
                <w:rFonts w:eastAsiaTheme="minorEastAsia" w:cstheme="minorBidi"/>
                <w:b w:val="0"/>
                <w:bCs w:val="0"/>
                <w:kern w:val="2"/>
                <w:sz w:val="24"/>
                <w:szCs w:val="24"/>
                <w:lang w:val="en-US"/>
                <w14:ligatures w14:val="standardContextual"/>
              </w:rPr>
              <w:tab/>
            </w:r>
            <w:r w:rsidR="002359E9" w:rsidRPr="00A01658">
              <w:rPr>
                <w:rStyle w:val="Hyperlink"/>
              </w:rPr>
              <w:t>Methodology for the analysis of food insecurity by degree of urbanization and by gender</w:t>
            </w:r>
            <w:r w:rsidR="002359E9">
              <w:rPr>
                <w:webHidden/>
              </w:rPr>
              <w:tab/>
            </w:r>
            <w:r w:rsidR="002359E9">
              <w:rPr>
                <w:webHidden/>
              </w:rPr>
              <w:fldChar w:fldCharType="begin"/>
            </w:r>
            <w:r w:rsidR="002359E9">
              <w:rPr>
                <w:webHidden/>
              </w:rPr>
              <w:instrText xml:space="preserve"> PAGEREF _Toc197368628 \h </w:instrText>
            </w:r>
            <w:r w:rsidR="002359E9">
              <w:rPr>
                <w:webHidden/>
              </w:rPr>
            </w:r>
            <w:r w:rsidR="002359E9">
              <w:rPr>
                <w:webHidden/>
              </w:rPr>
              <w:fldChar w:fldCharType="separate"/>
            </w:r>
            <w:r w:rsidR="002359E9">
              <w:rPr>
                <w:webHidden/>
              </w:rPr>
              <w:t>8</w:t>
            </w:r>
            <w:r w:rsidR="002359E9">
              <w:rPr>
                <w:webHidden/>
              </w:rPr>
              <w:fldChar w:fldCharType="end"/>
            </w:r>
          </w:hyperlink>
        </w:p>
        <w:p w14:paraId="62BCD1CA" w14:textId="717C5061" w:rsidR="002359E9" w:rsidRDefault="00000000">
          <w:pPr>
            <w:pStyle w:val="TOC2"/>
            <w:rPr>
              <w:rFonts w:eastAsiaTheme="minorEastAsia" w:cstheme="minorBidi"/>
              <w:b w:val="0"/>
              <w:bCs w:val="0"/>
              <w:kern w:val="2"/>
              <w:sz w:val="24"/>
              <w:szCs w:val="24"/>
              <w:lang w:val="en-US"/>
              <w14:ligatures w14:val="standardContextual"/>
            </w:rPr>
          </w:pPr>
          <w:hyperlink w:anchor="_Toc197368629" w:history="1">
            <w:r w:rsidR="002359E9" w:rsidRPr="00A01658">
              <w:rPr>
                <w:rStyle w:val="Hyperlink"/>
              </w:rPr>
              <w:t>S2.4</w:t>
            </w:r>
            <w:r w:rsidR="002359E9">
              <w:rPr>
                <w:rFonts w:eastAsiaTheme="minorEastAsia" w:cstheme="minorBidi"/>
                <w:b w:val="0"/>
                <w:bCs w:val="0"/>
                <w:kern w:val="2"/>
                <w:sz w:val="24"/>
                <w:szCs w:val="24"/>
                <w:lang w:val="en-US"/>
                <w14:ligatures w14:val="standardContextual"/>
              </w:rPr>
              <w:tab/>
            </w:r>
            <w:r w:rsidR="002359E9" w:rsidRPr="00A01658">
              <w:rPr>
                <w:rStyle w:val="Hyperlink"/>
              </w:rPr>
              <w:t>Methodology for the analysis in Box 3: is food insecurity associated with the properties of a healthy diet? Preliminary analysis from 28 countries</w:t>
            </w:r>
            <w:r w:rsidR="002359E9">
              <w:rPr>
                <w:webHidden/>
              </w:rPr>
              <w:tab/>
            </w:r>
            <w:r w:rsidR="002359E9">
              <w:rPr>
                <w:webHidden/>
              </w:rPr>
              <w:fldChar w:fldCharType="begin"/>
            </w:r>
            <w:r w:rsidR="002359E9">
              <w:rPr>
                <w:webHidden/>
              </w:rPr>
              <w:instrText xml:space="preserve"> PAGEREF _Toc197368629 \h </w:instrText>
            </w:r>
            <w:r w:rsidR="002359E9">
              <w:rPr>
                <w:webHidden/>
              </w:rPr>
            </w:r>
            <w:r w:rsidR="002359E9">
              <w:rPr>
                <w:webHidden/>
              </w:rPr>
              <w:fldChar w:fldCharType="separate"/>
            </w:r>
            <w:r w:rsidR="002359E9">
              <w:rPr>
                <w:webHidden/>
              </w:rPr>
              <w:t>9</w:t>
            </w:r>
            <w:r w:rsidR="002359E9">
              <w:rPr>
                <w:webHidden/>
              </w:rPr>
              <w:fldChar w:fldCharType="end"/>
            </w:r>
          </w:hyperlink>
        </w:p>
        <w:p w14:paraId="00C92DDE" w14:textId="64014C8D" w:rsidR="002359E9" w:rsidRDefault="00000000">
          <w:pPr>
            <w:pStyle w:val="TOC2"/>
            <w:rPr>
              <w:rFonts w:eastAsiaTheme="minorEastAsia" w:cstheme="minorBidi"/>
              <w:b w:val="0"/>
              <w:bCs w:val="0"/>
              <w:kern w:val="2"/>
              <w:sz w:val="24"/>
              <w:szCs w:val="24"/>
              <w:lang w:val="en-US"/>
              <w14:ligatures w14:val="standardContextual"/>
            </w:rPr>
          </w:pPr>
          <w:hyperlink w:anchor="_Toc197368630" w:history="1">
            <w:r w:rsidR="002359E9" w:rsidRPr="00A01658">
              <w:rPr>
                <w:rStyle w:val="Hyperlink"/>
              </w:rPr>
              <w:t>S2.5</w:t>
            </w:r>
            <w:r w:rsidR="002359E9">
              <w:rPr>
                <w:rFonts w:eastAsiaTheme="minorEastAsia" w:cstheme="minorBidi"/>
                <w:b w:val="0"/>
                <w:bCs w:val="0"/>
                <w:kern w:val="2"/>
                <w:sz w:val="24"/>
                <w:szCs w:val="24"/>
                <w:lang w:val="en-US"/>
                <w14:ligatures w14:val="standardContextual"/>
              </w:rPr>
              <w:tab/>
            </w:r>
            <w:r w:rsidR="002359E9" w:rsidRPr="00A01658">
              <w:rPr>
                <w:rStyle w:val="Hyperlink"/>
              </w:rPr>
              <w:t>Methodology for estimating the cost of a healthy diet in years that differ from the International Comparison Program base year</w:t>
            </w:r>
            <w:r w:rsidR="002359E9">
              <w:rPr>
                <w:webHidden/>
              </w:rPr>
              <w:tab/>
            </w:r>
            <w:r w:rsidR="002359E9">
              <w:rPr>
                <w:webHidden/>
              </w:rPr>
              <w:fldChar w:fldCharType="begin"/>
            </w:r>
            <w:r w:rsidR="002359E9">
              <w:rPr>
                <w:webHidden/>
              </w:rPr>
              <w:instrText xml:space="preserve"> PAGEREF _Toc197368630 \h </w:instrText>
            </w:r>
            <w:r w:rsidR="002359E9">
              <w:rPr>
                <w:webHidden/>
              </w:rPr>
            </w:r>
            <w:r w:rsidR="002359E9">
              <w:rPr>
                <w:webHidden/>
              </w:rPr>
              <w:fldChar w:fldCharType="separate"/>
            </w:r>
            <w:r w:rsidR="002359E9">
              <w:rPr>
                <w:webHidden/>
              </w:rPr>
              <w:t>11</w:t>
            </w:r>
            <w:r w:rsidR="002359E9">
              <w:rPr>
                <w:webHidden/>
              </w:rPr>
              <w:fldChar w:fldCharType="end"/>
            </w:r>
          </w:hyperlink>
        </w:p>
        <w:p w14:paraId="40F15E50" w14:textId="3D1A50E0" w:rsidR="002359E9" w:rsidRDefault="00000000">
          <w:pPr>
            <w:pStyle w:val="TOC2"/>
            <w:rPr>
              <w:rFonts w:eastAsiaTheme="minorEastAsia" w:cstheme="minorBidi"/>
              <w:b w:val="0"/>
              <w:bCs w:val="0"/>
              <w:kern w:val="2"/>
              <w:sz w:val="24"/>
              <w:szCs w:val="24"/>
              <w:lang w:val="en-US"/>
              <w14:ligatures w14:val="standardContextual"/>
            </w:rPr>
          </w:pPr>
          <w:hyperlink w:anchor="_Toc197368631" w:history="1">
            <w:r w:rsidR="002359E9" w:rsidRPr="00A01658">
              <w:rPr>
                <w:rStyle w:val="Hyperlink"/>
              </w:rPr>
              <w:t>S2.6</w:t>
            </w:r>
            <w:r w:rsidR="002359E9">
              <w:rPr>
                <w:rFonts w:eastAsiaTheme="minorEastAsia" w:cstheme="minorBidi"/>
                <w:b w:val="0"/>
                <w:bCs w:val="0"/>
                <w:kern w:val="2"/>
                <w:sz w:val="24"/>
                <w:szCs w:val="24"/>
                <w:lang w:val="en-US"/>
                <w14:ligatures w14:val="standardContextual"/>
              </w:rPr>
              <w:tab/>
            </w:r>
            <w:r w:rsidR="002359E9" w:rsidRPr="00A01658">
              <w:rPr>
                <w:rStyle w:val="Hyperlink"/>
              </w:rPr>
              <w:t>Methodology for estimating the affordability of a healthy diet</w:t>
            </w:r>
            <w:r w:rsidR="002359E9">
              <w:rPr>
                <w:webHidden/>
              </w:rPr>
              <w:tab/>
            </w:r>
            <w:r w:rsidR="002359E9">
              <w:rPr>
                <w:webHidden/>
              </w:rPr>
              <w:fldChar w:fldCharType="begin"/>
            </w:r>
            <w:r w:rsidR="002359E9">
              <w:rPr>
                <w:webHidden/>
              </w:rPr>
              <w:instrText xml:space="preserve"> PAGEREF _Toc197368631 \h </w:instrText>
            </w:r>
            <w:r w:rsidR="002359E9">
              <w:rPr>
                <w:webHidden/>
              </w:rPr>
            </w:r>
            <w:r w:rsidR="002359E9">
              <w:rPr>
                <w:webHidden/>
              </w:rPr>
              <w:fldChar w:fldCharType="separate"/>
            </w:r>
            <w:r w:rsidR="002359E9">
              <w:rPr>
                <w:webHidden/>
              </w:rPr>
              <w:t>12</w:t>
            </w:r>
            <w:r w:rsidR="002359E9">
              <w:rPr>
                <w:webHidden/>
              </w:rPr>
              <w:fldChar w:fldCharType="end"/>
            </w:r>
          </w:hyperlink>
        </w:p>
        <w:p w14:paraId="06BBF38A" w14:textId="51588331" w:rsidR="002359E9" w:rsidRDefault="00000000">
          <w:pPr>
            <w:pStyle w:val="TOC2"/>
            <w:rPr>
              <w:rFonts w:eastAsiaTheme="minorEastAsia" w:cstheme="minorBidi"/>
              <w:b w:val="0"/>
              <w:bCs w:val="0"/>
              <w:kern w:val="2"/>
              <w:sz w:val="24"/>
              <w:szCs w:val="24"/>
              <w:lang w:val="en-US"/>
              <w14:ligatures w14:val="standardContextual"/>
            </w:rPr>
          </w:pPr>
          <w:hyperlink w:anchor="_Toc197368632" w:history="1">
            <w:r w:rsidR="002359E9" w:rsidRPr="00A01658">
              <w:rPr>
                <w:rStyle w:val="Hyperlink"/>
              </w:rPr>
              <w:t>S2.7</w:t>
            </w:r>
            <w:r w:rsidR="002359E9">
              <w:rPr>
                <w:rFonts w:eastAsiaTheme="minorEastAsia" w:cstheme="minorBidi"/>
                <w:b w:val="0"/>
                <w:bCs w:val="0"/>
                <w:kern w:val="2"/>
                <w:sz w:val="24"/>
                <w:szCs w:val="24"/>
                <w:lang w:val="en-US"/>
                <w14:ligatures w14:val="standardContextual"/>
              </w:rPr>
              <w:tab/>
            </w:r>
            <w:r w:rsidR="002359E9" w:rsidRPr="00A01658">
              <w:rPr>
                <w:rStyle w:val="Hyperlink"/>
              </w:rPr>
              <w:t>Methodology for projecting global nutrition indicator estimates to 2030</w:t>
            </w:r>
            <w:r w:rsidR="002359E9">
              <w:rPr>
                <w:webHidden/>
              </w:rPr>
              <w:tab/>
            </w:r>
            <w:r w:rsidR="002359E9">
              <w:rPr>
                <w:webHidden/>
              </w:rPr>
              <w:fldChar w:fldCharType="begin"/>
            </w:r>
            <w:r w:rsidR="002359E9">
              <w:rPr>
                <w:webHidden/>
              </w:rPr>
              <w:instrText xml:space="preserve"> PAGEREF _Toc197368632 \h </w:instrText>
            </w:r>
            <w:r w:rsidR="002359E9">
              <w:rPr>
                <w:webHidden/>
              </w:rPr>
            </w:r>
            <w:r w:rsidR="002359E9">
              <w:rPr>
                <w:webHidden/>
              </w:rPr>
              <w:fldChar w:fldCharType="separate"/>
            </w:r>
            <w:r w:rsidR="002359E9">
              <w:rPr>
                <w:webHidden/>
              </w:rPr>
              <w:t>15</w:t>
            </w:r>
            <w:r w:rsidR="002359E9">
              <w:rPr>
                <w:webHidden/>
              </w:rPr>
              <w:fldChar w:fldCharType="end"/>
            </w:r>
          </w:hyperlink>
        </w:p>
        <w:p w14:paraId="737AB737" w14:textId="3BAA8214" w:rsidR="002359E9" w:rsidRDefault="00000000">
          <w:pPr>
            <w:pStyle w:val="TOC2"/>
            <w:rPr>
              <w:rFonts w:eastAsiaTheme="minorEastAsia" w:cstheme="minorBidi"/>
              <w:b w:val="0"/>
              <w:bCs w:val="0"/>
              <w:kern w:val="2"/>
              <w:sz w:val="24"/>
              <w:szCs w:val="24"/>
              <w:lang w:val="en-US"/>
              <w14:ligatures w14:val="standardContextual"/>
            </w:rPr>
          </w:pPr>
          <w:hyperlink w:anchor="_Toc197368633" w:history="1">
            <w:r w:rsidR="002359E9" w:rsidRPr="00A01658">
              <w:rPr>
                <w:rStyle w:val="Hyperlink"/>
              </w:rPr>
              <w:t>S2.8</w:t>
            </w:r>
            <w:r w:rsidR="002359E9">
              <w:rPr>
                <w:rFonts w:eastAsiaTheme="minorEastAsia" w:cstheme="minorBidi"/>
                <w:b w:val="0"/>
                <w:bCs w:val="0"/>
                <w:kern w:val="2"/>
                <w:sz w:val="24"/>
                <w:szCs w:val="24"/>
                <w:lang w:val="en-US"/>
                <w14:ligatures w14:val="standardContextual"/>
              </w:rPr>
              <w:tab/>
            </w:r>
            <w:r w:rsidR="002359E9" w:rsidRPr="00A01658">
              <w:rPr>
                <w:rStyle w:val="Hyperlink"/>
              </w:rPr>
              <w:t>Methodology for assessing country-level progress towards the global nutrition targets</w:t>
            </w:r>
            <w:r w:rsidR="002359E9">
              <w:rPr>
                <w:webHidden/>
              </w:rPr>
              <w:tab/>
            </w:r>
            <w:r w:rsidR="002359E9">
              <w:rPr>
                <w:webHidden/>
              </w:rPr>
              <w:fldChar w:fldCharType="begin"/>
            </w:r>
            <w:r w:rsidR="002359E9">
              <w:rPr>
                <w:webHidden/>
              </w:rPr>
              <w:instrText xml:space="preserve"> PAGEREF _Toc197368633 \h </w:instrText>
            </w:r>
            <w:r w:rsidR="002359E9">
              <w:rPr>
                <w:webHidden/>
              </w:rPr>
            </w:r>
            <w:r w:rsidR="002359E9">
              <w:rPr>
                <w:webHidden/>
              </w:rPr>
              <w:fldChar w:fldCharType="separate"/>
            </w:r>
            <w:r w:rsidR="002359E9">
              <w:rPr>
                <w:webHidden/>
              </w:rPr>
              <w:t>17</w:t>
            </w:r>
            <w:r w:rsidR="002359E9">
              <w:rPr>
                <w:webHidden/>
              </w:rPr>
              <w:fldChar w:fldCharType="end"/>
            </w:r>
          </w:hyperlink>
        </w:p>
        <w:p w14:paraId="45D3C120" w14:textId="6E761934" w:rsidR="002359E9" w:rsidRDefault="00000000">
          <w:pPr>
            <w:pStyle w:val="TOC1"/>
            <w:rPr>
              <w:rFonts w:eastAsiaTheme="minorEastAsia" w:cstheme="minorBidi"/>
              <w:b w:val="0"/>
              <w:bCs w:val="0"/>
              <w:caps w:val="0"/>
              <w:color w:val="auto"/>
              <w:kern w:val="2"/>
              <w:szCs w:val="24"/>
              <w:lang w:val="en-US"/>
              <w14:ligatures w14:val="standardContextual"/>
            </w:rPr>
          </w:pPr>
          <w:hyperlink w:anchor="_Toc197368634" w:history="1">
            <w:r w:rsidR="002359E9" w:rsidRPr="00A01658">
              <w:rPr>
                <w:rStyle w:val="Hyperlink"/>
              </w:rPr>
              <w:t>Supplementary material to Chapter 3</w:t>
            </w:r>
            <w:r w:rsidR="002359E9">
              <w:rPr>
                <w:webHidden/>
              </w:rPr>
              <w:tab/>
            </w:r>
            <w:r w:rsidR="002359E9">
              <w:rPr>
                <w:webHidden/>
              </w:rPr>
              <w:fldChar w:fldCharType="begin"/>
            </w:r>
            <w:r w:rsidR="002359E9">
              <w:rPr>
                <w:webHidden/>
              </w:rPr>
              <w:instrText xml:space="preserve"> PAGEREF _Toc197368634 \h </w:instrText>
            </w:r>
            <w:r w:rsidR="002359E9">
              <w:rPr>
                <w:webHidden/>
              </w:rPr>
            </w:r>
            <w:r w:rsidR="002359E9">
              <w:rPr>
                <w:webHidden/>
              </w:rPr>
              <w:fldChar w:fldCharType="separate"/>
            </w:r>
            <w:r w:rsidR="002359E9">
              <w:rPr>
                <w:webHidden/>
              </w:rPr>
              <w:t>21</w:t>
            </w:r>
            <w:r w:rsidR="002359E9">
              <w:rPr>
                <w:webHidden/>
              </w:rPr>
              <w:fldChar w:fldCharType="end"/>
            </w:r>
          </w:hyperlink>
        </w:p>
        <w:p w14:paraId="67A4C41C" w14:textId="64EE4853" w:rsidR="002359E9" w:rsidRDefault="00000000">
          <w:pPr>
            <w:pStyle w:val="TOC1"/>
            <w:rPr>
              <w:rFonts w:eastAsiaTheme="minorEastAsia" w:cstheme="minorBidi"/>
              <w:b w:val="0"/>
              <w:bCs w:val="0"/>
              <w:caps w:val="0"/>
              <w:color w:val="auto"/>
              <w:kern w:val="2"/>
              <w:szCs w:val="24"/>
              <w:lang w:val="en-US"/>
              <w14:ligatures w14:val="standardContextual"/>
            </w:rPr>
          </w:pPr>
          <w:hyperlink w:anchor="_Toc197368635" w:history="1">
            <w:r w:rsidR="002359E9" w:rsidRPr="00A01658">
              <w:rPr>
                <w:rStyle w:val="Hyperlink"/>
              </w:rPr>
              <w:t>Supplementary material to Chapter 4</w:t>
            </w:r>
            <w:r w:rsidR="002359E9">
              <w:rPr>
                <w:webHidden/>
              </w:rPr>
              <w:tab/>
            </w:r>
            <w:r w:rsidR="002359E9">
              <w:rPr>
                <w:webHidden/>
              </w:rPr>
              <w:fldChar w:fldCharType="begin"/>
            </w:r>
            <w:r w:rsidR="002359E9">
              <w:rPr>
                <w:webHidden/>
              </w:rPr>
              <w:instrText xml:space="preserve"> PAGEREF _Toc197368635 \h </w:instrText>
            </w:r>
            <w:r w:rsidR="002359E9">
              <w:rPr>
                <w:webHidden/>
              </w:rPr>
            </w:r>
            <w:r w:rsidR="002359E9">
              <w:rPr>
                <w:webHidden/>
              </w:rPr>
              <w:fldChar w:fldCharType="separate"/>
            </w:r>
            <w:r w:rsidR="002359E9">
              <w:rPr>
                <w:webHidden/>
              </w:rPr>
              <w:t>21</w:t>
            </w:r>
            <w:r w:rsidR="002359E9">
              <w:rPr>
                <w:webHidden/>
              </w:rPr>
              <w:fldChar w:fldCharType="end"/>
            </w:r>
          </w:hyperlink>
        </w:p>
        <w:p w14:paraId="37045E0F" w14:textId="62E6DFFA" w:rsidR="002359E9" w:rsidRDefault="00000000">
          <w:pPr>
            <w:pStyle w:val="TOC1"/>
            <w:rPr>
              <w:rFonts w:eastAsiaTheme="minorEastAsia" w:cstheme="minorBidi"/>
              <w:b w:val="0"/>
              <w:bCs w:val="0"/>
              <w:caps w:val="0"/>
              <w:color w:val="auto"/>
              <w:kern w:val="2"/>
              <w:szCs w:val="24"/>
              <w:lang w:val="en-US"/>
              <w14:ligatures w14:val="standardContextual"/>
            </w:rPr>
          </w:pPr>
          <w:hyperlink w:anchor="_Toc197368636" w:history="1">
            <w:r w:rsidR="002359E9" w:rsidRPr="00A01658">
              <w:rPr>
                <w:rStyle w:val="Hyperlink"/>
              </w:rPr>
              <w:t>Supplementary material to Chapter 5</w:t>
            </w:r>
            <w:r w:rsidR="002359E9">
              <w:rPr>
                <w:webHidden/>
              </w:rPr>
              <w:tab/>
            </w:r>
            <w:r w:rsidR="002359E9">
              <w:rPr>
                <w:webHidden/>
              </w:rPr>
              <w:fldChar w:fldCharType="begin"/>
            </w:r>
            <w:r w:rsidR="002359E9">
              <w:rPr>
                <w:webHidden/>
              </w:rPr>
              <w:instrText xml:space="preserve"> PAGEREF _Toc197368636 \h </w:instrText>
            </w:r>
            <w:r w:rsidR="002359E9">
              <w:rPr>
                <w:webHidden/>
              </w:rPr>
            </w:r>
            <w:r w:rsidR="002359E9">
              <w:rPr>
                <w:webHidden/>
              </w:rPr>
              <w:fldChar w:fldCharType="separate"/>
            </w:r>
            <w:r w:rsidR="002359E9">
              <w:rPr>
                <w:webHidden/>
              </w:rPr>
              <w:t>21</w:t>
            </w:r>
            <w:r w:rsidR="002359E9">
              <w:rPr>
                <w:webHidden/>
              </w:rPr>
              <w:fldChar w:fldCharType="end"/>
            </w:r>
          </w:hyperlink>
        </w:p>
        <w:p w14:paraId="3D9930E7" w14:textId="46A543D0" w:rsidR="002359E9" w:rsidRDefault="00000000">
          <w:pPr>
            <w:pStyle w:val="TOC1"/>
            <w:rPr>
              <w:rFonts w:eastAsiaTheme="minorEastAsia" w:cstheme="minorBidi"/>
              <w:b w:val="0"/>
              <w:bCs w:val="0"/>
              <w:caps w:val="0"/>
              <w:color w:val="auto"/>
              <w:kern w:val="2"/>
              <w:szCs w:val="24"/>
              <w:lang w:val="en-US"/>
              <w14:ligatures w14:val="standardContextual"/>
            </w:rPr>
          </w:pPr>
          <w:hyperlink w:anchor="_Toc197368637" w:history="1">
            <w:r w:rsidR="002359E9" w:rsidRPr="00A01658">
              <w:rPr>
                <w:rStyle w:val="Hyperlink"/>
              </w:rPr>
              <w:t>NOTES</w:t>
            </w:r>
            <w:r w:rsidR="002359E9">
              <w:rPr>
                <w:webHidden/>
              </w:rPr>
              <w:tab/>
            </w:r>
            <w:r w:rsidR="002359E9">
              <w:rPr>
                <w:webHidden/>
              </w:rPr>
              <w:fldChar w:fldCharType="begin"/>
            </w:r>
            <w:r w:rsidR="002359E9">
              <w:rPr>
                <w:webHidden/>
              </w:rPr>
              <w:instrText xml:space="preserve"> PAGEREF _Toc197368637 \h </w:instrText>
            </w:r>
            <w:r w:rsidR="002359E9">
              <w:rPr>
                <w:webHidden/>
              </w:rPr>
            </w:r>
            <w:r w:rsidR="002359E9">
              <w:rPr>
                <w:webHidden/>
              </w:rPr>
              <w:fldChar w:fldCharType="separate"/>
            </w:r>
            <w:r w:rsidR="002359E9">
              <w:rPr>
                <w:webHidden/>
              </w:rPr>
              <w:t>21</w:t>
            </w:r>
            <w:r w:rsidR="002359E9">
              <w:rPr>
                <w:webHidden/>
              </w:rPr>
              <w:fldChar w:fldCharType="end"/>
            </w:r>
          </w:hyperlink>
        </w:p>
        <w:p w14:paraId="4052E46C" w14:textId="38F5E463" w:rsidR="0070525B" w:rsidRPr="00356D0E" w:rsidRDefault="0070525B" w:rsidP="0070525B">
          <w:pPr>
            <w:pStyle w:val="TOC1"/>
            <w:ind w:left="0" w:firstLine="0"/>
            <w:rPr>
              <w:noProof w:val="0"/>
            </w:rPr>
          </w:pPr>
          <w:r w:rsidRPr="00356D0E">
            <w:rPr>
              <w:noProof w:val="0"/>
            </w:rPr>
            <w:fldChar w:fldCharType="end"/>
          </w:r>
        </w:p>
      </w:sdtContent>
    </w:sdt>
    <w:p w14:paraId="4711CD43" w14:textId="77777777" w:rsidR="0070525B" w:rsidRDefault="0070525B" w:rsidP="0070525B">
      <w:pPr>
        <w:spacing w:after="0" w:line="240" w:lineRule="auto"/>
        <w:jc w:val="left"/>
      </w:pPr>
    </w:p>
    <w:p w14:paraId="10FC6EDD" w14:textId="0BB4EAA1" w:rsidR="0070525B" w:rsidRPr="009B45F7" w:rsidRDefault="0070525B" w:rsidP="0070525B">
      <w:pPr>
        <w:rPr>
          <w:sz w:val="20"/>
          <w:szCs w:val="20"/>
        </w:rPr>
      </w:pPr>
      <w:r>
        <w:rPr>
          <w:sz w:val="20"/>
          <w:szCs w:val="20"/>
        </w:rPr>
        <w:t xml:space="preserve">The main report </w:t>
      </w:r>
      <w:r w:rsidRPr="00530F58">
        <w:rPr>
          <w:i/>
          <w:iCs/>
          <w:sz w:val="20"/>
          <w:szCs w:val="20"/>
        </w:rPr>
        <w:t>The State of Food Security and Nutrition in the World 202</w:t>
      </w:r>
      <w:r>
        <w:rPr>
          <w:i/>
          <w:iCs/>
          <w:sz w:val="20"/>
          <w:szCs w:val="20"/>
        </w:rPr>
        <w:t>4</w:t>
      </w:r>
      <w:r w:rsidRPr="003B6C18">
        <w:rPr>
          <w:sz w:val="20"/>
          <w:szCs w:val="20"/>
        </w:rPr>
        <w:t xml:space="preserve"> is available </w:t>
      </w:r>
      <w:r>
        <w:rPr>
          <w:sz w:val="20"/>
          <w:szCs w:val="20"/>
        </w:rPr>
        <w:t xml:space="preserve">online at: XXXXXXXXXXXXXXX or in PDF format at: </w:t>
      </w:r>
      <w:hyperlink r:id="rId11" w:history="1">
        <w:r w:rsidRPr="00FD688D">
          <w:rPr>
            <w:rStyle w:val="Hyperlink"/>
            <w:sz w:val="20"/>
          </w:rPr>
          <w:t>https://doi.org/10.4060/XXXXXXX</w:t>
        </w:r>
      </w:hyperlink>
      <w:r w:rsidRPr="00356D0E">
        <w:br w:type="page"/>
      </w:r>
    </w:p>
    <w:p w14:paraId="0A979A56" w14:textId="77777777" w:rsidR="00C3700E" w:rsidRPr="00356D0E" w:rsidRDefault="00C3700E" w:rsidP="00C3700E">
      <w:pPr>
        <w:pStyle w:val="Content"/>
      </w:pPr>
      <w:r w:rsidRPr="00356D0E">
        <w:lastRenderedPageBreak/>
        <w:t>Tables</w:t>
      </w:r>
    </w:p>
    <w:p w14:paraId="635E6776" w14:textId="1CA157FE" w:rsidR="00C3700E" w:rsidRDefault="00C3700E">
      <w:pPr>
        <w:pStyle w:val="TableofFigures"/>
        <w:rPr>
          <w:rFonts w:eastAsiaTheme="minorEastAsia" w:cstheme="minorBidi"/>
          <w:bCs w:val="0"/>
          <w:kern w:val="2"/>
          <w:sz w:val="24"/>
          <w:szCs w:val="24"/>
          <w:lang w:eastAsia="en-GB"/>
          <w14:ligatures w14:val="standardContextual"/>
        </w:rPr>
      </w:pPr>
      <w:r w:rsidRPr="00356D0E">
        <w:rPr>
          <w:noProof w:val="0"/>
        </w:rPr>
        <w:fldChar w:fldCharType="begin"/>
      </w:r>
      <w:r w:rsidRPr="00356D0E">
        <w:rPr>
          <w:noProof w:val="0"/>
        </w:rPr>
        <w:instrText xml:space="preserve"> TOC \h \z \c "Table S3" </w:instrText>
      </w:r>
      <w:r w:rsidRPr="00356D0E">
        <w:rPr>
          <w:noProof w:val="0"/>
        </w:rPr>
        <w:fldChar w:fldCharType="separate"/>
      </w:r>
      <w:hyperlink w:anchor="_Toc169705017" w:history="1">
        <w:r w:rsidRPr="003E0CE9">
          <w:rPr>
            <w:rStyle w:val="Hyperlink"/>
          </w:rPr>
          <w:t>Table S3.1</w:t>
        </w:r>
        <w:r>
          <w:rPr>
            <w:rFonts w:eastAsiaTheme="minorEastAsia" w:cstheme="minorBidi"/>
            <w:bCs w:val="0"/>
            <w:kern w:val="2"/>
            <w:sz w:val="24"/>
            <w:szCs w:val="24"/>
            <w:lang w:eastAsia="en-GB"/>
            <w14:ligatures w14:val="standardContextual"/>
          </w:rPr>
          <w:tab/>
        </w:r>
        <w:r w:rsidRPr="003E0CE9">
          <w:rPr>
            <w:rStyle w:val="Hyperlink"/>
          </w:rPr>
          <w:t>Comparison of definitions of financing for food security and nutrition: official development assistance Organisation for Economic Co</w:t>
        </w:r>
        <w:r w:rsidRPr="003E0CE9">
          <w:rPr>
            <w:rStyle w:val="Hyperlink"/>
          </w:rPr>
          <w:noBreakHyphen/>
          <w:t>operation and Development Development Assistance Committee codes</w:t>
        </w:r>
        <w:r>
          <w:rPr>
            <w:webHidden/>
          </w:rPr>
          <w:tab/>
        </w:r>
        <w:r>
          <w:rPr>
            <w:webHidden/>
          </w:rPr>
          <w:fldChar w:fldCharType="begin"/>
        </w:r>
        <w:r>
          <w:rPr>
            <w:webHidden/>
          </w:rPr>
          <w:instrText xml:space="preserve"> PAGEREF _Toc169705017 \h </w:instrText>
        </w:r>
        <w:r>
          <w:rPr>
            <w:webHidden/>
          </w:rPr>
        </w:r>
        <w:r>
          <w:rPr>
            <w:webHidden/>
          </w:rPr>
          <w:fldChar w:fldCharType="separate"/>
        </w:r>
        <w:r>
          <w:rPr>
            <w:webHidden/>
          </w:rPr>
          <w:t>23</w:t>
        </w:r>
        <w:r>
          <w:rPr>
            <w:webHidden/>
          </w:rPr>
          <w:fldChar w:fldCharType="end"/>
        </w:r>
      </w:hyperlink>
    </w:p>
    <w:p w14:paraId="37B406F7" w14:textId="6A6B4C61" w:rsidR="00C3700E" w:rsidRDefault="00000000">
      <w:pPr>
        <w:pStyle w:val="TableofFigures"/>
        <w:rPr>
          <w:rFonts w:eastAsiaTheme="minorEastAsia" w:cstheme="minorBidi"/>
          <w:bCs w:val="0"/>
          <w:kern w:val="2"/>
          <w:sz w:val="24"/>
          <w:szCs w:val="24"/>
          <w:lang w:eastAsia="en-GB"/>
          <w14:ligatures w14:val="standardContextual"/>
        </w:rPr>
      </w:pPr>
      <w:hyperlink w:anchor="_Toc169705018" w:history="1">
        <w:r w:rsidR="00C3700E" w:rsidRPr="003E0CE9">
          <w:rPr>
            <w:rStyle w:val="Hyperlink"/>
          </w:rPr>
          <w:t>Table S3.2</w:t>
        </w:r>
        <w:r w:rsidR="00C3700E">
          <w:rPr>
            <w:rFonts w:eastAsiaTheme="minorEastAsia" w:cstheme="minorBidi"/>
            <w:bCs w:val="0"/>
            <w:kern w:val="2"/>
            <w:sz w:val="24"/>
            <w:szCs w:val="24"/>
            <w:lang w:eastAsia="en-GB"/>
            <w14:ligatures w14:val="standardContextual"/>
          </w:rPr>
          <w:tab/>
        </w:r>
        <w:r w:rsidR="00C3700E" w:rsidRPr="003E0CE9">
          <w:rPr>
            <w:rStyle w:val="Hyperlink"/>
          </w:rPr>
          <w:t>New financing for food security and nutrition definition: four-level mapping classification</w:t>
        </w:r>
        <w:r w:rsidR="00C3700E">
          <w:rPr>
            <w:webHidden/>
          </w:rPr>
          <w:tab/>
        </w:r>
        <w:r w:rsidR="00C3700E">
          <w:rPr>
            <w:webHidden/>
          </w:rPr>
          <w:fldChar w:fldCharType="begin"/>
        </w:r>
        <w:r w:rsidR="00C3700E">
          <w:rPr>
            <w:webHidden/>
          </w:rPr>
          <w:instrText xml:space="preserve"> PAGEREF _Toc169705018 \h </w:instrText>
        </w:r>
        <w:r w:rsidR="00C3700E">
          <w:rPr>
            <w:webHidden/>
          </w:rPr>
        </w:r>
        <w:r w:rsidR="00C3700E">
          <w:rPr>
            <w:webHidden/>
          </w:rPr>
          <w:fldChar w:fldCharType="separate"/>
        </w:r>
        <w:r w:rsidR="00C3700E">
          <w:rPr>
            <w:webHidden/>
          </w:rPr>
          <w:t>41</w:t>
        </w:r>
        <w:r w:rsidR="00C3700E">
          <w:rPr>
            <w:webHidden/>
          </w:rPr>
          <w:fldChar w:fldCharType="end"/>
        </w:r>
      </w:hyperlink>
    </w:p>
    <w:p w14:paraId="107BF731" w14:textId="116067BE" w:rsidR="00C3700E" w:rsidRDefault="00000000">
      <w:pPr>
        <w:pStyle w:val="TableofFigures"/>
        <w:rPr>
          <w:rFonts w:eastAsiaTheme="minorEastAsia" w:cstheme="minorBidi"/>
          <w:bCs w:val="0"/>
          <w:kern w:val="2"/>
          <w:sz w:val="24"/>
          <w:szCs w:val="24"/>
          <w:lang w:eastAsia="en-GB"/>
          <w14:ligatures w14:val="standardContextual"/>
        </w:rPr>
      </w:pPr>
      <w:hyperlink w:anchor="_Toc169705019" w:history="1">
        <w:r w:rsidR="00C3700E" w:rsidRPr="003E0CE9">
          <w:rPr>
            <w:rStyle w:val="Hyperlink"/>
          </w:rPr>
          <w:t>Table S3.3</w:t>
        </w:r>
        <w:r w:rsidR="00C3700E">
          <w:rPr>
            <w:rFonts w:eastAsiaTheme="minorEastAsia" w:cstheme="minorBidi"/>
            <w:bCs w:val="0"/>
            <w:kern w:val="2"/>
            <w:sz w:val="24"/>
            <w:szCs w:val="24"/>
            <w:lang w:eastAsia="en-GB"/>
            <w14:ligatures w14:val="standardContextual"/>
          </w:rPr>
          <w:tab/>
        </w:r>
        <w:r w:rsidR="00C3700E" w:rsidRPr="003E0CE9">
          <w:rPr>
            <w:rStyle w:val="Hyperlink"/>
          </w:rPr>
          <w:t>New definition of financing for food security and nutrition: mapping of keywords to four-level classification and identification of specific and supportive indicators, and corresponding weights</w:t>
        </w:r>
        <w:r w:rsidR="00C3700E">
          <w:rPr>
            <w:webHidden/>
          </w:rPr>
          <w:tab/>
        </w:r>
        <w:r w:rsidR="00C3700E">
          <w:rPr>
            <w:webHidden/>
          </w:rPr>
          <w:fldChar w:fldCharType="begin"/>
        </w:r>
        <w:r w:rsidR="00C3700E">
          <w:rPr>
            <w:webHidden/>
          </w:rPr>
          <w:instrText xml:space="preserve"> PAGEREF _Toc169705019 \h </w:instrText>
        </w:r>
        <w:r w:rsidR="00C3700E">
          <w:rPr>
            <w:webHidden/>
          </w:rPr>
        </w:r>
        <w:r w:rsidR="00C3700E">
          <w:rPr>
            <w:webHidden/>
          </w:rPr>
          <w:fldChar w:fldCharType="separate"/>
        </w:r>
        <w:r w:rsidR="00C3700E">
          <w:rPr>
            <w:webHidden/>
          </w:rPr>
          <w:t>43</w:t>
        </w:r>
        <w:r w:rsidR="00C3700E">
          <w:rPr>
            <w:webHidden/>
          </w:rPr>
          <w:fldChar w:fldCharType="end"/>
        </w:r>
      </w:hyperlink>
    </w:p>
    <w:p w14:paraId="7EC6D4E2" w14:textId="279C0C07" w:rsidR="00C3700E" w:rsidRDefault="00000000">
      <w:pPr>
        <w:pStyle w:val="TableofFigures"/>
        <w:rPr>
          <w:rFonts w:eastAsiaTheme="minorEastAsia" w:cstheme="minorBidi"/>
          <w:bCs w:val="0"/>
          <w:kern w:val="2"/>
          <w:sz w:val="24"/>
          <w:szCs w:val="24"/>
          <w:lang w:eastAsia="en-GB"/>
          <w14:ligatures w14:val="standardContextual"/>
        </w:rPr>
      </w:pPr>
      <w:hyperlink w:anchor="_Toc169705020" w:history="1">
        <w:r w:rsidR="00C3700E" w:rsidRPr="003E0CE9">
          <w:rPr>
            <w:rStyle w:val="Hyperlink"/>
          </w:rPr>
          <w:t>Table S3.4</w:t>
        </w:r>
        <w:r w:rsidR="00C3700E">
          <w:rPr>
            <w:rFonts w:eastAsiaTheme="minorEastAsia" w:cstheme="minorBidi"/>
            <w:bCs w:val="0"/>
            <w:kern w:val="2"/>
            <w:sz w:val="24"/>
            <w:szCs w:val="24"/>
            <w:lang w:eastAsia="en-GB"/>
            <w14:ligatures w14:val="standardContextual"/>
          </w:rPr>
          <w:tab/>
        </w:r>
        <w:r w:rsidR="00C3700E" w:rsidRPr="003E0CE9">
          <w:rPr>
            <w:rStyle w:val="Hyperlink"/>
          </w:rPr>
          <w:t>New definition of financing for food security and nutrition: mapping decision rules</w:t>
        </w:r>
        <w:r w:rsidR="00C3700E">
          <w:rPr>
            <w:webHidden/>
          </w:rPr>
          <w:tab/>
        </w:r>
        <w:r w:rsidR="00C3700E">
          <w:rPr>
            <w:webHidden/>
          </w:rPr>
          <w:fldChar w:fldCharType="begin"/>
        </w:r>
        <w:r w:rsidR="00C3700E">
          <w:rPr>
            <w:webHidden/>
          </w:rPr>
          <w:instrText xml:space="preserve"> PAGEREF _Toc169705020 \h </w:instrText>
        </w:r>
        <w:r w:rsidR="00C3700E">
          <w:rPr>
            <w:webHidden/>
          </w:rPr>
        </w:r>
        <w:r w:rsidR="00C3700E">
          <w:rPr>
            <w:webHidden/>
          </w:rPr>
          <w:fldChar w:fldCharType="separate"/>
        </w:r>
        <w:r w:rsidR="00C3700E">
          <w:rPr>
            <w:webHidden/>
          </w:rPr>
          <w:t>60</w:t>
        </w:r>
        <w:r w:rsidR="00C3700E">
          <w:rPr>
            <w:webHidden/>
          </w:rPr>
          <w:fldChar w:fldCharType="end"/>
        </w:r>
      </w:hyperlink>
    </w:p>
    <w:p w14:paraId="2CE1EA3F" w14:textId="3B4BEB0E" w:rsidR="00C3700E" w:rsidRDefault="00000000">
      <w:pPr>
        <w:pStyle w:val="TableofFigures"/>
        <w:rPr>
          <w:rFonts w:eastAsiaTheme="minorEastAsia" w:cstheme="minorBidi"/>
          <w:bCs w:val="0"/>
          <w:kern w:val="2"/>
          <w:sz w:val="24"/>
          <w:szCs w:val="24"/>
          <w:lang w:eastAsia="en-GB"/>
          <w14:ligatures w14:val="standardContextual"/>
        </w:rPr>
      </w:pPr>
      <w:hyperlink w:anchor="_Toc169705021" w:history="1">
        <w:r w:rsidR="00C3700E" w:rsidRPr="003E0CE9">
          <w:rPr>
            <w:rStyle w:val="Hyperlink"/>
          </w:rPr>
          <w:t>Table S3.5</w:t>
        </w:r>
        <w:r w:rsidR="00C3700E">
          <w:rPr>
            <w:rFonts w:eastAsiaTheme="minorEastAsia" w:cstheme="minorBidi"/>
            <w:bCs w:val="0"/>
            <w:kern w:val="2"/>
            <w:sz w:val="24"/>
            <w:szCs w:val="24"/>
            <w:lang w:eastAsia="en-GB"/>
            <w14:ligatures w14:val="standardContextual"/>
          </w:rPr>
          <w:tab/>
        </w:r>
        <w:r w:rsidR="00C3700E" w:rsidRPr="003E0CE9">
          <w:rPr>
            <w:rStyle w:val="Hyperlink"/>
          </w:rPr>
          <w:t>Countries affected by combination of drivers: methodologies and data sources</w:t>
        </w:r>
        <w:r w:rsidR="00C3700E">
          <w:rPr>
            <w:webHidden/>
          </w:rPr>
          <w:tab/>
        </w:r>
        <w:r w:rsidR="00C3700E">
          <w:rPr>
            <w:webHidden/>
          </w:rPr>
          <w:fldChar w:fldCharType="begin"/>
        </w:r>
        <w:r w:rsidR="00C3700E">
          <w:rPr>
            <w:webHidden/>
          </w:rPr>
          <w:instrText xml:space="preserve"> PAGEREF _Toc169705021 \h </w:instrText>
        </w:r>
        <w:r w:rsidR="00C3700E">
          <w:rPr>
            <w:webHidden/>
          </w:rPr>
        </w:r>
        <w:r w:rsidR="00C3700E">
          <w:rPr>
            <w:webHidden/>
          </w:rPr>
          <w:fldChar w:fldCharType="separate"/>
        </w:r>
        <w:r w:rsidR="00C3700E">
          <w:rPr>
            <w:webHidden/>
          </w:rPr>
          <w:t>62</w:t>
        </w:r>
        <w:r w:rsidR="00C3700E">
          <w:rPr>
            <w:webHidden/>
          </w:rPr>
          <w:fldChar w:fldCharType="end"/>
        </w:r>
      </w:hyperlink>
    </w:p>
    <w:p w14:paraId="71E44E5F" w14:textId="75CF3613" w:rsidR="00C3700E" w:rsidRDefault="00000000">
      <w:pPr>
        <w:pStyle w:val="TableofFigures"/>
        <w:rPr>
          <w:rFonts w:eastAsiaTheme="minorEastAsia" w:cstheme="minorBidi"/>
          <w:bCs w:val="0"/>
          <w:kern w:val="2"/>
          <w:sz w:val="24"/>
          <w:szCs w:val="24"/>
          <w:lang w:eastAsia="en-GB"/>
          <w14:ligatures w14:val="standardContextual"/>
        </w:rPr>
      </w:pPr>
      <w:hyperlink w:anchor="_Toc169705022" w:history="1">
        <w:r w:rsidR="00C3700E" w:rsidRPr="003E0CE9">
          <w:rPr>
            <w:rStyle w:val="Hyperlink"/>
          </w:rPr>
          <w:t>Table S3.6</w:t>
        </w:r>
        <w:r w:rsidR="00C3700E">
          <w:rPr>
            <w:rFonts w:eastAsiaTheme="minorEastAsia" w:cstheme="minorBidi"/>
            <w:bCs w:val="0"/>
            <w:kern w:val="2"/>
            <w:sz w:val="24"/>
            <w:szCs w:val="24"/>
            <w:lang w:eastAsia="en-GB"/>
            <w14:ligatures w14:val="standardContextual"/>
          </w:rPr>
          <w:tab/>
        </w:r>
        <w:r w:rsidR="00C3700E" w:rsidRPr="003E0CE9">
          <w:rPr>
            <w:rStyle w:val="Hyperlink"/>
          </w:rPr>
          <w:t>List of countries by combination of drivers</w:t>
        </w:r>
        <w:r w:rsidR="00C3700E">
          <w:rPr>
            <w:webHidden/>
          </w:rPr>
          <w:tab/>
        </w:r>
        <w:r w:rsidR="00C3700E">
          <w:rPr>
            <w:webHidden/>
          </w:rPr>
          <w:fldChar w:fldCharType="begin"/>
        </w:r>
        <w:r w:rsidR="00C3700E">
          <w:rPr>
            <w:webHidden/>
          </w:rPr>
          <w:instrText xml:space="preserve"> PAGEREF _Toc169705022 \h </w:instrText>
        </w:r>
        <w:r w:rsidR="00C3700E">
          <w:rPr>
            <w:webHidden/>
          </w:rPr>
        </w:r>
        <w:r w:rsidR="00C3700E">
          <w:rPr>
            <w:webHidden/>
          </w:rPr>
          <w:fldChar w:fldCharType="separate"/>
        </w:r>
        <w:r w:rsidR="00C3700E">
          <w:rPr>
            <w:webHidden/>
          </w:rPr>
          <w:t>67</w:t>
        </w:r>
        <w:r w:rsidR="00C3700E">
          <w:rPr>
            <w:webHidden/>
          </w:rPr>
          <w:fldChar w:fldCharType="end"/>
        </w:r>
      </w:hyperlink>
    </w:p>
    <w:p w14:paraId="5E9F8A65" w14:textId="4F197CA4" w:rsidR="00C3700E" w:rsidRDefault="00000000">
      <w:pPr>
        <w:pStyle w:val="TableofFigures"/>
        <w:rPr>
          <w:rFonts w:eastAsiaTheme="minorEastAsia" w:cstheme="minorBidi"/>
          <w:bCs w:val="0"/>
          <w:kern w:val="2"/>
          <w:sz w:val="24"/>
          <w:szCs w:val="24"/>
          <w:lang w:eastAsia="en-GB"/>
          <w14:ligatures w14:val="standardContextual"/>
        </w:rPr>
      </w:pPr>
      <w:hyperlink w:anchor="_Toc169705023" w:history="1">
        <w:r w:rsidR="00C3700E" w:rsidRPr="003E0CE9">
          <w:rPr>
            <w:rStyle w:val="Hyperlink"/>
          </w:rPr>
          <w:t>Table S3.7</w:t>
        </w:r>
        <w:r w:rsidR="00C3700E">
          <w:rPr>
            <w:rFonts w:eastAsiaTheme="minorEastAsia" w:cstheme="minorBidi"/>
            <w:bCs w:val="0"/>
            <w:kern w:val="2"/>
            <w:sz w:val="24"/>
            <w:szCs w:val="24"/>
            <w:lang w:eastAsia="en-GB"/>
            <w14:ligatures w14:val="standardContextual"/>
          </w:rPr>
          <w:tab/>
        </w:r>
        <w:r w:rsidR="00C3700E" w:rsidRPr="003E0CE9">
          <w:rPr>
            <w:rStyle w:val="Hyperlink"/>
          </w:rPr>
          <w:t>Countries affected by the major drivers</w:t>
        </w:r>
        <w:r w:rsidR="00C3700E">
          <w:rPr>
            <w:webHidden/>
          </w:rPr>
          <w:tab/>
        </w:r>
        <w:r w:rsidR="00C3700E">
          <w:rPr>
            <w:webHidden/>
          </w:rPr>
          <w:fldChar w:fldCharType="begin"/>
        </w:r>
        <w:r w:rsidR="00C3700E">
          <w:rPr>
            <w:webHidden/>
          </w:rPr>
          <w:instrText xml:space="preserve"> PAGEREF _Toc169705023 \h </w:instrText>
        </w:r>
        <w:r w:rsidR="00C3700E">
          <w:rPr>
            <w:webHidden/>
          </w:rPr>
        </w:r>
        <w:r w:rsidR="00C3700E">
          <w:rPr>
            <w:webHidden/>
          </w:rPr>
          <w:fldChar w:fldCharType="separate"/>
        </w:r>
        <w:r w:rsidR="00C3700E">
          <w:rPr>
            <w:webHidden/>
          </w:rPr>
          <w:t>69</w:t>
        </w:r>
        <w:r w:rsidR="00C3700E">
          <w:rPr>
            <w:webHidden/>
          </w:rPr>
          <w:fldChar w:fldCharType="end"/>
        </w:r>
      </w:hyperlink>
    </w:p>
    <w:p w14:paraId="7EB94CD5" w14:textId="77777777" w:rsidR="00C3700E" w:rsidRDefault="00C3700E" w:rsidP="00C3700E">
      <w:pPr>
        <w:rPr>
          <w:noProof/>
        </w:rPr>
      </w:pPr>
      <w:r w:rsidRPr="00356D0E">
        <w:fldChar w:fldCharType="end"/>
      </w:r>
      <w:r w:rsidRPr="00356D0E">
        <w:fldChar w:fldCharType="begin"/>
      </w:r>
      <w:r w:rsidRPr="00356D0E">
        <w:instrText xml:space="preserve"> TOC \h \z \c "Table S5" </w:instrText>
      </w:r>
      <w:r w:rsidRPr="00356D0E">
        <w:fldChar w:fldCharType="separate"/>
      </w:r>
    </w:p>
    <w:p w14:paraId="25C594D8" w14:textId="2618E842" w:rsidR="00C3700E" w:rsidRDefault="00000000">
      <w:pPr>
        <w:pStyle w:val="TableofFigures"/>
        <w:rPr>
          <w:rFonts w:eastAsiaTheme="minorEastAsia" w:cstheme="minorBidi"/>
          <w:bCs w:val="0"/>
          <w:kern w:val="2"/>
          <w:sz w:val="24"/>
          <w:szCs w:val="24"/>
          <w:lang w:eastAsia="en-GB"/>
          <w14:ligatures w14:val="standardContextual"/>
        </w:rPr>
      </w:pPr>
      <w:hyperlink w:anchor="_Toc169705060" w:history="1">
        <w:r w:rsidR="00C3700E" w:rsidRPr="00677C20">
          <w:rPr>
            <w:rStyle w:val="Hyperlink"/>
          </w:rPr>
          <w:t>Table S5.1</w:t>
        </w:r>
        <w:r w:rsidR="00C3700E">
          <w:rPr>
            <w:rFonts w:eastAsiaTheme="minorEastAsia" w:cstheme="minorBidi"/>
            <w:bCs w:val="0"/>
            <w:kern w:val="2"/>
            <w:sz w:val="24"/>
            <w:szCs w:val="24"/>
            <w:lang w:eastAsia="en-GB"/>
            <w14:ligatures w14:val="standardContextual"/>
          </w:rPr>
          <w:tab/>
        </w:r>
        <w:r w:rsidR="00C3700E" w:rsidRPr="00677C20">
          <w:rPr>
            <w:rStyle w:val="Hyperlink"/>
          </w:rPr>
          <w:t>Methodology’s overview for Section 5.1</w:t>
        </w:r>
        <w:r w:rsidR="00C3700E">
          <w:rPr>
            <w:webHidden/>
          </w:rPr>
          <w:tab/>
        </w:r>
        <w:r w:rsidR="00C3700E">
          <w:rPr>
            <w:webHidden/>
          </w:rPr>
          <w:fldChar w:fldCharType="begin"/>
        </w:r>
        <w:r w:rsidR="00C3700E">
          <w:rPr>
            <w:webHidden/>
          </w:rPr>
          <w:instrText xml:space="preserve"> PAGEREF _Toc169705060 \h </w:instrText>
        </w:r>
        <w:r w:rsidR="00C3700E">
          <w:rPr>
            <w:webHidden/>
          </w:rPr>
        </w:r>
        <w:r w:rsidR="00C3700E">
          <w:rPr>
            <w:webHidden/>
          </w:rPr>
          <w:fldChar w:fldCharType="separate"/>
        </w:r>
        <w:r w:rsidR="00C3700E">
          <w:rPr>
            <w:webHidden/>
          </w:rPr>
          <w:t>95</w:t>
        </w:r>
        <w:r w:rsidR="00C3700E">
          <w:rPr>
            <w:webHidden/>
          </w:rPr>
          <w:fldChar w:fldCharType="end"/>
        </w:r>
      </w:hyperlink>
    </w:p>
    <w:p w14:paraId="1AA0F91E" w14:textId="77777777" w:rsidR="00C3700E" w:rsidRDefault="00C3700E" w:rsidP="00C3700E">
      <w:pPr>
        <w:spacing w:after="0" w:line="240" w:lineRule="auto"/>
        <w:jc w:val="left"/>
      </w:pPr>
      <w:r w:rsidRPr="00356D0E">
        <w:fldChar w:fldCharType="end"/>
      </w:r>
    </w:p>
    <w:p w14:paraId="4BF89255" w14:textId="77777777" w:rsidR="00C3700E" w:rsidRDefault="00C3700E" w:rsidP="00C3700E">
      <w:pPr>
        <w:pStyle w:val="Content"/>
        <w:rPr>
          <w:noProof/>
        </w:rPr>
      </w:pPr>
      <w:r w:rsidRPr="00356D0E">
        <w:t>Figures</w:t>
      </w:r>
      <w:r w:rsidRPr="00356D0E">
        <w:fldChar w:fldCharType="begin"/>
      </w:r>
      <w:r w:rsidRPr="00356D0E">
        <w:instrText xml:space="preserve"> TOC \h \z \c "Figure S3" </w:instrText>
      </w:r>
      <w:r w:rsidRPr="00356D0E">
        <w:fldChar w:fldCharType="separate"/>
      </w:r>
    </w:p>
    <w:p w14:paraId="1A12B746" w14:textId="4F987FA7" w:rsidR="00C3700E" w:rsidRDefault="00000000">
      <w:pPr>
        <w:pStyle w:val="TableofFigures"/>
        <w:rPr>
          <w:rFonts w:eastAsiaTheme="minorEastAsia" w:cstheme="minorBidi"/>
          <w:bCs w:val="0"/>
          <w:kern w:val="2"/>
          <w:sz w:val="24"/>
          <w:szCs w:val="24"/>
          <w:lang w:eastAsia="en-GB"/>
          <w14:ligatures w14:val="standardContextual"/>
        </w:rPr>
      </w:pPr>
      <w:hyperlink w:anchor="_Toc169705136" w:history="1">
        <w:r w:rsidR="00C3700E" w:rsidRPr="002F690D">
          <w:rPr>
            <w:rStyle w:val="Hyperlink"/>
          </w:rPr>
          <w:t>Figure S3.1</w:t>
        </w:r>
        <w:r w:rsidR="00C3700E">
          <w:rPr>
            <w:rFonts w:eastAsiaTheme="minorEastAsia" w:cstheme="minorBidi"/>
            <w:bCs w:val="0"/>
            <w:kern w:val="2"/>
            <w:sz w:val="24"/>
            <w:szCs w:val="24"/>
            <w:lang w:eastAsia="en-GB"/>
            <w14:ligatures w14:val="standardContextual"/>
          </w:rPr>
          <w:tab/>
        </w:r>
        <w:r w:rsidR="00C3700E" w:rsidRPr="002F690D">
          <w:rPr>
            <w:rStyle w:val="Hyperlink"/>
          </w:rPr>
          <w:t>Countries by combination of major drivers of food insecurity and malnutrition</w:t>
        </w:r>
        <w:r w:rsidR="00C3700E">
          <w:rPr>
            <w:webHidden/>
          </w:rPr>
          <w:tab/>
        </w:r>
        <w:r w:rsidR="00C3700E">
          <w:rPr>
            <w:webHidden/>
          </w:rPr>
          <w:fldChar w:fldCharType="begin"/>
        </w:r>
        <w:r w:rsidR="00C3700E">
          <w:rPr>
            <w:webHidden/>
          </w:rPr>
          <w:instrText xml:space="preserve"> PAGEREF _Toc169705136 \h </w:instrText>
        </w:r>
        <w:r w:rsidR="00C3700E">
          <w:rPr>
            <w:webHidden/>
          </w:rPr>
        </w:r>
        <w:r w:rsidR="00C3700E">
          <w:rPr>
            <w:webHidden/>
          </w:rPr>
          <w:fldChar w:fldCharType="separate"/>
        </w:r>
        <w:r w:rsidR="00C3700E">
          <w:rPr>
            <w:webHidden/>
          </w:rPr>
          <w:t>66</w:t>
        </w:r>
        <w:r w:rsidR="00C3700E">
          <w:rPr>
            <w:webHidden/>
          </w:rPr>
          <w:fldChar w:fldCharType="end"/>
        </w:r>
      </w:hyperlink>
    </w:p>
    <w:p w14:paraId="5B0DBD96" w14:textId="0FC6820E" w:rsidR="00C3700E" w:rsidRDefault="00000000">
      <w:pPr>
        <w:pStyle w:val="TableofFigures"/>
        <w:rPr>
          <w:rFonts w:eastAsiaTheme="minorEastAsia" w:cstheme="minorBidi"/>
          <w:bCs w:val="0"/>
          <w:kern w:val="2"/>
          <w:sz w:val="24"/>
          <w:szCs w:val="24"/>
          <w:lang w:eastAsia="en-GB"/>
          <w14:ligatures w14:val="standardContextual"/>
        </w:rPr>
      </w:pPr>
      <w:hyperlink w:anchor="_Toc169705137" w:history="1">
        <w:r w:rsidR="00C3700E" w:rsidRPr="002F690D">
          <w:rPr>
            <w:rStyle w:val="Hyperlink"/>
          </w:rPr>
          <w:t>Figure S3.2</w:t>
        </w:r>
        <w:r w:rsidR="00C3700E">
          <w:rPr>
            <w:rFonts w:eastAsiaTheme="minorEastAsia" w:cstheme="minorBidi"/>
            <w:bCs w:val="0"/>
            <w:kern w:val="2"/>
            <w:sz w:val="24"/>
            <w:szCs w:val="24"/>
            <w:lang w:eastAsia="en-GB"/>
            <w14:ligatures w14:val="standardContextual"/>
          </w:rPr>
          <w:tab/>
        </w:r>
        <w:r w:rsidR="00C3700E" w:rsidRPr="002F690D">
          <w:rPr>
            <w:rStyle w:val="Hyperlink"/>
          </w:rPr>
          <w:t>The majority of undernourished people and stunted children live in countries affected by multiple drivers, 2023</w:t>
        </w:r>
        <w:r w:rsidR="00C3700E">
          <w:rPr>
            <w:webHidden/>
          </w:rPr>
          <w:tab/>
        </w:r>
        <w:r w:rsidR="00C3700E">
          <w:rPr>
            <w:webHidden/>
          </w:rPr>
          <w:fldChar w:fldCharType="begin"/>
        </w:r>
        <w:r w:rsidR="00C3700E">
          <w:rPr>
            <w:webHidden/>
          </w:rPr>
          <w:instrText xml:space="preserve"> PAGEREF _Toc169705137 \h </w:instrText>
        </w:r>
        <w:r w:rsidR="00C3700E">
          <w:rPr>
            <w:webHidden/>
          </w:rPr>
        </w:r>
        <w:r w:rsidR="00C3700E">
          <w:rPr>
            <w:webHidden/>
          </w:rPr>
          <w:fldChar w:fldCharType="separate"/>
        </w:r>
        <w:r w:rsidR="00C3700E">
          <w:rPr>
            <w:webHidden/>
          </w:rPr>
          <w:t>70</w:t>
        </w:r>
        <w:r w:rsidR="00C3700E">
          <w:rPr>
            <w:webHidden/>
          </w:rPr>
          <w:fldChar w:fldCharType="end"/>
        </w:r>
      </w:hyperlink>
    </w:p>
    <w:p w14:paraId="392F166F" w14:textId="2CD81B3F" w:rsidR="00C3700E" w:rsidRDefault="00000000">
      <w:pPr>
        <w:pStyle w:val="TableofFigures"/>
        <w:rPr>
          <w:rFonts w:eastAsiaTheme="minorEastAsia" w:cstheme="minorBidi"/>
          <w:bCs w:val="0"/>
          <w:kern w:val="2"/>
          <w:sz w:val="24"/>
          <w:szCs w:val="24"/>
          <w:lang w:eastAsia="en-GB"/>
          <w14:ligatures w14:val="standardContextual"/>
        </w:rPr>
      </w:pPr>
      <w:hyperlink w:anchor="_Toc169705138" w:history="1">
        <w:r w:rsidR="00C3700E" w:rsidRPr="002F690D">
          <w:rPr>
            <w:rStyle w:val="Hyperlink"/>
          </w:rPr>
          <w:t>Figure S3.3</w:t>
        </w:r>
        <w:r w:rsidR="00C3700E">
          <w:rPr>
            <w:rFonts w:eastAsiaTheme="minorEastAsia" w:cstheme="minorBidi"/>
            <w:bCs w:val="0"/>
            <w:kern w:val="2"/>
            <w:sz w:val="24"/>
            <w:szCs w:val="24"/>
            <w:lang w:eastAsia="en-GB"/>
            <w14:ligatures w14:val="standardContextual"/>
          </w:rPr>
          <w:tab/>
        </w:r>
        <w:r w:rsidR="00C3700E" w:rsidRPr="002F690D">
          <w:rPr>
            <w:rStyle w:val="Hyperlink"/>
          </w:rPr>
          <w:t>Countries affected by economic downturns experienced large increases in the prevalence of undernourishment in all country income groups, but for lower-middle-income countries the largest increase is in conflict-affected countries</w:t>
        </w:r>
        <w:r w:rsidR="00C3700E">
          <w:rPr>
            <w:webHidden/>
          </w:rPr>
          <w:tab/>
        </w:r>
        <w:r w:rsidR="00C3700E">
          <w:rPr>
            <w:webHidden/>
          </w:rPr>
          <w:fldChar w:fldCharType="begin"/>
        </w:r>
        <w:r w:rsidR="00C3700E">
          <w:rPr>
            <w:webHidden/>
          </w:rPr>
          <w:instrText xml:space="preserve"> PAGEREF _Toc169705138 \h </w:instrText>
        </w:r>
        <w:r w:rsidR="00C3700E">
          <w:rPr>
            <w:webHidden/>
          </w:rPr>
        </w:r>
        <w:r w:rsidR="00C3700E">
          <w:rPr>
            <w:webHidden/>
          </w:rPr>
          <w:fldChar w:fldCharType="separate"/>
        </w:r>
        <w:r w:rsidR="00C3700E">
          <w:rPr>
            <w:webHidden/>
          </w:rPr>
          <w:t>71</w:t>
        </w:r>
        <w:r w:rsidR="00C3700E">
          <w:rPr>
            <w:webHidden/>
          </w:rPr>
          <w:fldChar w:fldCharType="end"/>
        </w:r>
      </w:hyperlink>
    </w:p>
    <w:p w14:paraId="5E7C6C3A" w14:textId="283F317E" w:rsidR="00C3700E" w:rsidRDefault="00000000">
      <w:pPr>
        <w:pStyle w:val="TableofFigures"/>
        <w:rPr>
          <w:rFonts w:eastAsiaTheme="minorEastAsia" w:cstheme="minorBidi"/>
          <w:bCs w:val="0"/>
          <w:kern w:val="2"/>
          <w:sz w:val="24"/>
          <w:szCs w:val="24"/>
          <w:lang w:eastAsia="en-GB"/>
          <w14:ligatures w14:val="standardContextual"/>
        </w:rPr>
      </w:pPr>
      <w:hyperlink w:anchor="_Toc169705139" w:history="1">
        <w:r w:rsidR="00C3700E" w:rsidRPr="002F690D">
          <w:rPr>
            <w:rStyle w:val="Hyperlink"/>
          </w:rPr>
          <w:t>Figure S3.4</w:t>
        </w:r>
        <w:r w:rsidR="00C3700E">
          <w:rPr>
            <w:rFonts w:eastAsiaTheme="minorEastAsia" w:cstheme="minorBidi"/>
            <w:bCs w:val="0"/>
            <w:kern w:val="2"/>
            <w:sz w:val="24"/>
            <w:szCs w:val="24"/>
            <w:lang w:eastAsia="en-GB"/>
            <w14:ligatures w14:val="standardContextual"/>
          </w:rPr>
          <w:tab/>
        </w:r>
        <w:r w:rsidR="00C3700E" w:rsidRPr="002F690D">
          <w:rPr>
            <w:rStyle w:val="Hyperlink"/>
          </w:rPr>
          <w:t>Change in the prevalence of undernourishment between 2019 and 2023 by type of driver and geographical region</w:t>
        </w:r>
        <w:r w:rsidR="00C3700E">
          <w:rPr>
            <w:webHidden/>
          </w:rPr>
          <w:tab/>
        </w:r>
        <w:r w:rsidR="00C3700E">
          <w:rPr>
            <w:webHidden/>
          </w:rPr>
          <w:fldChar w:fldCharType="begin"/>
        </w:r>
        <w:r w:rsidR="00C3700E">
          <w:rPr>
            <w:webHidden/>
          </w:rPr>
          <w:instrText xml:space="preserve"> PAGEREF _Toc169705139 \h </w:instrText>
        </w:r>
        <w:r w:rsidR="00C3700E">
          <w:rPr>
            <w:webHidden/>
          </w:rPr>
        </w:r>
        <w:r w:rsidR="00C3700E">
          <w:rPr>
            <w:webHidden/>
          </w:rPr>
          <w:fldChar w:fldCharType="separate"/>
        </w:r>
        <w:r w:rsidR="00C3700E">
          <w:rPr>
            <w:webHidden/>
          </w:rPr>
          <w:t>71</w:t>
        </w:r>
        <w:r w:rsidR="00C3700E">
          <w:rPr>
            <w:webHidden/>
          </w:rPr>
          <w:fldChar w:fldCharType="end"/>
        </w:r>
      </w:hyperlink>
    </w:p>
    <w:p w14:paraId="6650C6FB" w14:textId="549F097E" w:rsidR="00C3700E" w:rsidRDefault="00000000">
      <w:pPr>
        <w:pStyle w:val="TableofFigures"/>
        <w:rPr>
          <w:rFonts w:eastAsiaTheme="minorEastAsia" w:cstheme="minorBidi"/>
          <w:bCs w:val="0"/>
          <w:kern w:val="2"/>
          <w:sz w:val="24"/>
          <w:szCs w:val="24"/>
          <w:lang w:eastAsia="en-GB"/>
          <w14:ligatures w14:val="standardContextual"/>
        </w:rPr>
      </w:pPr>
      <w:hyperlink w:anchor="_Toc169705140" w:history="1">
        <w:r w:rsidR="00C3700E" w:rsidRPr="002F690D">
          <w:rPr>
            <w:rStyle w:val="Hyperlink"/>
          </w:rPr>
          <w:t>Figure S3.5</w:t>
        </w:r>
        <w:r w:rsidR="00C3700E">
          <w:rPr>
            <w:rFonts w:eastAsiaTheme="minorEastAsia" w:cstheme="minorBidi"/>
            <w:bCs w:val="0"/>
            <w:kern w:val="2"/>
            <w:sz w:val="24"/>
            <w:szCs w:val="24"/>
            <w:lang w:eastAsia="en-GB"/>
            <w14:ligatures w14:val="standardContextual"/>
          </w:rPr>
          <w:tab/>
        </w:r>
        <w:r w:rsidR="00C3700E" w:rsidRPr="002F690D">
          <w:rPr>
            <w:rStyle w:val="Hyperlink"/>
            <w:rFonts w:ascii="Calibri" w:hAnsi="Calibri"/>
          </w:rPr>
          <w:t>Protracted major food crisis countries affected by three drivers experience the highest level of food insecurity</w:t>
        </w:r>
        <w:r w:rsidR="00C3700E">
          <w:rPr>
            <w:webHidden/>
          </w:rPr>
          <w:tab/>
        </w:r>
        <w:r w:rsidR="00C3700E">
          <w:rPr>
            <w:webHidden/>
          </w:rPr>
          <w:fldChar w:fldCharType="begin"/>
        </w:r>
        <w:r w:rsidR="00C3700E">
          <w:rPr>
            <w:webHidden/>
          </w:rPr>
          <w:instrText xml:space="preserve"> PAGEREF _Toc169705140 \h </w:instrText>
        </w:r>
        <w:r w:rsidR="00C3700E">
          <w:rPr>
            <w:webHidden/>
          </w:rPr>
        </w:r>
        <w:r w:rsidR="00C3700E">
          <w:rPr>
            <w:webHidden/>
          </w:rPr>
          <w:fldChar w:fldCharType="separate"/>
        </w:r>
        <w:r w:rsidR="00C3700E">
          <w:rPr>
            <w:webHidden/>
          </w:rPr>
          <w:t>72</w:t>
        </w:r>
        <w:r w:rsidR="00C3700E">
          <w:rPr>
            <w:webHidden/>
          </w:rPr>
          <w:fldChar w:fldCharType="end"/>
        </w:r>
      </w:hyperlink>
    </w:p>
    <w:p w14:paraId="43EE8A30" w14:textId="3BF0BDE7" w:rsidR="00C3700E" w:rsidRDefault="00000000">
      <w:pPr>
        <w:pStyle w:val="TableofFigures"/>
        <w:rPr>
          <w:rFonts w:eastAsiaTheme="minorEastAsia" w:cstheme="minorBidi"/>
          <w:bCs w:val="0"/>
          <w:kern w:val="2"/>
          <w:sz w:val="24"/>
          <w:szCs w:val="24"/>
          <w:lang w:eastAsia="en-GB"/>
          <w14:ligatures w14:val="standardContextual"/>
        </w:rPr>
      </w:pPr>
      <w:hyperlink w:anchor="_Toc169705141" w:history="1">
        <w:r w:rsidR="00C3700E" w:rsidRPr="002F690D">
          <w:rPr>
            <w:rStyle w:val="Hyperlink"/>
          </w:rPr>
          <w:t>Figure S3.6</w:t>
        </w:r>
        <w:r w:rsidR="00C3700E">
          <w:rPr>
            <w:rFonts w:eastAsiaTheme="minorEastAsia" w:cstheme="minorBidi"/>
            <w:bCs w:val="0"/>
            <w:kern w:val="2"/>
            <w:sz w:val="24"/>
            <w:szCs w:val="24"/>
            <w:lang w:eastAsia="en-GB"/>
            <w14:ligatures w14:val="standardContextual"/>
          </w:rPr>
          <w:tab/>
        </w:r>
        <w:r w:rsidR="00C3700E" w:rsidRPr="002F690D">
          <w:rPr>
            <w:rStyle w:val="Hyperlink"/>
            <w:rFonts w:ascii="Calibri" w:eastAsiaTheme="majorEastAsia" w:hAnsi="Calibri"/>
          </w:rPr>
          <w:t xml:space="preserve">Change in the prevalence of undernourishment between 2019 and 2023 </w:t>
        </w:r>
        <w:r w:rsidR="00C3700E" w:rsidRPr="002F690D">
          <w:rPr>
            <w:rStyle w:val="Hyperlink"/>
            <w:rFonts w:eastAsiaTheme="majorEastAsia"/>
          </w:rPr>
          <w:t xml:space="preserve">in </w:t>
        </w:r>
        <w:r w:rsidR="00C3700E" w:rsidRPr="002F690D">
          <w:rPr>
            <w:rStyle w:val="Hyperlink"/>
            <w:rFonts w:ascii="Calibri" w:eastAsiaTheme="majorEastAsia" w:hAnsi="Calibri"/>
          </w:rPr>
          <w:t>protracted major food crisis countries by type of driver</w:t>
        </w:r>
        <w:r w:rsidR="00C3700E">
          <w:rPr>
            <w:webHidden/>
          </w:rPr>
          <w:tab/>
        </w:r>
        <w:r w:rsidR="00C3700E">
          <w:rPr>
            <w:webHidden/>
          </w:rPr>
          <w:fldChar w:fldCharType="begin"/>
        </w:r>
        <w:r w:rsidR="00C3700E">
          <w:rPr>
            <w:webHidden/>
          </w:rPr>
          <w:instrText xml:space="preserve"> PAGEREF _Toc169705141 \h </w:instrText>
        </w:r>
        <w:r w:rsidR="00C3700E">
          <w:rPr>
            <w:webHidden/>
          </w:rPr>
        </w:r>
        <w:r w:rsidR="00C3700E">
          <w:rPr>
            <w:webHidden/>
          </w:rPr>
          <w:fldChar w:fldCharType="separate"/>
        </w:r>
        <w:r w:rsidR="00C3700E">
          <w:rPr>
            <w:webHidden/>
          </w:rPr>
          <w:t>72</w:t>
        </w:r>
        <w:r w:rsidR="00C3700E">
          <w:rPr>
            <w:webHidden/>
          </w:rPr>
          <w:fldChar w:fldCharType="end"/>
        </w:r>
      </w:hyperlink>
    </w:p>
    <w:p w14:paraId="313828B5" w14:textId="175FD1E3" w:rsidR="00C3700E" w:rsidRDefault="00000000">
      <w:pPr>
        <w:pStyle w:val="TableofFigures"/>
        <w:rPr>
          <w:rFonts w:eastAsiaTheme="minorEastAsia" w:cstheme="minorBidi"/>
          <w:bCs w:val="0"/>
          <w:kern w:val="2"/>
          <w:sz w:val="24"/>
          <w:szCs w:val="24"/>
          <w:lang w:eastAsia="en-GB"/>
          <w14:ligatures w14:val="standardContextual"/>
        </w:rPr>
      </w:pPr>
      <w:hyperlink w:anchor="_Toc169705142" w:history="1">
        <w:r w:rsidR="00C3700E" w:rsidRPr="002F690D">
          <w:rPr>
            <w:rStyle w:val="Hyperlink"/>
          </w:rPr>
          <w:t>Figure S3.7</w:t>
        </w:r>
        <w:r w:rsidR="00C3700E">
          <w:rPr>
            <w:rFonts w:eastAsiaTheme="minorEastAsia" w:cstheme="minorBidi"/>
            <w:bCs w:val="0"/>
            <w:kern w:val="2"/>
            <w:sz w:val="24"/>
            <w:szCs w:val="24"/>
            <w:lang w:eastAsia="en-GB"/>
            <w14:ligatures w14:val="standardContextual"/>
          </w:rPr>
          <w:tab/>
        </w:r>
        <w:r w:rsidR="00C3700E" w:rsidRPr="002F690D">
          <w:rPr>
            <w:rStyle w:val="Hyperlink"/>
            <w:rFonts w:ascii="Calibri" w:eastAsiaTheme="majorEastAsia" w:hAnsi="Calibri"/>
          </w:rPr>
          <w:t xml:space="preserve">Prevalence of </w:t>
        </w:r>
        <w:r w:rsidR="00C3700E" w:rsidRPr="002F690D">
          <w:rPr>
            <w:rStyle w:val="Hyperlink"/>
          </w:rPr>
          <w:t>undernourishment</w:t>
        </w:r>
        <w:r w:rsidR="00C3700E" w:rsidRPr="002F690D">
          <w:rPr>
            <w:rStyle w:val="Hyperlink"/>
            <w:rFonts w:ascii="Calibri" w:eastAsiaTheme="majorEastAsia" w:hAnsi="Calibri"/>
          </w:rPr>
          <w:t xml:space="preserve"> in protracted food crisis countries affected by the major drivers and faced with high income inequality, 2013–2023</w:t>
        </w:r>
        <w:r w:rsidR="00C3700E">
          <w:rPr>
            <w:webHidden/>
          </w:rPr>
          <w:tab/>
        </w:r>
        <w:r w:rsidR="00C3700E">
          <w:rPr>
            <w:webHidden/>
          </w:rPr>
          <w:fldChar w:fldCharType="begin"/>
        </w:r>
        <w:r w:rsidR="00C3700E">
          <w:rPr>
            <w:webHidden/>
          </w:rPr>
          <w:instrText xml:space="preserve"> PAGEREF _Toc169705142 \h </w:instrText>
        </w:r>
        <w:r w:rsidR="00C3700E">
          <w:rPr>
            <w:webHidden/>
          </w:rPr>
        </w:r>
        <w:r w:rsidR="00C3700E">
          <w:rPr>
            <w:webHidden/>
          </w:rPr>
          <w:fldChar w:fldCharType="separate"/>
        </w:r>
        <w:r w:rsidR="00C3700E">
          <w:rPr>
            <w:webHidden/>
          </w:rPr>
          <w:t>73</w:t>
        </w:r>
        <w:r w:rsidR="00C3700E">
          <w:rPr>
            <w:webHidden/>
          </w:rPr>
          <w:fldChar w:fldCharType="end"/>
        </w:r>
      </w:hyperlink>
    </w:p>
    <w:p w14:paraId="1417E19C" w14:textId="77777777" w:rsidR="00C3700E" w:rsidRDefault="00C3700E" w:rsidP="00C3700E">
      <w:pPr>
        <w:rPr>
          <w:noProof/>
        </w:rPr>
      </w:pPr>
      <w:r w:rsidRPr="00356D0E">
        <w:fldChar w:fldCharType="end"/>
      </w:r>
      <w:r w:rsidRPr="00356D0E">
        <w:fldChar w:fldCharType="begin"/>
      </w:r>
      <w:r w:rsidRPr="00356D0E">
        <w:instrText xml:space="preserve"> TOC \h \z \c "Figure S4" </w:instrText>
      </w:r>
      <w:r w:rsidRPr="00356D0E">
        <w:fldChar w:fldCharType="separate"/>
      </w:r>
    </w:p>
    <w:p w14:paraId="7336D484" w14:textId="6B94E8B8" w:rsidR="00C3700E" w:rsidRDefault="00000000">
      <w:pPr>
        <w:pStyle w:val="TableofFigures"/>
        <w:rPr>
          <w:rFonts w:eastAsiaTheme="minorEastAsia" w:cstheme="minorBidi"/>
          <w:bCs w:val="0"/>
          <w:kern w:val="2"/>
          <w:sz w:val="24"/>
          <w:szCs w:val="24"/>
          <w:lang w:eastAsia="en-GB"/>
          <w14:ligatures w14:val="standardContextual"/>
        </w:rPr>
      </w:pPr>
      <w:hyperlink w:anchor="_Toc169705168" w:history="1">
        <w:r w:rsidR="00C3700E" w:rsidRPr="00D50F69">
          <w:rPr>
            <w:rStyle w:val="Hyperlink"/>
          </w:rPr>
          <w:t>Figure S4.1</w:t>
        </w:r>
        <w:r w:rsidR="00C3700E">
          <w:rPr>
            <w:rFonts w:eastAsiaTheme="minorEastAsia" w:cstheme="minorBidi"/>
            <w:bCs w:val="0"/>
            <w:kern w:val="2"/>
            <w:sz w:val="24"/>
            <w:szCs w:val="24"/>
            <w:lang w:eastAsia="en-GB"/>
            <w14:ligatures w14:val="standardContextual"/>
          </w:rPr>
          <w:tab/>
        </w:r>
        <w:r w:rsidR="00C3700E" w:rsidRPr="00D50F69">
          <w:rPr>
            <w:rStyle w:val="Hyperlink"/>
          </w:rPr>
          <w:t>Public spending on agriculture and on food security and nutrition in Brazil</w:t>
        </w:r>
        <w:r w:rsidR="00C3700E">
          <w:rPr>
            <w:webHidden/>
          </w:rPr>
          <w:tab/>
        </w:r>
        <w:r w:rsidR="00C3700E">
          <w:rPr>
            <w:webHidden/>
          </w:rPr>
          <w:fldChar w:fldCharType="begin"/>
        </w:r>
        <w:r w:rsidR="00C3700E">
          <w:rPr>
            <w:webHidden/>
          </w:rPr>
          <w:instrText xml:space="preserve"> PAGEREF _Toc169705168 \h </w:instrText>
        </w:r>
        <w:r w:rsidR="00C3700E">
          <w:rPr>
            <w:webHidden/>
          </w:rPr>
        </w:r>
        <w:r w:rsidR="00C3700E">
          <w:rPr>
            <w:webHidden/>
          </w:rPr>
          <w:fldChar w:fldCharType="separate"/>
        </w:r>
        <w:r w:rsidR="00C3700E">
          <w:rPr>
            <w:webHidden/>
          </w:rPr>
          <w:t>89</w:t>
        </w:r>
        <w:r w:rsidR="00C3700E">
          <w:rPr>
            <w:webHidden/>
          </w:rPr>
          <w:fldChar w:fldCharType="end"/>
        </w:r>
      </w:hyperlink>
    </w:p>
    <w:p w14:paraId="1983CAA9" w14:textId="17145887" w:rsidR="00C3700E" w:rsidRDefault="00000000">
      <w:pPr>
        <w:pStyle w:val="TableofFigures"/>
        <w:rPr>
          <w:rFonts w:eastAsiaTheme="minorEastAsia" w:cstheme="minorBidi"/>
          <w:bCs w:val="0"/>
          <w:kern w:val="2"/>
          <w:sz w:val="24"/>
          <w:szCs w:val="24"/>
          <w:lang w:eastAsia="en-GB"/>
          <w14:ligatures w14:val="standardContextual"/>
        </w:rPr>
      </w:pPr>
      <w:hyperlink w:anchor="_Toc169705169" w:history="1">
        <w:r w:rsidR="00C3700E" w:rsidRPr="00D50F69">
          <w:rPr>
            <w:rStyle w:val="Hyperlink"/>
          </w:rPr>
          <w:t>Figure S4.2</w:t>
        </w:r>
        <w:r w:rsidR="00C3700E">
          <w:rPr>
            <w:rFonts w:eastAsiaTheme="minorEastAsia" w:cstheme="minorBidi"/>
            <w:bCs w:val="0"/>
            <w:kern w:val="2"/>
            <w:sz w:val="24"/>
            <w:szCs w:val="24"/>
            <w:lang w:eastAsia="en-GB"/>
            <w14:ligatures w14:val="standardContextual"/>
          </w:rPr>
          <w:tab/>
        </w:r>
        <w:r w:rsidR="00C3700E" w:rsidRPr="00D50F69">
          <w:rPr>
            <w:rStyle w:val="Hyperlink"/>
          </w:rPr>
          <w:t>Public spending on agriculture and on food security and nutrition in Georgia</w:t>
        </w:r>
        <w:r w:rsidR="00C3700E">
          <w:rPr>
            <w:webHidden/>
          </w:rPr>
          <w:tab/>
        </w:r>
        <w:r w:rsidR="00C3700E">
          <w:rPr>
            <w:webHidden/>
          </w:rPr>
          <w:fldChar w:fldCharType="begin"/>
        </w:r>
        <w:r w:rsidR="00C3700E">
          <w:rPr>
            <w:webHidden/>
          </w:rPr>
          <w:instrText xml:space="preserve"> PAGEREF _Toc169705169 \h </w:instrText>
        </w:r>
        <w:r w:rsidR="00C3700E">
          <w:rPr>
            <w:webHidden/>
          </w:rPr>
        </w:r>
        <w:r w:rsidR="00C3700E">
          <w:rPr>
            <w:webHidden/>
          </w:rPr>
          <w:fldChar w:fldCharType="separate"/>
        </w:r>
        <w:r w:rsidR="00C3700E">
          <w:rPr>
            <w:webHidden/>
          </w:rPr>
          <w:t>89</w:t>
        </w:r>
        <w:r w:rsidR="00C3700E">
          <w:rPr>
            <w:webHidden/>
          </w:rPr>
          <w:fldChar w:fldCharType="end"/>
        </w:r>
      </w:hyperlink>
    </w:p>
    <w:p w14:paraId="70026EDD" w14:textId="19C5EF71" w:rsidR="00C3700E" w:rsidRDefault="00000000">
      <w:pPr>
        <w:pStyle w:val="TableofFigures"/>
        <w:rPr>
          <w:rFonts w:eastAsiaTheme="minorEastAsia" w:cstheme="minorBidi"/>
          <w:bCs w:val="0"/>
          <w:kern w:val="2"/>
          <w:sz w:val="24"/>
          <w:szCs w:val="24"/>
          <w:lang w:eastAsia="en-GB"/>
          <w14:ligatures w14:val="standardContextual"/>
        </w:rPr>
      </w:pPr>
      <w:hyperlink w:anchor="_Toc169705170" w:history="1">
        <w:r w:rsidR="00C3700E" w:rsidRPr="00D50F69">
          <w:rPr>
            <w:rStyle w:val="Hyperlink"/>
          </w:rPr>
          <w:t>Figure S4.3</w:t>
        </w:r>
        <w:r w:rsidR="00C3700E">
          <w:rPr>
            <w:rFonts w:eastAsiaTheme="minorEastAsia" w:cstheme="minorBidi"/>
            <w:bCs w:val="0"/>
            <w:kern w:val="2"/>
            <w:sz w:val="24"/>
            <w:szCs w:val="24"/>
            <w:lang w:eastAsia="en-GB"/>
            <w14:ligatures w14:val="standardContextual"/>
          </w:rPr>
          <w:tab/>
        </w:r>
        <w:r w:rsidR="00C3700E" w:rsidRPr="00D50F69">
          <w:rPr>
            <w:rStyle w:val="Hyperlink"/>
          </w:rPr>
          <w:t>Public spending on agriculture and on food security and nutrition in India</w:t>
        </w:r>
        <w:r w:rsidR="00C3700E">
          <w:rPr>
            <w:webHidden/>
          </w:rPr>
          <w:tab/>
        </w:r>
        <w:r w:rsidR="00C3700E">
          <w:rPr>
            <w:webHidden/>
          </w:rPr>
          <w:fldChar w:fldCharType="begin"/>
        </w:r>
        <w:r w:rsidR="00C3700E">
          <w:rPr>
            <w:webHidden/>
          </w:rPr>
          <w:instrText xml:space="preserve"> PAGEREF _Toc169705170 \h </w:instrText>
        </w:r>
        <w:r w:rsidR="00C3700E">
          <w:rPr>
            <w:webHidden/>
          </w:rPr>
        </w:r>
        <w:r w:rsidR="00C3700E">
          <w:rPr>
            <w:webHidden/>
          </w:rPr>
          <w:fldChar w:fldCharType="separate"/>
        </w:r>
        <w:r w:rsidR="00C3700E">
          <w:rPr>
            <w:webHidden/>
          </w:rPr>
          <w:t>90</w:t>
        </w:r>
        <w:r w:rsidR="00C3700E">
          <w:rPr>
            <w:webHidden/>
          </w:rPr>
          <w:fldChar w:fldCharType="end"/>
        </w:r>
      </w:hyperlink>
    </w:p>
    <w:p w14:paraId="2863FA57" w14:textId="75CB05DD" w:rsidR="00C3700E" w:rsidRDefault="00000000">
      <w:pPr>
        <w:pStyle w:val="TableofFigures"/>
        <w:rPr>
          <w:rFonts w:eastAsiaTheme="minorEastAsia" w:cstheme="minorBidi"/>
          <w:bCs w:val="0"/>
          <w:kern w:val="2"/>
          <w:sz w:val="24"/>
          <w:szCs w:val="24"/>
          <w:lang w:eastAsia="en-GB"/>
          <w14:ligatures w14:val="standardContextual"/>
        </w:rPr>
      </w:pPr>
      <w:hyperlink w:anchor="_Toc169705171" w:history="1">
        <w:r w:rsidR="00C3700E" w:rsidRPr="00D50F69">
          <w:rPr>
            <w:rStyle w:val="Hyperlink"/>
          </w:rPr>
          <w:t>Figure S4.4</w:t>
        </w:r>
        <w:r w:rsidR="00C3700E">
          <w:rPr>
            <w:rFonts w:eastAsiaTheme="minorEastAsia" w:cstheme="minorBidi"/>
            <w:bCs w:val="0"/>
            <w:kern w:val="2"/>
            <w:sz w:val="24"/>
            <w:szCs w:val="24"/>
            <w:lang w:eastAsia="en-GB"/>
            <w14:ligatures w14:val="standardContextual"/>
          </w:rPr>
          <w:tab/>
        </w:r>
        <w:r w:rsidR="00C3700E" w:rsidRPr="00D50F69">
          <w:rPr>
            <w:rStyle w:val="Hyperlink"/>
          </w:rPr>
          <w:t>Public spending on agriculture and on food security and nutrition in Kenya</w:t>
        </w:r>
        <w:r w:rsidR="00C3700E">
          <w:rPr>
            <w:webHidden/>
          </w:rPr>
          <w:tab/>
        </w:r>
        <w:r w:rsidR="00C3700E">
          <w:rPr>
            <w:webHidden/>
          </w:rPr>
          <w:fldChar w:fldCharType="begin"/>
        </w:r>
        <w:r w:rsidR="00C3700E">
          <w:rPr>
            <w:webHidden/>
          </w:rPr>
          <w:instrText xml:space="preserve"> PAGEREF _Toc169705171 \h </w:instrText>
        </w:r>
        <w:r w:rsidR="00C3700E">
          <w:rPr>
            <w:webHidden/>
          </w:rPr>
        </w:r>
        <w:r w:rsidR="00C3700E">
          <w:rPr>
            <w:webHidden/>
          </w:rPr>
          <w:fldChar w:fldCharType="separate"/>
        </w:r>
        <w:r w:rsidR="00C3700E">
          <w:rPr>
            <w:webHidden/>
          </w:rPr>
          <w:t>90</w:t>
        </w:r>
        <w:r w:rsidR="00C3700E">
          <w:rPr>
            <w:webHidden/>
          </w:rPr>
          <w:fldChar w:fldCharType="end"/>
        </w:r>
      </w:hyperlink>
    </w:p>
    <w:p w14:paraId="1E879E38" w14:textId="61DC2CF9" w:rsidR="00C3700E" w:rsidRDefault="00000000">
      <w:pPr>
        <w:pStyle w:val="TableofFigures"/>
        <w:rPr>
          <w:rFonts w:eastAsiaTheme="minorEastAsia" w:cstheme="minorBidi"/>
          <w:bCs w:val="0"/>
          <w:kern w:val="2"/>
          <w:sz w:val="24"/>
          <w:szCs w:val="24"/>
          <w:lang w:eastAsia="en-GB"/>
          <w14:ligatures w14:val="standardContextual"/>
        </w:rPr>
      </w:pPr>
      <w:hyperlink w:anchor="_Toc169705172" w:history="1">
        <w:r w:rsidR="00C3700E" w:rsidRPr="00D50F69">
          <w:rPr>
            <w:rStyle w:val="Hyperlink"/>
          </w:rPr>
          <w:t>Figure S4.5</w:t>
        </w:r>
        <w:r w:rsidR="00C3700E">
          <w:rPr>
            <w:rFonts w:eastAsiaTheme="minorEastAsia" w:cstheme="minorBidi"/>
            <w:bCs w:val="0"/>
            <w:kern w:val="2"/>
            <w:sz w:val="24"/>
            <w:szCs w:val="24"/>
            <w:lang w:eastAsia="en-GB"/>
            <w14:ligatures w14:val="standardContextual"/>
          </w:rPr>
          <w:tab/>
        </w:r>
        <w:r w:rsidR="00C3700E" w:rsidRPr="00D50F69">
          <w:rPr>
            <w:rStyle w:val="Hyperlink"/>
          </w:rPr>
          <w:t>Public spending on agriculture and on food security and nutrition in Mexico</w:t>
        </w:r>
        <w:r w:rsidR="00C3700E">
          <w:rPr>
            <w:webHidden/>
          </w:rPr>
          <w:tab/>
        </w:r>
        <w:r w:rsidR="00C3700E">
          <w:rPr>
            <w:webHidden/>
          </w:rPr>
          <w:fldChar w:fldCharType="begin"/>
        </w:r>
        <w:r w:rsidR="00C3700E">
          <w:rPr>
            <w:webHidden/>
          </w:rPr>
          <w:instrText xml:space="preserve"> PAGEREF _Toc169705172 \h </w:instrText>
        </w:r>
        <w:r w:rsidR="00C3700E">
          <w:rPr>
            <w:webHidden/>
          </w:rPr>
        </w:r>
        <w:r w:rsidR="00C3700E">
          <w:rPr>
            <w:webHidden/>
          </w:rPr>
          <w:fldChar w:fldCharType="separate"/>
        </w:r>
        <w:r w:rsidR="00C3700E">
          <w:rPr>
            <w:webHidden/>
          </w:rPr>
          <w:t>90</w:t>
        </w:r>
        <w:r w:rsidR="00C3700E">
          <w:rPr>
            <w:webHidden/>
          </w:rPr>
          <w:fldChar w:fldCharType="end"/>
        </w:r>
      </w:hyperlink>
    </w:p>
    <w:p w14:paraId="53CD902D" w14:textId="60132344" w:rsidR="00C3700E" w:rsidRDefault="00000000">
      <w:pPr>
        <w:pStyle w:val="TableofFigures"/>
        <w:rPr>
          <w:rFonts w:eastAsiaTheme="minorEastAsia" w:cstheme="minorBidi"/>
          <w:bCs w:val="0"/>
          <w:kern w:val="2"/>
          <w:sz w:val="24"/>
          <w:szCs w:val="24"/>
          <w:lang w:eastAsia="en-GB"/>
          <w14:ligatures w14:val="standardContextual"/>
        </w:rPr>
      </w:pPr>
      <w:hyperlink w:anchor="_Toc169705173" w:history="1">
        <w:r w:rsidR="00C3700E" w:rsidRPr="00D50F69">
          <w:rPr>
            <w:rStyle w:val="Hyperlink"/>
          </w:rPr>
          <w:t>Figure S4.6</w:t>
        </w:r>
        <w:r w:rsidR="00C3700E">
          <w:rPr>
            <w:rFonts w:eastAsiaTheme="minorEastAsia" w:cstheme="minorBidi"/>
            <w:bCs w:val="0"/>
            <w:kern w:val="2"/>
            <w:sz w:val="24"/>
            <w:szCs w:val="24"/>
            <w:lang w:eastAsia="en-GB"/>
            <w14:ligatures w14:val="standardContextual"/>
          </w:rPr>
          <w:tab/>
        </w:r>
        <w:r w:rsidR="00C3700E" w:rsidRPr="00D50F69">
          <w:rPr>
            <w:rStyle w:val="Hyperlink"/>
          </w:rPr>
          <w:t>Public spending on agriculture and on food security and nutrition in Nigeria</w:t>
        </w:r>
        <w:r w:rsidR="00C3700E">
          <w:rPr>
            <w:webHidden/>
          </w:rPr>
          <w:tab/>
        </w:r>
        <w:r w:rsidR="00C3700E">
          <w:rPr>
            <w:webHidden/>
          </w:rPr>
          <w:fldChar w:fldCharType="begin"/>
        </w:r>
        <w:r w:rsidR="00C3700E">
          <w:rPr>
            <w:webHidden/>
          </w:rPr>
          <w:instrText xml:space="preserve"> PAGEREF _Toc169705173 \h </w:instrText>
        </w:r>
        <w:r w:rsidR="00C3700E">
          <w:rPr>
            <w:webHidden/>
          </w:rPr>
        </w:r>
        <w:r w:rsidR="00C3700E">
          <w:rPr>
            <w:webHidden/>
          </w:rPr>
          <w:fldChar w:fldCharType="separate"/>
        </w:r>
        <w:r w:rsidR="00C3700E">
          <w:rPr>
            <w:webHidden/>
          </w:rPr>
          <w:t>91</w:t>
        </w:r>
        <w:r w:rsidR="00C3700E">
          <w:rPr>
            <w:webHidden/>
          </w:rPr>
          <w:fldChar w:fldCharType="end"/>
        </w:r>
      </w:hyperlink>
    </w:p>
    <w:p w14:paraId="1020F348" w14:textId="37C1108F" w:rsidR="00C3700E" w:rsidRDefault="00000000">
      <w:pPr>
        <w:pStyle w:val="TableofFigures"/>
        <w:rPr>
          <w:rFonts w:eastAsiaTheme="minorEastAsia" w:cstheme="minorBidi"/>
          <w:bCs w:val="0"/>
          <w:kern w:val="2"/>
          <w:sz w:val="24"/>
          <w:szCs w:val="24"/>
          <w:lang w:eastAsia="en-GB"/>
          <w14:ligatures w14:val="standardContextual"/>
        </w:rPr>
      </w:pPr>
      <w:hyperlink w:anchor="_Toc169705174" w:history="1">
        <w:r w:rsidR="00C3700E" w:rsidRPr="00D50F69">
          <w:rPr>
            <w:rStyle w:val="Hyperlink"/>
          </w:rPr>
          <w:t>Figure S4.7</w:t>
        </w:r>
        <w:r w:rsidR="00C3700E">
          <w:rPr>
            <w:rFonts w:eastAsiaTheme="minorEastAsia" w:cstheme="minorBidi"/>
            <w:bCs w:val="0"/>
            <w:kern w:val="2"/>
            <w:sz w:val="24"/>
            <w:szCs w:val="24"/>
            <w:lang w:eastAsia="en-GB"/>
            <w14:ligatures w14:val="standardContextual"/>
          </w:rPr>
          <w:tab/>
        </w:r>
        <w:r w:rsidR="00C3700E" w:rsidRPr="00D50F69">
          <w:rPr>
            <w:rStyle w:val="Hyperlink"/>
          </w:rPr>
          <w:t>Public spending on agriculture and on food security and nutrition in the Philippines</w:t>
        </w:r>
        <w:r w:rsidR="00C3700E">
          <w:rPr>
            <w:webHidden/>
          </w:rPr>
          <w:tab/>
        </w:r>
        <w:r w:rsidR="00C3700E">
          <w:rPr>
            <w:webHidden/>
          </w:rPr>
          <w:fldChar w:fldCharType="begin"/>
        </w:r>
        <w:r w:rsidR="00C3700E">
          <w:rPr>
            <w:webHidden/>
          </w:rPr>
          <w:instrText xml:space="preserve"> PAGEREF _Toc169705174 \h </w:instrText>
        </w:r>
        <w:r w:rsidR="00C3700E">
          <w:rPr>
            <w:webHidden/>
          </w:rPr>
        </w:r>
        <w:r w:rsidR="00C3700E">
          <w:rPr>
            <w:webHidden/>
          </w:rPr>
          <w:fldChar w:fldCharType="separate"/>
        </w:r>
        <w:r w:rsidR="00C3700E">
          <w:rPr>
            <w:webHidden/>
          </w:rPr>
          <w:t>91</w:t>
        </w:r>
        <w:r w:rsidR="00C3700E">
          <w:rPr>
            <w:webHidden/>
          </w:rPr>
          <w:fldChar w:fldCharType="end"/>
        </w:r>
      </w:hyperlink>
    </w:p>
    <w:p w14:paraId="5B21B7F8" w14:textId="0637E829" w:rsidR="00C3700E" w:rsidRDefault="00000000">
      <w:pPr>
        <w:pStyle w:val="TableofFigures"/>
        <w:rPr>
          <w:rFonts w:eastAsiaTheme="minorEastAsia" w:cstheme="minorBidi"/>
          <w:bCs w:val="0"/>
          <w:kern w:val="2"/>
          <w:sz w:val="24"/>
          <w:szCs w:val="24"/>
          <w:lang w:eastAsia="en-GB"/>
          <w14:ligatures w14:val="standardContextual"/>
        </w:rPr>
      </w:pPr>
      <w:hyperlink w:anchor="_Toc169705175" w:history="1">
        <w:r w:rsidR="00C3700E" w:rsidRPr="00D50F69">
          <w:rPr>
            <w:rStyle w:val="Hyperlink"/>
          </w:rPr>
          <w:t>Figure S4.8</w:t>
        </w:r>
        <w:r w:rsidR="00C3700E">
          <w:rPr>
            <w:rFonts w:eastAsiaTheme="minorEastAsia" w:cstheme="minorBidi"/>
            <w:bCs w:val="0"/>
            <w:kern w:val="2"/>
            <w:sz w:val="24"/>
            <w:szCs w:val="24"/>
            <w:lang w:eastAsia="en-GB"/>
            <w14:ligatures w14:val="standardContextual"/>
          </w:rPr>
          <w:tab/>
        </w:r>
        <w:r w:rsidR="00C3700E" w:rsidRPr="00D50F69">
          <w:rPr>
            <w:rStyle w:val="Hyperlink"/>
          </w:rPr>
          <w:t>Public spending on agriculture and on food security and nutrition in South Africa</w:t>
        </w:r>
        <w:r w:rsidR="00C3700E">
          <w:rPr>
            <w:webHidden/>
          </w:rPr>
          <w:tab/>
        </w:r>
        <w:r w:rsidR="00C3700E">
          <w:rPr>
            <w:webHidden/>
          </w:rPr>
          <w:fldChar w:fldCharType="begin"/>
        </w:r>
        <w:r w:rsidR="00C3700E">
          <w:rPr>
            <w:webHidden/>
          </w:rPr>
          <w:instrText xml:space="preserve"> PAGEREF _Toc169705175 \h </w:instrText>
        </w:r>
        <w:r w:rsidR="00C3700E">
          <w:rPr>
            <w:webHidden/>
          </w:rPr>
        </w:r>
        <w:r w:rsidR="00C3700E">
          <w:rPr>
            <w:webHidden/>
          </w:rPr>
          <w:fldChar w:fldCharType="separate"/>
        </w:r>
        <w:r w:rsidR="00C3700E">
          <w:rPr>
            <w:webHidden/>
          </w:rPr>
          <w:t>91</w:t>
        </w:r>
        <w:r w:rsidR="00C3700E">
          <w:rPr>
            <w:webHidden/>
          </w:rPr>
          <w:fldChar w:fldCharType="end"/>
        </w:r>
      </w:hyperlink>
    </w:p>
    <w:p w14:paraId="409C4C50" w14:textId="77777777" w:rsidR="00C3700E" w:rsidRDefault="00C3700E" w:rsidP="00C3700E">
      <w:pPr>
        <w:spacing w:after="0" w:line="240" w:lineRule="auto"/>
        <w:jc w:val="left"/>
      </w:pPr>
      <w:r w:rsidRPr="00356D0E">
        <w:fldChar w:fldCharType="end"/>
      </w:r>
    </w:p>
    <w:p w14:paraId="6BBDA529" w14:textId="77777777" w:rsidR="00C3700E" w:rsidRDefault="00C3700E" w:rsidP="00C3700E">
      <w:pPr>
        <w:pStyle w:val="Content"/>
      </w:pPr>
      <w:r>
        <w:t>Box</w:t>
      </w:r>
    </w:p>
    <w:p w14:paraId="0B1377CE" w14:textId="2140CD9A" w:rsidR="00C3700E" w:rsidRDefault="00C3700E">
      <w:pPr>
        <w:pStyle w:val="TableofFigures"/>
        <w:rPr>
          <w:rFonts w:eastAsiaTheme="minorEastAsia" w:cstheme="minorBidi"/>
          <w:bCs w:val="0"/>
          <w:kern w:val="2"/>
          <w:sz w:val="24"/>
          <w:szCs w:val="24"/>
          <w:lang w:eastAsia="en-GB"/>
          <w14:ligatures w14:val="standardContextual"/>
        </w:rPr>
      </w:pPr>
      <w:r>
        <w:fldChar w:fldCharType="begin"/>
      </w:r>
      <w:r>
        <w:instrText xml:space="preserve"> TOC \h \z \c "Box S2." </w:instrText>
      </w:r>
      <w:r>
        <w:fldChar w:fldCharType="separate"/>
      </w:r>
      <w:hyperlink w:anchor="_Toc169705235" w:history="1">
        <w:r w:rsidRPr="002D1837">
          <w:rPr>
            <w:rStyle w:val="Hyperlink"/>
          </w:rPr>
          <w:t>Box S2.1</w:t>
        </w:r>
        <w:r>
          <w:rPr>
            <w:rFonts w:eastAsiaTheme="minorEastAsia" w:cstheme="minorBidi"/>
            <w:bCs w:val="0"/>
            <w:kern w:val="2"/>
            <w:sz w:val="24"/>
            <w:szCs w:val="24"/>
            <w:lang w:eastAsia="en-GB"/>
            <w14:ligatures w14:val="standardContextual"/>
          </w:rPr>
          <w:tab/>
        </w:r>
        <w:r w:rsidRPr="002D1837">
          <w:rPr>
            <w:rStyle w:val="Hyperlink"/>
            <w:rFonts w:cstheme="minorHAnsi"/>
          </w:rPr>
          <w:t>Why using the national average cost of a healthy diet and of essential needs may yield biased estimates of the prevalence of unaffordability</w:t>
        </w:r>
        <w:r>
          <w:rPr>
            <w:webHidden/>
          </w:rPr>
          <w:tab/>
        </w:r>
        <w:r>
          <w:rPr>
            <w:webHidden/>
          </w:rPr>
          <w:fldChar w:fldCharType="begin"/>
        </w:r>
        <w:r>
          <w:rPr>
            <w:webHidden/>
          </w:rPr>
          <w:instrText xml:space="preserve"> PAGEREF _Toc169705235 \h </w:instrText>
        </w:r>
        <w:r>
          <w:rPr>
            <w:webHidden/>
          </w:rPr>
        </w:r>
        <w:r>
          <w:rPr>
            <w:webHidden/>
          </w:rPr>
          <w:fldChar w:fldCharType="separate"/>
        </w:r>
        <w:r>
          <w:rPr>
            <w:webHidden/>
          </w:rPr>
          <w:t>14</w:t>
        </w:r>
        <w:r>
          <w:rPr>
            <w:webHidden/>
          </w:rPr>
          <w:fldChar w:fldCharType="end"/>
        </w:r>
      </w:hyperlink>
    </w:p>
    <w:p w14:paraId="0BB5C3A6" w14:textId="04E7C4B3" w:rsidR="00744CE7" w:rsidRPr="000D3FB7" w:rsidRDefault="00C3700E" w:rsidP="00C3700E">
      <w:pPr>
        <w:rPr>
          <w:rFonts w:eastAsiaTheme="majorEastAsia" w:cstheme="minorHAnsi"/>
          <w:color w:val="C45911" w:themeColor="accent2" w:themeShade="BF"/>
          <w:sz w:val="32"/>
          <w:szCs w:val="32"/>
        </w:rPr>
      </w:pPr>
      <w:r>
        <w:fldChar w:fldCharType="end"/>
      </w:r>
      <w:r w:rsidRPr="000D3FB7">
        <w:t xml:space="preserve"> </w:t>
      </w:r>
      <w:r w:rsidR="00744CE7" w:rsidRPr="000D3FB7">
        <w:br w:type="page"/>
      </w:r>
    </w:p>
    <w:p w14:paraId="092ED512" w14:textId="77777777" w:rsidR="00734FC8" w:rsidRPr="000D3FB7" w:rsidRDefault="00734FC8" w:rsidP="00734FC8">
      <w:pPr>
        <w:pStyle w:val="Heading1"/>
        <w:rPr>
          <w:noProof w:val="0"/>
          <w:color w:val="auto"/>
        </w:rPr>
      </w:pPr>
      <w:bookmarkStart w:id="5" w:name="_Toc197368625"/>
      <w:bookmarkStart w:id="6" w:name="_Toc165323342"/>
      <w:bookmarkStart w:id="7" w:name="_Toc168753767"/>
      <w:r w:rsidRPr="000D3FB7">
        <w:rPr>
          <w:noProof w:val="0"/>
        </w:rPr>
        <w:lastRenderedPageBreak/>
        <w:t>Supplementary material to Chapter 2</w:t>
      </w:r>
      <w:bookmarkEnd w:id="5"/>
    </w:p>
    <w:p w14:paraId="64B0C537" w14:textId="3C8AC6B0" w:rsidR="00734FC8" w:rsidRPr="000D3FB7" w:rsidRDefault="00734FC8" w:rsidP="00734FC8">
      <w:pPr>
        <w:pStyle w:val="Heading2"/>
      </w:pPr>
      <w:bookmarkStart w:id="8" w:name="_Toc197368626"/>
      <w:r w:rsidRPr="000D3FB7">
        <w:t>S2.1</w:t>
      </w:r>
      <w:bookmarkStart w:id="9" w:name="_Hlk165045129"/>
      <w:r w:rsidRPr="000D3FB7">
        <w:tab/>
        <w:t xml:space="preserve">Methodology for estimating the </w:t>
      </w:r>
      <w:r w:rsidR="004B3289" w:rsidRPr="004B3289">
        <w:t>prevalence of undernourishment</w:t>
      </w:r>
      <w:r w:rsidRPr="000D3FB7">
        <w:t xml:space="preserve"> for 2020</w:t>
      </w:r>
      <w:r>
        <w:t xml:space="preserve"> to 2023</w:t>
      </w:r>
      <w:bookmarkEnd w:id="8"/>
      <w:r w:rsidRPr="000D3FB7">
        <w:t xml:space="preserve"> </w:t>
      </w:r>
      <w:bookmarkEnd w:id="9"/>
    </w:p>
    <w:p w14:paraId="6C8AB93A" w14:textId="77777777" w:rsidR="00734FC8" w:rsidRPr="000D3FB7" w:rsidRDefault="00734FC8" w:rsidP="00734FC8">
      <w:bookmarkStart w:id="10" w:name="_Hlk168488804"/>
      <w:r w:rsidRPr="000D3FB7">
        <w:t xml:space="preserve">As </w:t>
      </w:r>
      <w:r>
        <w:t xml:space="preserve">is always the case in </w:t>
      </w:r>
      <w:r w:rsidRPr="000D3FB7">
        <w:t>this report, the prevalence of undernourishment (</w:t>
      </w:r>
      <w:proofErr w:type="spellStart"/>
      <w:r w:rsidRPr="000D3FB7">
        <w:t>PoU</w:t>
      </w:r>
      <w:proofErr w:type="spellEnd"/>
      <w:r w:rsidRPr="000D3FB7">
        <w:t xml:space="preserve">) and </w:t>
      </w:r>
      <w:r>
        <w:t xml:space="preserve">the </w:t>
      </w:r>
      <w:r w:rsidRPr="000D3FB7">
        <w:t>number of undernourished people (</w:t>
      </w:r>
      <w:proofErr w:type="spellStart"/>
      <w:r w:rsidRPr="000D3FB7">
        <w:t>NoU</w:t>
      </w:r>
      <w:proofErr w:type="spellEnd"/>
      <w:r w:rsidRPr="000D3FB7">
        <w:t>) referring to the most recent year</w:t>
      </w:r>
      <w:r>
        <w:t>s</w:t>
      </w:r>
      <w:r w:rsidRPr="000D3FB7">
        <w:t xml:space="preserve"> are nowcasted</w:t>
      </w:r>
      <w:r>
        <w:t xml:space="preserve"> </w:t>
      </w:r>
      <w:r w:rsidRPr="000D3FB7">
        <w:t xml:space="preserve">due to lack of direct information on the most recent values of each of the elements that contribute </w:t>
      </w:r>
      <w:r>
        <w:t xml:space="preserve">to </w:t>
      </w:r>
      <w:r w:rsidRPr="000D3FB7">
        <w:t>t</w:t>
      </w:r>
      <w:r>
        <w:t>heir computation</w:t>
      </w:r>
      <w:r w:rsidRPr="000D3FB7">
        <w:t>; in other words, they are predictions of the very recent past.</w:t>
      </w:r>
    </w:p>
    <w:p w14:paraId="20F0D5A4" w14:textId="77777777" w:rsidR="00734FC8" w:rsidRPr="000D3FB7" w:rsidRDefault="00734FC8" w:rsidP="00734FC8">
      <w:r w:rsidRPr="000D3FB7">
        <w:t>As already noted in</w:t>
      </w:r>
      <w:r>
        <w:t xml:space="preserve"> the</w:t>
      </w:r>
      <w:r w:rsidRPr="000D3FB7">
        <w:t xml:space="preserve"> last </w:t>
      </w:r>
      <w:r>
        <w:t xml:space="preserve">two </w:t>
      </w:r>
      <w:r w:rsidRPr="000D3FB7">
        <w:t>year</w:t>
      </w:r>
      <w:r>
        <w:t>s</w:t>
      </w:r>
      <w:r w:rsidRPr="000D3FB7">
        <w:t>’ edition</w:t>
      </w:r>
      <w:r>
        <w:t>s</w:t>
      </w:r>
      <w:r w:rsidRPr="000D3FB7">
        <w:t xml:space="preserve"> of this report, 2020</w:t>
      </w:r>
      <w:r>
        <w:t xml:space="preserve">, </w:t>
      </w:r>
      <w:r w:rsidRPr="000D3FB7">
        <w:t xml:space="preserve">2021 </w:t>
      </w:r>
      <w:r>
        <w:t xml:space="preserve">and – to a lesser extent – 2022 </w:t>
      </w:r>
      <w:r w:rsidRPr="000D3FB7">
        <w:t xml:space="preserve">were unique in many respects due to the COVID-19 pandemic and its lingering effects. This demanded special considerations when nowcasting the values of the </w:t>
      </w:r>
      <w:proofErr w:type="spellStart"/>
      <w:r w:rsidRPr="000D3FB7">
        <w:t>PoU</w:t>
      </w:r>
      <w:proofErr w:type="spellEnd"/>
      <w:r w:rsidRPr="000D3FB7">
        <w:t>, especially with respect to estimating the likely change in the coefficient of variation (CV)</w:t>
      </w:r>
      <w:r>
        <w:t>,</w:t>
      </w:r>
      <w:r w:rsidRPr="000D3FB7">
        <w:t xml:space="preserve"> </w:t>
      </w:r>
      <w:r>
        <w:t>considering</w:t>
      </w:r>
      <w:r w:rsidRPr="000D3FB7">
        <w:t xml:space="preserve"> the very special conditions under which food systems operated during the pandemic. </w:t>
      </w:r>
    </w:p>
    <w:p w14:paraId="5240B9E3" w14:textId="77777777" w:rsidR="00734FC8" w:rsidRDefault="00734FC8" w:rsidP="00734FC8">
      <w:r w:rsidRPr="000D3FB7">
        <w:t xml:space="preserve">The strategy used to project values of the </w:t>
      </w:r>
      <w:proofErr w:type="spellStart"/>
      <w:r w:rsidRPr="000D3FB7">
        <w:t>CV|y</w:t>
      </w:r>
      <w:proofErr w:type="spellEnd"/>
      <w:r w:rsidRPr="000D3FB7">
        <w:t xml:space="preserve"> from 2019 to 202</w:t>
      </w:r>
      <w:r>
        <w:t>2</w:t>
      </w:r>
      <w:r w:rsidRPr="000D3FB7">
        <w:t xml:space="preserve"> </w:t>
      </w:r>
      <w:r>
        <w:t xml:space="preserve">was based on assumptions regarding the way </w:t>
      </w:r>
      <w:r w:rsidRPr="000D3FB7">
        <w:t>in which inequality in access to food contributes to rates of undernourishment</w:t>
      </w:r>
      <w:r>
        <w:t xml:space="preserve">, as fully described in last year’s edition of the report. This was not changed this year; however, as the world slowly returned to more normal conditions, the operation of household surveys was resumed in many countries. As a result, microdata from household surveys conducted after 2020 in nine countries became available to FAO, which allowed for a reassessment of the values of the CV that had previously been modelled. Moreover, to nowcast the </w:t>
      </w:r>
      <w:proofErr w:type="spellStart"/>
      <w:r>
        <w:t>CV|y</w:t>
      </w:r>
      <w:proofErr w:type="spellEnd"/>
      <w:r>
        <w:t xml:space="preserve"> in 2023, the way in which inequality in access to food may have contributed to the levels of food consumption and undernourishment was reconsidered to reflect the gradual reversion towards normal estimation procedures.</w:t>
      </w:r>
    </w:p>
    <w:p w14:paraId="182813FB" w14:textId="77777777" w:rsidR="00734FC8" w:rsidRPr="000D3FB7" w:rsidRDefault="00734FC8" w:rsidP="00734FC8">
      <w:r>
        <w:t xml:space="preserve">One consequence of this is that the extent of uncertainty surrounding the estimates of </w:t>
      </w:r>
      <w:proofErr w:type="spellStart"/>
      <w:r>
        <w:t>PoU</w:t>
      </w:r>
      <w:proofErr w:type="spellEnd"/>
      <w:r>
        <w:t xml:space="preserve"> and </w:t>
      </w:r>
      <w:proofErr w:type="spellStart"/>
      <w:r>
        <w:t>NoU</w:t>
      </w:r>
      <w:proofErr w:type="spellEnd"/>
      <w:r>
        <w:t xml:space="preserve"> in 2021 and 2022 decreased, and the one remaining around the estimates for 2023 is considerably smaller compared to the years immediately following the COVID-19 pandemic.</w:t>
      </w:r>
    </w:p>
    <w:p w14:paraId="549347D8" w14:textId="77777777" w:rsidR="00734FC8" w:rsidRPr="000D3FB7" w:rsidRDefault="00734FC8" w:rsidP="00734FC8">
      <w:r w:rsidRPr="000D3FB7">
        <w:rPr>
          <w:b/>
          <w:bCs/>
        </w:rPr>
        <w:t xml:space="preserve">Table </w:t>
      </w:r>
      <w:r>
        <w:rPr>
          <w:b/>
          <w:bCs/>
        </w:rPr>
        <w:t>S</w:t>
      </w:r>
      <w:r w:rsidRPr="000D3FB7">
        <w:rPr>
          <w:b/>
          <w:bCs/>
        </w:rPr>
        <w:t>2.1</w:t>
      </w:r>
      <w:r w:rsidRPr="000D3FB7">
        <w:t xml:space="preserve"> presents the lower and upper bounds of the </w:t>
      </w:r>
      <w:proofErr w:type="spellStart"/>
      <w:r w:rsidRPr="000D3FB7">
        <w:t>PoU</w:t>
      </w:r>
      <w:proofErr w:type="spellEnd"/>
      <w:r w:rsidRPr="000D3FB7">
        <w:t xml:space="preserve"> in 202</w:t>
      </w:r>
      <w:r>
        <w:t>2</w:t>
      </w:r>
      <w:r w:rsidRPr="000D3FB7">
        <w:t xml:space="preserve"> and 202</w:t>
      </w:r>
      <w:r>
        <w:t>3</w:t>
      </w:r>
      <w:r w:rsidRPr="000D3FB7">
        <w:t xml:space="preserve"> at the global, regional and subregional levels.</w:t>
      </w:r>
    </w:p>
    <w:p w14:paraId="31380422" w14:textId="77777777" w:rsidR="00734FC8" w:rsidRPr="000D3FB7" w:rsidRDefault="00734FC8" w:rsidP="00734FC8">
      <w:pPr>
        <w:pStyle w:val="Caption"/>
      </w:pPr>
      <w:bookmarkStart w:id="11" w:name="_Toc73525580"/>
      <w:bookmarkStart w:id="12" w:name="_Toc74213792"/>
      <w:bookmarkStart w:id="13" w:name="_Toc105784756"/>
      <w:bookmarkStart w:id="14" w:name="_Toc134190003"/>
      <w:bookmarkStart w:id="15" w:name="_Toc136514209"/>
      <w:bookmarkStart w:id="16" w:name="_Toc137561080"/>
      <w:r w:rsidRPr="000D3FB7">
        <w:lastRenderedPageBreak/>
        <w:t xml:space="preserve">Table </w:t>
      </w:r>
      <w:r>
        <w:t>S</w:t>
      </w:r>
      <w:r w:rsidRPr="000D3FB7">
        <w:t>2.</w:t>
      </w:r>
      <w:r w:rsidRPr="000D3FB7">
        <w:fldChar w:fldCharType="begin"/>
      </w:r>
      <w:r w:rsidRPr="000D3FB7">
        <w:instrText xml:space="preserve"> SEQ Table_A2 \* ARABIC </w:instrText>
      </w:r>
      <w:r w:rsidRPr="000D3FB7">
        <w:fldChar w:fldCharType="separate"/>
      </w:r>
      <w:r w:rsidRPr="000D3FB7">
        <w:rPr>
          <w:noProof/>
        </w:rPr>
        <w:t>1</w:t>
      </w:r>
      <w:r w:rsidRPr="000D3FB7">
        <w:fldChar w:fldCharType="end"/>
      </w:r>
      <w:r w:rsidRPr="000D3FB7">
        <w:tab/>
        <w:t xml:space="preserve">Ranges of </w:t>
      </w:r>
      <w:r>
        <w:t>prevalence of undernourishment</w:t>
      </w:r>
      <w:r w:rsidRPr="000D3FB7">
        <w:t xml:space="preserve"> and </w:t>
      </w:r>
      <w:r>
        <w:t>number of undernourished</w:t>
      </w:r>
      <w:r w:rsidRPr="000D3FB7">
        <w:t xml:space="preserve"> nowcasted in 202</w:t>
      </w:r>
      <w:r>
        <w:t>2</w:t>
      </w:r>
      <w:bookmarkEnd w:id="11"/>
      <w:bookmarkEnd w:id="12"/>
      <w:r w:rsidRPr="000D3FB7">
        <w:t xml:space="preserve"> and 202</w:t>
      </w:r>
      <w:r>
        <w:t>3</w:t>
      </w:r>
      <w:bookmarkEnd w:id="13"/>
      <w:bookmarkEnd w:id="14"/>
      <w:bookmarkEnd w:id="15"/>
      <w:bookmarkEnd w:id="16"/>
      <w:r w:rsidRPr="000D3FB7">
        <w:t xml:space="preserve"> </w:t>
      </w:r>
    </w:p>
    <w:tbl>
      <w:tblPr>
        <w:tblW w:w="5000" w:type="pct"/>
        <w:jc w:val="center"/>
        <w:tblLook w:val="04A0" w:firstRow="1" w:lastRow="0" w:firstColumn="1" w:lastColumn="0" w:noHBand="0" w:noVBand="1"/>
      </w:tblPr>
      <w:tblGrid>
        <w:gridCol w:w="3034"/>
        <w:gridCol w:w="783"/>
        <w:gridCol w:w="782"/>
        <w:gridCol w:w="782"/>
        <w:gridCol w:w="784"/>
        <w:gridCol w:w="782"/>
        <w:gridCol w:w="784"/>
        <w:gridCol w:w="782"/>
        <w:gridCol w:w="779"/>
      </w:tblGrid>
      <w:tr w:rsidR="00734FC8" w:rsidRPr="000D3FB7" w14:paraId="1AAD0C41" w14:textId="77777777" w:rsidTr="00540A29">
        <w:trPr>
          <w:trHeight w:val="20"/>
          <w:jc w:val="center"/>
        </w:trPr>
        <w:tc>
          <w:tcPr>
            <w:tcW w:w="1632" w:type="pct"/>
            <w:tcBorders>
              <w:top w:val="nil"/>
              <w:left w:val="nil"/>
            </w:tcBorders>
            <w:shd w:val="clear" w:color="auto" w:fill="ED7D31"/>
            <w:noWrap/>
            <w:vAlign w:val="center"/>
            <w:hideMark/>
          </w:tcPr>
          <w:p w14:paraId="4D035DF3" w14:textId="77777777" w:rsidR="00734FC8" w:rsidRPr="000D3FB7" w:rsidRDefault="00734FC8" w:rsidP="00540A29">
            <w:pPr>
              <w:keepNext/>
              <w:spacing w:before="20" w:after="20" w:line="240" w:lineRule="auto"/>
              <w:rPr>
                <w:rFonts w:eastAsia="Times New Roman"/>
                <w:b/>
                <w:bCs/>
                <w:color w:val="F2F2F2"/>
                <w:sz w:val="18"/>
                <w:szCs w:val="18"/>
              </w:rPr>
            </w:pPr>
          </w:p>
        </w:tc>
        <w:tc>
          <w:tcPr>
            <w:tcW w:w="1685" w:type="pct"/>
            <w:gridSpan w:val="4"/>
            <w:tcBorders>
              <w:top w:val="nil"/>
              <w:bottom w:val="single" w:sz="4" w:space="0" w:color="FFFFFF" w:themeColor="background1"/>
              <w:right w:val="single" w:sz="4" w:space="0" w:color="767171" w:themeColor="background2" w:themeShade="80"/>
            </w:tcBorders>
            <w:shd w:val="clear" w:color="auto" w:fill="ED7D31"/>
          </w:tcPr>
          <w:p w14:paraId="153805B4" w14:textId="77777777" w:rsidR="00734FC8" w:rsidRPr="000D3FB7" w:rsidRDefault="00734FC8" w:rsidP="00540A29">
            <w:pPr>
              <w:keepNext/>
              <w:spacing w:before="20" w:after="20" w:line="240" w:lineRule="auto"/>
              <w:jc w:val="center"/>
              <w:rPr>
                <w:rFonts w:eastAsia="Times New Roman"/>
                <w:b/>
                <w:bCs/>
                <w:color w:val="FFFFFF"/>
                <w:sz w:val="18"/>
                <w:szCs w:val="18"/>
              </w:rPr>
            </w:pPr>
            <w:r w:rsidRPr="000D3FB7">
              <w:rPr>
                <w:rFonts w:eastAsia="Times New Roman"/>
                <w:b/>
                <w:bCs/>
                <w:color w:val="FFFFFF"/>
                <w:sz w:val="18"/>
                <w:szCs w:val="18"/>
              </w:rPr>
              <w:t>202</w:t>
            </w:r>
            <w:r>
              <w:rPr>
                <w:rFonts w:eastAsia="Times New Roman"/>
                <w:b/>
                <w:bCs/>
                <w:color w:val="FFFFFF"/>
                <w:sz w:val="18"/>
                <w:szCs w:val="18"/>
              </w:rPr>
              <w:t>2</w:t>
            </w:r>
          </w:p>
        </w:tc>
        <w:tc>
          <w:tcPr>
            <w:tcW w:w="1684" w:type="pct"/>
            <w:gridSpan w:val="4"/>
            <w:tcBorders>
              <w:top w:val="nil"/>
              <w:left w:val="single" w:sz="4" w:space="0" w:color="767171" w:themeColor="background2" w:themeShade="80"/>
              <w:bottom w:val="single" w:sz="4" w:space="0" w:color="FFFFFF" w:themeColor="background1"/>
              <w:right w:val="nil"/>
            </w:tcBorders>
            <w:shd w:val="clear" w:color="auto" w:fill="ED7D31"/>
          </w:tcPr>
          <w:p w14:paraId="213F7660" w14:textId="77777777" w:rsidR="00734FC8" w:rsidRPr="000D3FB7" w:rsidRDefault="00734FC8" w:rsidP="00540A29">
            <w:pPr>
              <w:keepNext/>
              <w:spacing w:before="20" w:after="20" w:line="240" w:lineRule="auto"/>
              <w:jc w:val="center"/>
              <w:rPr>
                <w:rFonts w:eastAsia="Times New Roman"/>
                <w:b/>
                <w:bCs/>
                <w:color w:val="FFFFFF"/>
                <w:sz w:val="18"/>
                <w:szCs w:val="18"/>
              </w:rPr>
            </w:pPr>
            <w:r w:rsidRPr="000D3FB7">
              <w:rPr>
                <w:rFonts w:eastAsia="Times New Roman"/>
                <w:b/>
                <w:bCs/>
                <w:color w:val="FFFFFF"/>
                <w:sz w:val="18"/>
                <w:szCs w:val="18"/>
              </w:rPr>
              <w:t>202</w:t>
            </w:r>
            <w:r>
              <w:rPr>
                <w:rFonts w:eastAsia="Times New Roman"/>
                <w:b/>
                <w:bCs/>
                <w:color w:val="FFFFFF"/>
                <w:sz w:val="18"/>
                <w:szCs w:val="18"/>
              </w:rPr>
              <w:t>3</w:t>
            </w:r>
          </w:p>
        </w:tc>
      </w:tr>
      <w:tr w:rsidR="00734FC8" w:rsidRPr="000D3FB7" w14:paraId="4523E032" w14:textId="77777777" w:rsidTr="00540A29">
        <w:trPr>
          <w:trHeight w:val="20"/>
          <w:jc w:val="center"/>
        </w:trPr>
        <w:tc>
          <w:tcPr>
            <w:tcW w:w="1632" w:type="pct"/>
            <w:tcBorders>
              <w:left w:val="nil"/>
            </w:tcBorders>
            <w:shd w:val="clear" w:color="auto" w:fill="ED7D31"/>
            <w:noWrap/>
            <w:vAlign w:val="center"/>
          </w:tcPr>
          <w:p w14:paraId="7BBBE91C" w14:textId="77777777" w:rsidR="00734FC8" w:rsidRPr="000D3FB7" w:rsidRDefault="00734FC8" w:rsidP="00540A29">
            <w:pPr>
              <w:keepNext/>
              <w:spacing w:after="20" w:line="240" w:lineRule="auto"/>
              <w:jc w:val="center"/>
              <w:rPr>
                <w:rFonts w:eastAsia="Times New Roman"/>
                <w:b/>
                <w:bCs/>
                <w:color w:val="F2F2F2"/>
                <w:sz w:val="18"/>
                <w:szCs w:val="18"/>
              </w:rPr>
            </w:pPr>
          </w:p>
        </w:tc>
        <w:tc>
          <w:tcPr>
            <w:tcW w:w="842" w:type="pct"/>
            <w:gridSpan w:val="2"/>
            <w:tcBorders>
              <w:top w:val="single" w:sz="4" w:space="0" w:color="FFFFFF" w:themeColor="background1"/>
            </w:tcBorders>
            <w:shd w:val="clear" w:color="auto" w:fill="ED7D31"/>
            <w:vAlign w:val="center"/>
          </w:tcPr>
          <w:p w14:paraId="72EACCA8" w14:textId="77777777" w:rsidR="00734FC8" w:rsidRPr="000D3FB7" w:rsidRDefault="00734FC8" w:rsidP="00540A29">
            <w:pPr>
              <w:keepNext/>
              <w:spacing w:after="20" w:line="240" w:lineRule="auto"/>
              <w:jc w:val="center"/>
              <w:rPr>
                <w:rFonts w:eastAsia="Times New Roman"/>
                <w:b/>
                <w:bCs/>
                <w:color w:val="FFFFFF"/>
                <w:sz w:val="18"/>
                <w:szCs w:val="18"/>
              </w:rPr>
            </w:pPr>
            <w:proofErr w:type="spellStart"/>
            <w:r w:rsidRPr="000D3FB7">
              <w:rPr>
                <w:rFonts w:eastAsia="Times New Roman"/>
                <w:b/>
                <w:bCs/>
                <w:color w:val="FFFFFF"/>
                <w:sz w:val="18"/>
                <w:szCs w:val="18"/>
              </w:rPr>
              <w:t>PoU</w:t>
            </w:r>
            <w:proofErr w:type="spellEnd"/>
            <w:r w:rsidRPr="000D3FB7">
              <w:rPr>
                <w:rFonts w:eastAsia="Times New Roman"/>
                <w:b/>
                <w:bCs/>
                <w:color w:val="FFFFFF"/>
                <w:sz w:val="18"/>
                <w:szCs w:val="18"/>
              </w:rPr>
              <w:br/>
              <w:t>(%)</w:t>
            </w:r>
          </w:p>
        </w:tc>
        <w:tc>
          <w:tcPr>
            <w:tcW w:w="843" w:type="pct"/>
            <w:gridSpan w:val="2"/>
            <w:tcBorders>
              <w:top w:val="single" w:sz="4" w:space="0" w:color="FFFFFF" w:themeColor="background1"/>
              <w:right w:val="single" w:sz="4" w:space="0" w:color="767171" w:themeColor="background2" w:themeShade="80"/>
            </w:tcBorders>
            <w:shd w:val="clear" w:color="auto" w:fill="ED7D31"/>
            <w:vAlign w:val="center"/>
          </w:tcPr>
          <w:p w14:paraId="34BA420B" w14:textId="77777777" w:rsidR="00734FC8" w:rsidRPr="000D3FB7" w:rsidRDefault="00734FC8" w:rsidP="00540A29">
            <w:pPr>
              <w:keepNext/>
              <w:spacing w:after="20" w:line="240" w:lineRule="auto"/>
              <w:jc w:val="center"/>
              <w:rPr>
                <w:rFonts w:eastAsia="Times New Roman"/>
                <w:b/>
                <w:bCs/>
                <w:color w:val="FFFFFF"/>
                <w:sz w:val="18"/>
                <w:szCs w:val="18"/>
              </w:rPr>
            </w:pPr>
            <w:proofErr w:type="spellStart"/>
            <w:r w:rsidRPr="000D3FB7">
              <w:rPr>
                <w:rFonts w:eastAsia="Times New Roman"/>
                <w:b/>
                <w:bCs/>
                <w:color w:val="FFFFFF"/>
                <w:sz w:val="18"/>
                <w:szCs w:val="18"/>
              </w:rPr>
              <w:t>NoU</w:t>
            </w:r>
            <w:proofErr w:type="spellEnd"/>
            <w:r w:rsidRPr="000D3FB7">
              <w:rPr>
                <w:rFonts w:eastAsia="Times New Roman"/>
                <w:b/>
                <w:bCs/>
                <w:color w:val="FFFFFF"/>
                <w:sz w:val="18"/>
                <w:szCs w:val="18"/>
              </w:rPr>
              <w:br/>
              <w:t>(millions)</w:t>
            </w:r>
          </w:p>
        </w:tc>
        <w:tc>
          <w:tcPr>
            <w:tcW w:w="843" w:type="pct"/>
            <w:gridSpan w:val="2"/>
            <w:tcBorders>
              <w:top w:val="single" w:sz="4" w:space="0" w:color="FFFFFF" w:themeColor="background1"/>
              <w:left w:val="single" w:sz="4" w:space="0" w:color="767171" w:themeColor="background2" w:themeShade="80"/>
            </w:tcBorders>
            <w:shd w:val="clear" w:color="auto" w:fill="ED7D31"/>
          </w:tcPr>
          <w:p w14:paraId="688460F5" w14:textId="77777777" w:rsidR="00734FC8" w:rsidRPr="000D3FB7" w:rsidRDefault="00734FC8" w:rsidP="00540A29">
            <w:pPr>
              <w:keepNext/>
              <w:spacing w:after="20" w:line="240" w:lineRule="auto"/>
              <w:jc w:val="center"/>
              <w:rPr>
                <w:rFonts w:eastAsia="Times New Roman"/>
                <w:b/>
                <w:bCs/>
                <w:color w:val="FFFFFF"/>
                <w:sz w:val="18"/>
                <w:szCs w:val="18"/>
              </w:rPr>
            </w:pPr>
            <w:proofErr w:type="spellStart"/>
            <w:r w:rsidRPr="000D3FB7">
              <w:rPr>
                <w:rFonts w:eastAsia="Times New Roman"/>
                <w:b/>
                <w:bCs/>
                <w:color w:val="FFFFFF"/>
                <w:sz w:val="18"/>
                <w:szCs w:val="18"/>
              </w:rPr>
              <w:t>PoU</w:t>
            </w:r>
            <w:proofErr w:type="spellEnd"/>
            <w:r w:rsidRPr="000D3FB7">
              <w:rPr>
                <w:rFonts w:eastAsia="Times New Roman"/>
                <w:b/>
                <w:bCs/>
                <w:color w:val="FFFFFF"/>
                <w:sz w:val="18"/>
                <w:szCs w:val="18"/>
              </w:rPr>
              <w:br/>
              <w:t>(%)</w:t>
            </w:r>
          </w:p>
        </w:tc>
        <w:tc>
          <w:tcPr>
            <w:tcW w:w="841" w:type="pct"/>
            <w:gridSpan w:val="2"/>
            <w:tcBorders>
              <w:top w:val="single" w:sz="4" w:space="0" w:color="FFFFFF" w:themeColor="background1"/>
            </w:tcBorders>
            <w:shd w:val="clear" w:color="auto" w:fill="ED7D31"/>
          </w:tcPr>
          <w:p w14:paraId="3988835A" w14:textId="77777777" w:rsidR="00734FC8" w:rsidRPr="000D3FB7" w:rsidRDefault="00734FC8" w:rsidP="00540A29">
            <w:pPr>
              <w:keepNext/>
              <w:spacing w:after="20" w:line="240" w:lineRule="auto"/>
              <w:jc w:val="center"/>
              <w:rPr>
                <w:rFonts w:eastAsia="Times New Roman"/>
                <w:b/>
                <w:bCs/>
                <w:color w:val="FFFFFF"/>
                <w:sz w:val="18"/>
                <w:szCs w:val="18"/>
              </w:rPr>
            </w:pPr>
            <w:proofErr w:type="spellStart"/>
            <w:r w:rsidRPr="000D3FB7">
              <w:rPr>
                <w:rFonts w:eastAsia="Times New Roman"/>
                <w:b/>
                <w:bCs/>
                <w:color w:val="FFFFFF"/>
                <w:sz w:val="18"/>
                <w:szCs w:val="18"/>
              </w:rPr>
              <w:t>NoU</w:t>
            </w:r>
            <w:proofErr w:type="spellEnd"/>
            <w:r w:rsidRPr="000D3FB7">
              <w:rPr>
                <w:rFonts w:eastAsia="Times New Roman"/>
                <w:b/>
                <w:bCs/>
                <w:color w:val="FFFFFF"/>
                <w:sz w:val="18"/>
                <w:szCs w:val="18"/>
              </w:rPr>
              <w:br/>
              <w:t>(millions)</w:t>
            </w:r>
          </w:p>
        </w:tc>
      </w:tr>
      <w:tr w:rsidR="00734FC8" w:rsidRPr="000D3FB7" w14:paraId="097CDFF0" w14:textId="77777777" w:rsidTr="00540A29">
        <w:trPr>
          <w:trHeight w:val="684"/>
          <w:jc w:val="center"/>
        </w:trPr>
        <w:tc>
          <w:tcPr>
            <w:tcW w:w="1632" w:type="pct"/>
            <w:tcBorders>
              <w:left w:val="nil"/>
            </w:tcBorders>
            <w:shd w:val="clear" w:color="000000" w:fill="3A3838"/>
            <w:noWrap/>
            <w:vAlign w:val="center"/>
          </w:tcPr>
          <w:p w14:paraId="0C5CC977" w14:textId="77777777" w:rsidR="00734FC8" w:rsidRPr="000D3FB7" w:rsidRDefault="00734FC8" w:rsidP="00540A29">
            <w:pPr>
              <w:keepNext/>
              <w:spacing w:after="20" w:line="240" w:lineRule="auto"/>
              <w:jc w:val="center"/>
              <w:rPr>
                <w:rFonts w:eastAsia="Times New Roman"/>
                <w:b/>
                <w:bCs/>
                <w:color w:val="F2F2F2"/>
                <w:sz w:val="18"/>
                <w:szCs w:val="18"/>
              </w:rPr>
            </w:pPr>
          </w:p>
        </w:tc>
        <w:tc>
          <w:tcPr>
            <w:tcW w:w="421" w:type="pct"/>
            <w:shd w:val="clear" w:color="000000" w:fill="3A3838"/>
            <w:vAlign w:val="center"/>
          </w:tcPr>
          <w:p w14:paraId="5EA991E7" w14:textId="77777777" w:rsidR="00734FC8" w:rsidRPr="000D3FB7" w:rsidRDefault="00734FC8" w:rsidP="00540A29">
            <w:pPr>
              <w:keepNext/>
              <w:spacing w:after="20" w:line="240" w:lineRule="auto"/>
              <w:jc w:val="center"/>
              <w:rPr>
                <w:rFonts w:eastAsia="Times New Roman"/>
                <w:b/>
                <w:bCs/>
                <w:color w:val="FFFFFF"/>
                <w:sz w:val="18"/>
                <w:szCs w:val="18"/>
              </w:rPr>
            </w:pPr>
            <w:r w:rsidRPr="000D3FB7">
              <w:rPr>
                <w:rFonts w:eastAsia="Times New Roman"/>
                <w:b/>
                <w:bCs/>
                <w:color w:val="FFFFFF"/>
                <w:sz w:val="18"/>
                <w:szCs w:val="18"/>
              </w:rPr>
              <w:t xml:space="preserve">Lower </w:t>
            </w:r>
            <w:r w:rsidRPr="000D3FB7">
              <w:rPr>
                <w:rFonts w:eastAsia="Times New Roman"/>
                <w:b/>
                <w:bCs/>
                <w:color w:val="FFFFFF"/>
                <w:sz w:val="18"/>
                <w:szCs w:val="18"/>
              </w:rPr>
              <w:br/>
              <w:t>bound</w:t>
            </w:r>
          </w:p>
        </w:tc>
        <w:tc>
          <w:tcPr>
            <w:tcW w:w="421" w:type="pct"/>
            <w:shd w:val="clear" w:color="000000" w:fill="3A3838"/>
            <w:vAlign w:val="center"/>
          </w:tcPr>
          <w:p w14:paraId="2A4F232F" w14:textId="77777777" w:rsidR="00734FC8" w:rsidRPr="000D3FB7" w:rsidRDefault="00734FC8" w:rsidP="00540A29">
            <w:pPr>
              <w:keepNext/>
              <w:spacing w:after="20" w:line="240" w:lineRule="auto"/>
              <w:jc w:val="center"/>
              <w:rPr>
                <w:rFonts w:eastAsia="Times New Roman"/>
                <w:b/>
                <w:bCs/>
                <w:color w:val="FFFFFF"/>
                <w:sz w:val="18"/>
                <w:szCs w:val="18"/>
              </w:rPr>
            </w:pPr>
            <w:r w:rsidRPr="000D3FB7">
              <w:rPr>
                <w:rFonts w:eastAsia="Times New Roman"/>
                <w:b/>
                <w:bCs/>
                <w:color w:val="FFFFFF"/>
                <w:sz w:val="18"/>
                <w:szCs w:val="18"/>
              </w:rPr>
              <w:t>Upper</w:t>
            </w:r>
            <w:r w:rsidRPr="000D3FB7">
              <w:rPr>
                <w:rFonts w:eastAsia="Times New Roman"/>
                <w:b/>
                <w:bCs/>
                <w:color w:val="FFFFFF"/>
                <w:sz w:val="18"/>
                <w:szCs w:val="18"/>
              </w:rPr>
              <w:br/>
              <w:t>bound</w:t>
            </w:r>
          </w:p>
        </w:tc>
        <w:tc>
          <w:tcPr>
            <w:tcW w:w="421" w:type="pct"/>
            <w:shd w:val="clear" w:color="000000" w:fill="3A3838"/>
            <w:vAlign w:val="center"/>
          </w:tcPr>
          <w:p w14:paraId="39059ADD" w14:textId="77777777" w:rsidR="00734FC8" w:rsidRPr="000D3FB7" w:rsidRDefault="00734FC8" w:rsidP="00540A29">
            <w:pPr>
              <w:keepNext/>
              <w:spacing w:after="20" w:line="240" w:lineRule="auto"/>
              <w:jc w:val="center"/>
              <w:rPr>
                <w:rFonts w:eastAsia="Times New Roman"/>
                <w:b/>
                <w:bCs/>
                <w:color w:val="FFFFFF"/>
                <w:sz w:val="18"/>
                <w:szCs w:val="18"/>
              </w:rPr>
            </w:pPr>
            <w:r w:rsidRPr="000D3FB7">
              <w:rPr>
                <w:rFonts w:eastAsia="Times New Roman"/>
                <w:b/>
                <w:bCs/>
                <w:color w:val="FFFFFF"/>
                <w:sz w:val="18"/>
                <w:szCs w:val="18"/>
              </w:rPr>
              <w:t>Lower</w:t>
            </w:r>
            <w:r w:rsidRPr="000D3FB7">
              <w:rPr>
                <w:rFonts w:eastAsia="Times New Roman"/>
                <w:b/>
                <w:bCs/>
                <w:color w:val="FFFFFF"/>
                <w:sz w:val="18"/>
                <w:szCs w:val="18"/>
              </w:rPr>
              <w:br/>
              <w:t>bound</w:t>
            </w:r>
          </w:p>
        </w:tc>
        <w:tc>
          <w:tcPr>
            <w:tcW w:w="422" w:type="pct"/>
            <w:tcBorders>
              <w:right w:val="single" w:sz="4" w:space="0" w:color="767171" w:themeColor="background2" w:themeShade="80"/>
            </w:tcBorders>
            <w:shd w:val="clear" w:color="000000" w:fill="3A3838"/>
            <w:vAlign w:val="center"/>
          </w:tcPr>
          <w:p w14:paraId="2712F37E" w14:textId="77777777" w:rsidR="00734FC8" w:rsidRPr="000D3FB7" w:rsidRDefault="00734FC8" w:rsidP="00540A29">
            <w:pPr>
              <w:keepNext/>
              <w:spacing w:after="20" w:line="240" w:lineRule="auto"/>
              <w:jc w:val="center"/>
              <w:rPr>
                <w:rFonts w:eastAsia="Times New Roman"/>
                <w:b/>
                <w:bCs/>
                <w:color w:val="FFFFFF"/>
                <w:sz w:val="18"/>
                <w:szCs w:val="18"/>
              </w:rPr>
            </w:pPr>
            <w:r w:rsidRPr="000D3FB7">
              <w:rPr>
                <w:rFonts w:eastAsia="Times New Roman"/>
                <w:b/>
                <w:bCs/>
                <w:color w:val="FFFFFF"/>
                <w:sz w:val="18"/>
                <w:szCs w:val="18"/>
              </w:rPr>
              <w:t>Upper</w:t>
            </w:r>
            <w:r w:rsidRPr="000D3FB7">
              <w:rPr>
                <w:rFonts w:eastAsia="Times New Roman"/>
                <w:b/>
                <w:bCs/>
                <w:color w:val="FFFFFF"/>
                <w:sz w:val="18"/>
                <w:szCs w:val="18"/>
              </w:rPr>
              <w:br/>
              <w:t>bound</w:t>
            </w:r>
          </w:p>
        </w:tc>
        <w:tc>
          <w:tcPr>
            <w:tcW w:w="421" w:type="pct"/>
            <w:tcBorders>
              <w:left w:val="single" w:sz="4" w:space="0" w:color="767171" w:themeColor="background2" w:themeShade="80"/>
            </w:tcBorders>
            <w:shd w:val="clear" w:color="000000" w:fill="3A3838"/>
            <w:vAlign w:val="center"/>
          </w:tcPr>
          <w:p w14:paraId="1D13EF22" w14:textId="77777777" w:rsidR="00734FC8" w:rsidRPr="000D3FB7" w:rsidRDefault="00734FC8" w:rsidP="00540A29">
            <w:pPr>
              <w:keepNext/>
              <w:spacing w:after="20" w:line="240" w:lineRule="auto"/>
              <w:jc w:val="center"/>
              <w:rPr>
                <w:rFonts w:eastAsia="Times New Roman"/>
                <w:b/>
                <w:bCs/>
                <w:color w:val="FFFFFF"/>
                <w:sz w:val="18"/>
                <w:szCs w:val="18"/>
              </w:rPr>
            </w:pPr>
            <w:r w:rsidRPr="000D3FB7">
              <w:rPr>
                <w:rFonts w:eastAsia="Times New Roman"/>
                <w:b/>
                <w:bCs/>
                <w:color w:val="FFFFFF"/>
                <w:sz w:val="18"/>
                <w:szCs w:val="18"/>
              </w:rPr>
              <w:t>Lower</w:t>
            </w:r>
            <w:r w:rsidRPr="000D3FB7">
              <w:rPr>
                <w:rFonts w:eastAsia="Times New Roman"/>
                <w:b/>
                <w:bCs/>
                <w:color w:val="FFFFFF"/>
                <w:sz w:val="18"/>
                <w:szCs w:val="18"/>
              </w:rPr>
              <w:br/>
              <w:t>bound</w:t>
            </w:r>
          </w:p>
        </w:tc>
        <w:tc>
          <w:tcPr>
            <w:tcW w:w="422" w:type="pct"/>
            <w:shd w:val="clear" w:color="000000" w:fill="3A3838"/>
            <w:vAlign w:val="center"/>
          </w:tcPr>
          <w:p w14:paraId="20C9B455" w14:textId="77777777" w:rsidR="00734FC8" w:rsidRPr="000D3FB7" w:rsidRDefault="00734FC8" w:rsidP="00540A29">
            <w:pPr>
              <w:keepNext/>
              <w:spacing w:after="20" w:line="240" w:lineRule="auto"/>
              <w:jc w:val="center"/>
              <w:rPr>
                <w:rFonts w:eastAsia="Times New Roman"/>
                <w:b/>
                <w:bCs/>
                <w:color w:val="FFFFFF"/>
                <w:sz w:val="18"/>
                <w:szCs w:val="18"/>
              </w:rPr>
            </w:pPr>
            <w:r w:rsidRPr="000D3FB7">
              <w:rPr>
                <w:rFonts w:eastAsia="Times New Roman"/>
                <w:b/>
                <w:bCs/>
                <w:color w:val="FFFFFF"/>
                <w:sz w:val="18"/>
                <w:szCs w:val="18"/>
              </w:rPr>
              <w:t>Upper</w:t>
            </w:r>
            <w:r w:rsidRPr="000D3FB7">
              <w:rPr>
                <w:rFonts w:eastAsia="Times New Roman"/>
                <w:b/>
                <w:bCs/>
                <w:color w:val="FFFFFF"/>
                <w:sz w:val="18"/>
                <w:szCs w:val="18"/>
              </w:rPr>
              <w:br/>
              <w:t>bound</w:t>
            </w:r>
          </w:p>
        </w:tc>
        <w:tc>
          <w:tcPr>
            <w:tcW w:w="421" w:type="pct"/>
            <w:shd w:val="clear" w:color="000000" w:fill="3A3838"/>
            <w:vAlign w:val="center"/>
          </w:tcPr>
          <w:p w14:paraId="7517F791" w14:textId="77777777" w:rsidR="00734FC8" w:rsidRPr="000D3FB7" w:rsidRDefault="00734FC8" w:rsidP="00540A29">
            <w:pPr>
              <w:keepNext/>
              <w:spacing w:after="20" w:line="240" w:lineRule="auto"/>
              <w:jc w:val="center"/>
              <w:rPr>
                <w:rFonts w:eastAsia="Times New Roman"/>
                <w:b/>
                <w:bCs/>
                <w:color w:val="FFFFFF"/>
                <w:sz w:val="18"/>
                <w:szCs w:val="18"/>
              </w:rPr>
            </w:pPr>
            <w:r w:rsidRPr="000D3FB7">
              <w:rPr>
                <w:rFonts w:eastAsia="Times New Roman"/>
                <w:b/>
                <w:bCs/>
                <w:color w:val="FFFFFF"/>
                <w:sz w:val="18"/>
                <w:szCs w:val="18"/>
              </w:rPr>
              <w:t>Lower</w:t>
            </w:r>
            <w:r w:rsidRPr="000D3FB7">
              <w:rPr>
                <w:rFonts w:eastAsia="Times New Roman"/>
                <w:b/>
                <w:bCs/>
                <w:color w:val="FFFFFF"/>
                <w:sz w:val="18"/>
                <w:szCs w:val="18"/>
              </w:rPr>
              <w:br/>
              <w:t>bound</w:t>
            </w:r>
          </w:p>
        </w:tc>
        <w:tc>
          <w:tcPr>
            <w:tcW w:w="420" w:type="pct"/>
            <w:tcBorders>
              <w:right w:val="nil"/>
            </w:tcBorders>
            <w:shd w:val="clear" w:color="000000" w:fill="3A3838"/>
            <w:vAlign w:val="center"/>
          </w:tcPr>
          <w:p w14:paraId="33817BF3" w14:textId="77777777" w:rsidR="00734FC8" w:rsidRPr="000D3FB7" w:rsidRDefault="00734FC8" w:rsidP="00540A29">
            <w:pPr>
              <w:keepNext/>
              <w:spacing w:after="20" w:line="240" w:lineRule="auto"/>
              <w:jc w:val="center"/>
              <w:rPr>
                <w:rFonts w:eastAsia="Times New Roman"/>
                <w:b/>
                <w:bCs/>
                <w:color w:val="FFFFFF"/>
                <w:sz w:val="18"/>
                <w:szCs w:val="18"/>
              </w:rPr>
            </w:pPr>
            <w:r w:rsidRPr="000D3FB7">
              <w:rPr>
                <w:rFonts w:eastAsia="Times New Roman"/>
                <w:b/>
                <w:bCs/>
                <w:color w:val="FFFFFF"/>
                <w:sz w:val="18"/>
                <w:szCs w:val="18"/>
              </w:rPr>
              <w:t>Upper</w:t>
            </w:r>
            <w:r w:rsidRPr="000D3FB7">
              <w:rPr>
                <w:rFonts w:eastAsia="Times New Roman"/>
                <w:b/>
                <w:bCs/>
                <w:color w:val="FFFFFF"/>
                <w:sz w:val="18"/>
                <w:szCs w:val="18"/>
              </w:rPr>
              <w:br/>
              <w:t>bound</w:t>
            </w:r>
          </w:p>
        </w:tc>
      </w:tr>
      <w:tr w:rsidR="00734FC8" w:rsidRPr="000D3FB7" w14:paraId="74225A70" w14:textId="77777777" w:rsidTr="00540A29">
        <w:trPr>
          <w:trHeight w:val="20"/>
          <w:jc w:val="center"/>
        </w:trPr>
        <w:tc>
          <w:tcPr>
            <w:tcW w:w="1632" w:type="pct"/>
            <w:tcBorders>
              <w:left w:val="nil"/>
              <w:bottom w:val="single" w:sz="4" w:space="0" w:color="7F7F7F"/>
            </w:tcBorders>
            <w:shd w:val="clear" w:color="auto" w:fill="A6A6A6"/>
            <w:noWrap/>
            <w:vAlign w:val="center"/>
            <w:hideMark/>
          </w:tcPr>
          <w:p w14:paraId="16A7B8AE" w14:textId="77777777" w:rsidR="00734FC8" w:rsidRPr="000D3FB7" w:rsidRDefault="00734FC8" w:rsidP="00540A29">
            <w:pPr>
              <w:keepNext/>
              <w:spacing w:before="20" w:after="20" w:line="240" w:lineRule="auto"/>
              <w:jc w:val="left"/>
              <w:rPr>
                <w:rFonts w:eastAsia="Times New Roman"/>
                <w:b/>
                <w:bCs/>
                <w:color w:val="161616"/>
                <w:sz w:val="18"/>
                <w:szCs w:val="18"/>
              </w:rPr>
            </w:pPr>
            <w:r w:rsidRPr="000D3FB7">
              <w:rPr>
                <w:rFonts w:eastAsia="Times New Roman"/>
                <w:b/>
                <w:bCs/>
                <w:color w:val="161616"/>
                <w:sz w:val="18"/>
                <w:szCs w:val="18"/>
              </w:rPr>
              <w:t>WORLD</w:t>
            </w:r>
          </w:p>
        </w:tc>
        <w:tc>
          <w:tcPr>
            <w:tcW w:w="421" w:type="pct"/>
            <w:tcBorders>
              <w:top w:val="nil"/>
              <w:bottom w:val="single" w:sz="4" w:space="0" w:color="7F7F7F"/>
            </w:tcBorders>
            <w:shd w:val="clear" w:color="auto" w:fill="A6A6A6"/>
            <w:vAlign w:val="center"/>
          </w:tcPr>
          <w:p w14:paraId="3B64B16B" w14:textId="77777777" w:rsidR="00734FC8" w:rsidRPr="000D3FB7" w:rsidRDefault="00734FC8" w:rsidP="00540A29">
            <w:pPr>
              <w:keepNext/>
              <w:spacing w:before="20" w:after="20" w:line="240" w:lineRule="auto"/>
              <w:jc w:val="right"/>
              <w:rPr>
                <w:b/>
                <w:bCs/>
                <w:sz w:val="18"/>
                <w:szCs w:val="18"/>
              </w:rPr>
            </w:pPr>
            <w:r>
              <w:rPr>
                <w:b/>
                <w:bCs/>
                <w:sz w:val="18"/>
                <w:szCs w:val="18"/>
              </w:rPr>
              <w:t>8.7</w:t>
            </w:r>
          </w:p>
        </w:tc>
        <w:tc>
          <w:tcPr>
            <w:tcW w:w="421" w:type="pct"/>
            <w:tcBorders>
              <w:top w:val="nil"/>
              <w:bottom w:val="single" w:sz="4" w:space="0" w:color="7F7F7F"/>
            </w:tcBorders>
            <w:shd w:val="clear" w:color="auto" w:fill="A6A6A6"/>
            <w:vAlign w:val="center"/>
          </w:tcPr>
          <w:p w14:paraId="20F73748" w14:textId="77777777" w:rsidR="00734FC8" w:rsidRPr="000D3FB7" w:rsidRDefault="00734FC8" w:rsidP="00540A29">
            <w:pPr>
              <w:keepNext/>
              <w:spacing w:before="20" w:after="20" w:line="240" w:lineRule="auto"/>
              <w:jc w:val="right"/>
              <w:rPr>
                <w:b/>
                <w:bCs/>
                <w:sz w:val="18"/>
                <w:szCs w:val="18"/>
              </w:rPr>
            </w:pPr>
            <w:r>
              <w:rPr>
                <w:b/>
                <w:bCs/>
                <w:sz w:val="18"/>
                <w:szCs w:val="18"/>
              </w:rPr>
              <w:t>9.6</w:t>
            </w:r>
          </w:p>
        </w:tc>
        <w:tc>
          <w:tcPr>
            <w:tcW w:w="421" w:type="pct"/>
            <w:tcBorders>
              <w:top w:val="nil"/>
              <w:bottom w:val="single" w:sz="4" w:space="0" w:color="7F7F7F"/>
            </w:tcBorders>
            <w:shd w:val="clear" w:color="auto" w:fill="A6A6A6"/>
            <w:vAlign w:val="center"/>
          </w:tcPr>
          <w:p w14:paraId="47107DBA" w14:textId="77777777" w:rsidR="00734FC8" w:rsidRPr="000D3FB7" w:rsidRDefault="00734FC8" w:rsidP="00540A29">
            <w:pPr>
              <w:keepNext/>
              <w:spacing w:before="20" w:after="20" w:line="240" w:lineRule="auto"/>
              <w:jc w:val="right"/>
              <w:rPr>
                <w:b/>
                <w:bCs/>
                <w:sz w:val="18"/>
                <w:szCs w:val="18"/>
              </w:rPr>
            </w:pPr>
            <w:r>
              <w:rPr>
                <w:b/>
                <w:bCs/>
                <w:sz w:val="18"/>
                <w:szCs w:val="18"/>
              </w:rPr>
              <w:t>694.7</w:t>
            </w:r>
          </w:p>
        </w:tc>
        <w:tc>
          <w:tcPr>
            <w:tcW w:w="422" w:type="pct"/>
            <w:tcBorders>
              <w:top w:val="nil"/>
              <w:bottom w:val="single" w:sz="4" w:space="0" w:color="7F7F7F"/>
              <w:right w:val="single" w:sz="4" w:space="0" w:color="767171" w:themeColor="background2" w:themeShade="80"/>
            </w:tcBorders>
            <w:shd w:val="clear" w:color="auto" w:fill="A6A6A6"/>
            <w:vAlign w:val="center"/>
          </w:tcPr>
          <w:p w14:paraId="5EB427BA" w14:textId="77777777" w:rsidR="00734FC8" w:rsidRPr="000D3FB7" w:rsidRDefault="00734FC8" w:rsidP="00540A29">
            <w:pPr>
              <w:keepNext/>
              <w:spacing w:before="20" w:after="20" w:line="240" w:lineRule="auto"/>
              <w:jc w:val="right"/>
              <w:rPr>
                <w:b/>
                <w:bCs/>
                <w:sz w:val="18"/>
                <w:szCs w:val="18"/>
              </w:rPr>
            </w:pPr>
            <w:r>
              <w:rPr>
                <w:b/>
                <w:bCs/>
                <w:sz w:val="18"/>
                <w:szCs w:val="18"/>
              </w:rPr>
              <w:t>763.4</w:t>
            </w:r>
          </w:p>
        </w:tc>
        <w:tc>
          <w:tcPr>
            <w:tcW w:w="421" w:type="pct"/>
            <w:tcBorders>
              <w:top w:val="nil"/>
              <w:left w:val="single" w:sz="4" w:space="0" w:color="767171" w:themeColor="background2" w:themeShade="80"/>
              <w:bottom w:val="single" w:sz="4" w:space="0" w:color="7F7F7F"/>
              <w:right w:val="nil"/>
            </w:tcBorders>
            <w:shd w:val="clear" w:color="auto" w:fill="A6A6A6"/>
            <w:vAlign w:val="center"/>
          </w:tcPr>
          <w:p w14:paraId="4064FEA2" w14:textId="77777777" w:rsidR="00734FC8" w:rsidRPr="000D3FB7" w:rsidDel="00797121" w:rsidRDefault="00734FC8" w:rsidP="00540A29">
            <w:pPr>
              <w:keepNext/>
              <w:spacing w:before="20" w:after="20" w:line="240" w:lineRule="auto"/>
              <w:jc w:val="right"/>
              <w:rPr>
                <w:b/>
                <w:bCs/>
                <w:sz w:val="18"/>
                <w:szCs w:val="18"/>
              </w:rPr>
            </w:pPr>
            <w:r>
              <w:rPr>
                <w:b/>
                <w:bCs/>
                <w:sz w:val="18"/>
                <w:szCs w:val="18"/>
              </w:rPr>
              <w:t>8.9</w:t>
            </w:r>
          </w:p>
        </w:tc>
        <w:tc>
          <w:tcPr>
            <w:tcW w:w="422" w:type="pct"/>
            <w:tcBorders>
              <w:top w:val="nil"/>
              <w:bottom w:val="single" w:sz="4" w:space="0" w:color="7F7F7F"/>
              <w:right w:val="nil"/>
            </w:tcBorders>
            <w:shd w:val="clear" w:color="auto" w:fill="A6A6A6"/>
            <w:vAlign w:val="center"/>
          </w:tcPr>
          <w:p w14:paraId="7D89748D" w14:textId="77777777" w:rsidR="00734FC8" w:rsidRPr="000D3FB7" w:rsidDel="00797121" w:rsidRDefault="00734FC8" w:rsidP="00540A29">
            <w:pPr>
              <w:keepNext/>
              <w:spacing w:before="20" w:after="20" w:line="240" w:lineRule="auto"/>
              <w:jc w:val="right"/>
              <w:rPr>
                <w:b/>
                <w:bCs/>
                <w:sz w:val="18"/>
                <w:szCs w:val="18"/>
              </w:rPr>
            </w:pPr>
            <w:r>
              <w:rPr>
                <w:b/>
                <w:bCs/>
                <w:sz w:val="18"/>
                <w:szCs w:val="18"/>
              </w:rPr>
              <w:t>9.4</w:t>
            </w:r>
          </w:p>
        </w:tc>
        <w:tc>
          <w:tcPr>
            <w:tcW w:w="421" w:type="pct"/>
            <w:tcBorders>
              <w:top w:val="nil"/>
              <w:bottom w:val="single" w:sz="4" w:space="0" w:color="7F7F7F"/>
              <w:right w:val="nil"/>
            </w:tcBorders>
            <w:shd w:val="clear" w:color="auto" w:fill="A6A6A6"/>
            <w:vAlign w:val="center"/>
          </w:tcPr>
          <w:p w14:paraId="1D492E0D" w14:textId="77777777" w:rsidR="00734FC8" w:rsidRPr="000D3FB7" w:rsidDel="00797121" w:rsidRDefault="00734FC8" w:rsidP="00540A29">
            <w:pPr>
              <w:keepNext/>
              <w:spacing w:before="20" w:after="20" w:line="240" w:lineRule="auto"/>
              <w:jc w:val="right"/>
              <w:rPr>
                <w:b/>
                <w:bCs/>
                <w:sz w:val="18"/>
                <w:szCs w:val="18"/>
              </w:rPr>
            </w:pPr>
            <w:r>
              <w:rPr>
                <w:b/>
                <w:bCs/>
                <w:sz w:val="18"/>
                <w:szCs w:val="18"/>
              </w:rPr>
              <w:t>713.3</w:t>
            </w:r>
          </w:p>
        </w:tc>
        <w:tc>
          <w:tcPr>
            <w:tcW w:w="420" w:type="pct"/>
            <w:tcBorders>
              <w:top w:val="nil"/>
              <w:bottom w:val="single" w:sz="4" w:space="0" w:color="7F7F7F"/>
              <w:right w:val="nil"/>
            </w:tcBorders>
            <w:shd w:val="clear" w:color="auto" w:fill="A6A6A6"/>
            <w:vAlign w:val="center"/>
          </w:tcPr>
          <w:p w14:paraId="1B7860B2" w14:textId="77777777" w:rsidR="00734FC8" w:rsidRPr="000D3FB7" w:rsidDel="00797121" w:rsidRDefault="00734FC8" w:rsidP="00540A29">
            <w:pPr>
              <w:keepNext/>
              <w:spacing w:before="20" w:after="20" w:line="240" w:lineRule="auto"/>
              <w:jc w:val="right"/>
              <w:rPr>
                <w:b/>
                <w:bCs/>
                <w:sz w:val="18"/>
                <w:szCs w:val="18"/>
              </w:rPr>
            </w:pPr>
            <w:r>
              <w:rPr>
                <w:b/>
                <w:bCs/>
                <w:sz w:val="18"/>
                <w:szCs w:val="18"/>
              </w:rPr>
              <w:t>757.2</w:t>
            </w:r>
          </w:p>
        </w:tc>
      </w:tr>
      <w:tr w:rsidR="00734FC8" w:rsidRPr="000D3FB7" w14:paraId="731BF789" w14:textId="77777777" w:rsidTr="00540A29">
        <w:trPr>
          <w:trHeight w:val="20"/>
          <w:jc w:val="center"/>
        </w:trPr>
        <w:tc>
          <w:tcPr>
            <w:tcW w:w="1632" w:type="pct"/>
            <w:tcBorders>
              <w:top w:val="single" w:sz="4" w:space="0" w:color="7F7F7F"/>
              <w:left w:val="nil"/>
              <w:bottom w:val="single" w:sz="4" w:space="0" w:color="7F7F7F"/>
            </w:tcBorders>
            <w:shd w:val="clear" w:color="auto" w:fill="D9D9D9"/>
            <w:noWrap/>
            <w:vAlign w:val="center"/>
            <w:hideMark/>
          </w:tcPr>
          <w:p w14:paraId="64F4695B" w14:textId="77777777" w:rsidR="00734FC8" w:rsidRPr="000D3FB7" w:rsidRDefault="00734FC8" w:rsidP="00540A29">
            <w:pPr>
              <w:keepNext/>
              <w:spacing w:before="20" w:after="20" w:line="240" w:lineRule="auto"/>
              <w:jc w:val="left"/>
              <w:rPr>
                <w:rFonts w:eastAsia="Times New Roman"/>
                <w:b/>
                <w:bCs/>
                <w:sz w:val="18"/>
                <w:szCs w:val="18"/>
              </w:rPr>
            </w:pPr>
            <w:r w:rsidRPr="000D3FB7">
              <w:rPr>
                <w:rFonts w:eastAsia="Times New Roman"/>
                <w:b/>
                <w:bCs/>
                <w:sz w:val="18"/>
                <w:szCs w:val="18"/>
              </w:rPr>
              <w:t>AFRICA</w:t>
            </w:r>
          </w:p>
        </w:tc>
        <w:tc>
          <w:tcPr>
            <w:tcW w:w="421" w:type="pct"/>
            <w:tcBorders>
              <w:top w:val="single" w:sz="4" w:space="0" w:color="7F7F7F"/>
              <w:bottom w:val="single" w:sz="4" w:space="0" w:color="7F7F7F"/>
            </w:tcBorders>
            <w:shd w:val="clear" w:color="auto" w:fill="D9D9D9"/>
            <w:vAlign w:val="center"/>
          </w:tcPr>
          <w:p w14:paraId="0F7AACD7" w14:textId="77777777" w:rsidR="00734FC8" w:rsidRPr="000D3FB7" w:rsidRDefault="00734FC8" w:rsidP="00540A29">
            <w:pPr>
              <w:keepNext/>
              <w:spacing w:before="20" w:after="20" w:line="240" w:lineRule="auto"/>
              <w:jc w:val="right"/>
              <w:rPr>
                <w:b/>
                <w:bCs/>
                <w:sz w:val="18"/>
                <w:szCs w:val="18"/>
              </w:rPr>
            </w:pPr>
            <w:r>
              <w:rPr>
                <w:b/>
                <w:bCs/>
                <w:sz w:val="18"/>
                <w:szCs w:val="18"/>
              </w:rPr>
              <w:t>19.3</w:t>
            </w:r>
          </w:p>
        </w:tc>
        <w:tc>
          <w:tcPr>
            <w:tcW w:w="421" w:type="pct"/>
            <w:tcBorders>
              <w:top w:val="single" w:sz="4" w:space="0" w:color="7F7F7F"/>
              <w:bottom w:val="single" w:sz="4" w:space="0" w:color="7F7F7F"/>
            </w:tcBorders>
            <w:shd w:val="clear" w:color="auto" w:fill="D9D9D9"/>
            <w:vAlign w:val="center"/>
          </w:tcPr>
          <w:p w14:paraId="70457358" w14:textId="77777777" w:rsidR="00734FC8" w:rsidRPr="000D3FB7" w:rsidRDefault="00734FC8" w:rsidP="00540A29">
            <w:pPr>
              <w:keepNext/>
              <w:spacing w:before="20" w:after="20" w:line="240" w:lineRule="auto"/>
              <w:jc w:val="right"/>
              <w:rPr>
                <w:b/>
                <w:bCs/>
                <w:sz w:val="18"/>
                <w:szCs w:val="18"/>
              </w:rPr>
            </w:pPr>
            <w:r>
              <w:rPr>
                <w:b/>
                <w:bCs/>
                <w:sz w:val="18"/>
                <w:szCs w:val="18"/>
              </w:rPr>
              <w:t>21.6</w:t>
            </w:r>
          </w:p>
        </w:tc>
        <w:tc>
          <w:tcPr>
            <w:tcW w:w="421" w:type="pct"/>
            <w:tcBorders>
              <w:top w:val="single" w:sz="4" w:space="0" w:color="7F7F7F"/>
              <w:bottom w:val="single" w:sz="4" w:space="0" w:color="7F7F7F"/>
            </w:tcBorders>
            <w:shd w:val="clear" w:color="auto" w:fill="D9D9D9"/>
            <w:vAlign w:val="center"/>
          </w:tcPr>
          <w:p w14:paraId="3366DC7F" w14:textId="77777777" w:rsidR="00734FC8" w:rsidRPr="000D3FB7" w:rsidRDefault="00734FC8" w:rsidP="00540A29">
            <w:pPr>
              <w:keepNext/>
              <w:spacing w:before="20" w:after="20" w:line="240" w:lineRule="auto"/>
              <w:jc w:val="right"/>
              <w:rPr>
                <w:b/>
                <w:bCs/>
                <w:sz w:val="18"/>
                <w:szCs w:val="18"/>
              </w:rPr>
            </w:pPr>
            <w:r>
              <w:rPr>
                <w:b/>
                <w:bCs/>
                <w:sz w:val="18"/>
                <w:szCs w:val="18"/>
              </w:rPr>
              <w:t>274.8</w:t>
            </w:r>
          </w:p>
        </w:tc>
        <w:tc>
          <w:tcPr>
            <w:tcW w:w="422" w:type="pct"/>
            <w:tcBorders>
              <w:top w:val="single" w:sz="4" w:space="0" w:color="7F7F7F"/>
              <w:bottom w:val="single" w:sz="4" w:space="0" w:color="7F7F7F"/>
              <w:right w:val="single" w:sz="4" w:space="0" w:color="767171" w:themeColor="background2" w:themeShade="80"/>
            </w:tcBorders>
            <w:shd w:val="clear" w:color="auto" w:fill="D9D9D9"/>
            <w:vAlign w:val="center"/>
          </w:tcPr>
          <w:p w14:paraId="0C25D2C6" w14:textId="77777777" w:rsidR="00734FC8" w:rsidRPr="000D3FB7" w:rsidRDefault="00734FC8" w:rsidP="00540A29">
            <w:pPr>
              <w:keepNext/>
              <w:spacing w:before="20" w:after="20" w:line="240" w:lineRule="auto"/>
              <w:jc w:val="right"/>
              <w:rPr>
                <w:b/>
                <w:bCs/>
                <w:sz w:val="18"/>
                <w:szCs w:val="18"/>
              </w:rPr>
            </w:pPr>
            <w:r>
              <w:rPr>
                <w:b/>
                <w:bCs/>
                <w:sz w:val="18"/>
                <w:szCs w:val="18"/>
              </w:rPr>
              <w:t>307.7</w:t>
            </w:r>
          </w:p>
        </w:tc>
        <w:tc>
          <w:tcPr>
            <w:tcW w:w="421" w:type="pct"/>
            <w:tcBorders>
              <w:top w:val="single" w:sz="4" w:space="0" w:color="7F7F7F"/>
              <w:left w:val="single" w:sz="4" w:space="0" w:color="767171" w:themeColor="background2" w:themeShade="80"/>
              <w:bottom w:val="single" w:sz="4" w:space="0" w:color="7F7F7F"/>
              <w:right w:val="nil"/>
            </w:tcBorders>
            <w:shd w:val="clear" w:color="auto" w:fill="D9D9D9"/>
            <w:vAlign w:val="center"/>
          </w:tcPr>
          <w:p w14:paraId="2213B938" w14:textId="77777777" w:rsidR="00734FC8" w:rsidRPr="000D3FB7" w:rsidDel="00797121" w:rsidRDefault="00734FC8" w:rsidP="00540A29">
            <w:pPr>
              <w:keepNext/>
              <w:spacing w:before="20" w:after="20" w:line="240" w:lineRule="auto"/>
              <w:jc w:val="right"/>
              <w:rPr>
                <w:b/>
                <w:bCs/>
                <w:sz w:val="18"/>
                <w:szCs w:val="18"/>
              </w:rPr>
            </w:pPr>
            <w:r>
              <w:rPr>
                <w:b/>
                <w:bCs/>
                <w:sz w:val="18"/>
                <w:szCs w:val="18"/>
              </w:rPr>
              <w:t>19.7</w:t>
            </w:r>
          </w:p>
        </w:tc>
        <w:tc>
          <w:tcPr>
            <w:tcW w:w="422" w:type="pct"/>
            <w:tcBorders>
              <w:top w:val="single" w:sz="4" w:space="0" w:color="7F7F7F"/>
              <w:bottom w:val="single" w:sz="4" w:space="0" w:color="7F7F7F"/>
              <w:right w:val="nil"/>
            </w:tcBorders>
            <w:shd w:val="clear" w:color="auto" w:fill="D9D9D9"/>
            <w:vAlign w:val="center"/>
          </w:tcPr>
          <w:p w14:paraId="69B5512A" w14:textId="77777777" w:rsidR="00734FC8" w:rsidRPr="000D3FB7" w:rsidDel="00797121" w:rsidRDefault="00734FC8" w:rsidP="00540A29">
            <w:pPr>
              <w:keepNext/>
              <w:spacing w:before="20" w:after="20" w:line="240" w:lineRule="auto"/>
              <w:jc w:val="right"/>
              <w:rPr>
                <w:b/>
                <w:bCs/>
                <w:sz w:val="18"/>
                <w:szCs w:val="18"/>
              </w:rPr>
            </w:pPr>
            <w:r>
              <w:rPr>
                <w:b/>
                <w:bCs/>
                <w:sz w:val="18"/>
                <w:szCs w:val="18"/>
              </w:rPr>
              <w:t>21.2</w:t>
            </w:r>
          </w:p>
        </w:tc>
        <w:tc>
          <w:tcPr>
            <w:tcW w:w="421" w:type="pct"/>
            <w:tcBorders>
              <w:top w:val="single" w:sz="4" w:space="0" w:color="7F7F7F"/>
              <w:bottom w:val="single" w:sz="4" w:space="0" w:color="7F7F7F"/>
              <w:right w:val="nil"/>
            </w:tcBorders>
            <w:shd w:val="clear" w:color="auto" w:fill="D9D9D9"/>
            <w:vAlign w:val="center"/>
          </w:tcPr>
          <w:p w14:paraId="6BF79E75" w14:textId="77777777" w:rsidR="00734FC8" w:rsidRPr="000D3FB7" w:rsidDel="00797121" w:rsidRDefault="00734FC8" w:rsidP="00540A29">
            <w:pPr>
              <w:keepNext/>
              <w:spacing w:before="20" w:after="20" w:line="240" w:lineRule="auto"/>
              <w:jc w:val="right"/>
              <w:rPr>
                <w:b/>
                <w:bCs/>
                <w:sz w:val="18"/>
                <w:szCs w:val="18"/>
              </w:rPr>
            </w:pPr>
            <w:r>
              <w:rPr>
                <w:b/>
                <w:bCs/>
                <w:sz w:val="18"/>
                <w:szCs w:val="18"/>
              </w:rPr>
              <w:t>287.7</w:t>
            </w:r>
          </w:p>
        </w:tc>
        <w:tc>
          <w:tcPr>
            <w:tcW w:w="420" w:type="pct"/>
            <w:tcBorders>
              <w:top w:val="single" w:sz="4" w:space="0" w:color="7F7F7F"/>
              <w:bottom w:val="single" w:sz="4" w:space="0" w:color="7F7F7F"/>
              <w:right w:val="nil"/>
            </w:tcBorders>
            <w:shd w:val="clear" w:color="auto" w:fill="D9D9D9"/>
            <w:vAlign w:val="center"/>
          </w:tcPr>
          <w:p w14:paraId="1586E56B" w14:textId="77777777" w:rsidR="00734FC8" w:rsidRPr="000D3FB7" w:rsidDel="00797121" w:rsidRDefault="00734FC8" w:rsidP="00540A29">
            <w:pPr>
              <w:keepNext/>
              <w:spacing w:before="20" w:after="20" w:line="240" w:lineRule="auto"/>
              <w:jc w:val="right"/>
              <w:rPr>
                <w:b/>
                <w:bCs/>
                <w:sz w:val="18"/>
                <w:szCs w:val="18"/>
              </w:rPr>
            </w:pPr>
            <w:r>
              <w:rPr>
                <w:b/>
                <w:bCs/>
                <w:sz w:val="18"/>
                <w:szCs w:val="18"/>
              </w:rPr>
              <w:t>309.7</w:t>
            </w:r>
          </w:p>
        </w:tc>
      </w:tr>
      <w:tr w:rsidR="00734FC8" w:rsidRPr="000D3FB7" w14:paraId="3CE8AB15"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12F42F6B" w14:textId="77777777" w:rsidR="00734FC8" w:rsidRPr="000D3FB7" w:rsidRDefault="00734FC8" w:rsidP="00540A29">
            <w:pPr>
              <w:keepNext/>
              <w:spacing w:before="20" w:after="20" w:line="240" w:lineRule="auto"/>
              <w:jc w:val="left"/>
              <w:rPr>
                <w:rFonts w:eastAsia="Times New Roman"/>
                <w:sz w:val="18"/>
                <w:szCs w:val="18"/>
              </w:rPr>
            </w:pPr>
            <w:r w:rsidRPr="000D3FB7">
              <w:rPr>
                <w:rFonts w:eastAsia="Times New Roman"/>
                <w:sz w:val="18"/>
                <w:szCs w:val="18"/>
              </w:rPr>
              <w:t>Northern Africa</w:t>
            </w:r>
          </w:p>
        </w:tc>
        <w:tc>
          <w:tcPr>
            <w:tcW w:w="421" w:type="pct"/>
            <w:tcBorders>
              <w:top w:val="single" w:sz="4" w:space="0" w:color="7F7F7F"/>
              <w:bottom w:val="single" w:sz="4" w:space="0" w:color="7F7F7F"/>
            </w:tcBorders>
            <w:vAlign w:val="center"/>
          </w:tcPr>
          <w:p w14:paraId="3CCBDDE2" w14:textId="77777777" w:rsidR="00734FC8" w:rsidRPr="000D3FB7" w:rsidRDefault="00734FC8" w:rsidP="00540A29">
            <w:pPr>
              <w:keepNext/>
              <w:spacing w:before="20" w:after="20" w:line="240" w:lineRule="auto"/>
              <w:jc w:val="right"/>
              <w:rPr>
                <w:sz w:val="18"/>
                <w:szCs w:val="18"/>
              </w:rPr>
            </w:pPr>
            <w:r>
              <w:rPr>
                <w:sz w:val="18"/>
                <w:szCs w:val="18"/>
              </w:rPr>
              <w:t>7.1</w:t>
            </w:r>
          </w:p>
        </w:tc>
        <w:tc>
          <w:tcPr>
            <w:tcW w:w="421" w:type="pct"/>
            <w:tcBorders>
              <w:top w:val="single" w:sz="4" w:space="0" w:color="7F7F7F"/>
              <w:bottom w:val="single" w:sz="4" w:space="0" w:color="7F7F7F"/>
            </w:tcBorders>
            <w:vAlign w:val="center"/>
          </w:tcPr>
          <w:p w14:paraId="740C01E9" w14:textId="77777777" w:rsidR="00734FC8" w:rsidRPr="000D3FB7" w:rsidRDefault="00734FC8" w:rsidP="00540A29">
            <w:pPr>
              <w:keepNext/>
              <w:spacing w:before="20" w:after="20" w:line="240" w:lineRule="auto"/>
              <w:jc w:val="right"/>
              <w:rPr>
                <w:sz w:val="18"/>
                <w:szCs w:val="18"/>
              </w:rPr>
            </w:pPr>
            <w:r>
              <w:rPr>
                <w:sz w:val="18"/>
                <w:szCs w:val="18"/>
              </w:rPr>
              <w:t>8.9</w:t>
            </w:r>
          </w:p>
        </w:tc>
        <w:tc>
          <w:tcPr>
            <w:tcW w:w="421" w:type="pct"/>
            <w:tcBorders>
              <w:top w:val="single" w:sz="4" w:space="0" w:color="7F7F7F"/>
              <w:bottom w:val="single" w:sz="4" w:space="0" w:color="7F7F7F"/>
            </w:tcBorders>
            <w:vAlign w:val="center"/>
          </w:tcPr>
          <w:p w14:paraId="0BB24D8B" w14:textId="77777777" w:rsidR="00734FC8" w:rsidRPr="000D3FB7" w:rsidRDefault="00734FC8" w:rsidP="00540A29">
            <w:pPr>
              <w:keepNext/>
              <w:spacing w:before="20" w:after="20" w:line="240" w:lineRule="auto"/>
              <w:jc w:val="right"/>
              <w:rPr>
                <w:sz w:val="18"/>
                <w:szCs w:val="18"/>
              </w:rPr>
            </w:pPr>
            <w:r>
              <w:rPr>
                <w:sz w:val="18"/>
                <w:szCs w:val="18"/>
              </w:rPr>
              <w:t>18.4</w:t>
            </w:r>
          </w:p>
        </w:tc>
        <w:tc>
          <w:tcPr>
            <w:tcW w:w="422" w:type="pct"/>
            <w:tcBorders>
              <w:top w:val="single" w:sz="4" w:space="0" w:color="7F7F7F"/>
              <w:bottom w:val="single" w:sz="4" w:space="0" w:color="7F7F7F"/>
              <w:right w:val="single" w:sz="4" w:space="0" w:color="767171" w:themeColor="background2" w:themeShade="80"/>
            </w:tcBorders>
            <w:vAlign w:val="center"/>
          </w:tcPr>
          <w:p w14:paraId="525597C0" w14:textId="77777777" w:rsidR="00734FC8" w:rsidRPr="000D3FB7" w:rsidRDefault="00734FC8" w:rsidP="00540A29">
            <w:pPr>
              <w:keepNext/>
              <w:spacing w:before="20" w:after="20" w:line="240" w:lineRule="auto"/>
              <w:jc w:val="right"/>
              <w:rPr>
                <w:sz w:val="18"/>
                <w:szCs w:val="18"/>
              </w:rPr>
            </w:pPr>
            <w:r>
              <w:rPr>
                <w:sz w:val="18"/>
                <w:szCs w:val="18"/>
              </w:rPr>
              <w:t>23.0</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38AB7AD1" w14:textId="77777777" w:rsidR="00734FC8" w:rsidRPr="000D3FB7" w:rsidDel="00797121" w:rsidRDefault="00734FC8" w:rsidP="00540A29">
            <w:pPr>
              <w:keepNext/>
              <w:spacing w:before="20" w:after="20" w:line="240" w:lineRule="auto"/>
              <w:jc w:val="right"/>
              <w:rPr>
                <w:sz w:val="18"/>
                <w:szCs w:val="18"/>
              </w:rPr>
            </w:pPr>
            <w:r>
              <w:rPr>
                <w:sz w:val="18"/>
                <w:szCs w:val="18"/>
              </w:rPr>
              <w:t>7.4</w:t>
            </w:r>
          </w:p>
        </w:tc>
        <w:tc>
          <w:tcPr>
            <w:tcW w:w="422" w:type="pct"/>
            <w:tcBorders>
              <w:top w:val="single" w:sz="4" w:space="0" w:color="7F7F7F"/>
              <w:bottom w:val="single" w:sz="4" w:space="0" w:color="7F7F7F"/>
              <w:right w:val="nil"/>
            </w:tcBorders>
            <w:vAlign w:val="center"/>
          </w:tcPr>
          <w:p w14:paraId="25936424" w14:textId="77777777" w:rsidR="00734FC8" w:rsidRPr="000D3FB7" w:rsidDel="00797121" w:rsidRDefault="00734FC8" w:rsidP="00540A29">
            <w:pPr>
              <w:keepNext/>
              <w:spacing w:before="20" w:after="20" w:line="240" w:lineRule="auto"/>
              <w:jc w:val="right"/>
              <w:rPr>
                <w:sz w:val="18"/>
                <w:szCs w:val="18"/>
              </w:rPr>
            </w:pPr>
            <w:r>
              <w:rPr>
                <w:sz w:val="18"/>
                <w:szCs w:val="18"/>
              </w:rPr>
              <w:t>8.6</w:t>
            </w:r>
          </w:p>
        </w:tc>
        <w:tc>
          <w:tcPr>
            <w:tcW w:w="421" w:type="pct"/>
            <w:tcBorders>
              <w:top w:val="single" w:sz="4" w:space="0" w:color="7F7F7F"/>
              <w:bottom w:val="single" w:sz="4" w:space="0" w:color="7F7F7F"/>
              <w:right w:val="nil"/>
            </w:tcBorders>
            <w:vAlign w:val="center"/>
          </w:tcPr>
          <w:p w14:paraId="2275861B" w14:textId="77777777" w:rsidR="00734FC8" w:rsidRPr="000D3FB7" w:rsidDel="00797121" w:rsidRDefault="00734FC8" w:rsidP="00540A29">
            <w:pPr>
              <w:keepNext/>
              <w:spacing w:before="20" w:after="20" w:line="240" w:lineRule="auto"/>
              <w:jc w:val="right"/>
              <w:rPr>
                <w:sz w:val="18"/>
                <w:szCs w:val="18"/>
              </w:rPr>
            </w:pPr>
            <w:r>
              <w:rPr>
                <w:sz w:val="18"/>
                <w:szCs w:val="18"/>
              </w:rPr>
              <w:t>19.6</w:t>
            </w:r>
          </w:p>
        </w:tc>
        <w:tc>
          <w:tcPr>
            <w:tcW w:w="420" w:type="pct"/>
            <w:tcBorders>
              <w:top w:val="single" w:sz="4" w:space="0" w:color="7F7F7F"/>
              <w:bottom w:val="single" w:sz="4" w:space="0" w:color="7F7F7F"/>
              <w:right w:val="nil"/>
            </w:tcBorders>
            <w:vAlign w:val="center"/>
          </w:tcPr>
          <w:p w14:paraId="11A68929" w14:textId="77777777" w:rsidR="00734FC8" w:rsidRPr="000D3FB7" w:rsidDel="00797121" w:rsidRDefault="00734FC8" w:rsidP="00540A29">
            <w:pPr>
              <w:keepNext/>
              <w:spacing w:before="20" w:after="20" w:line="240" w:lineRule="auto"/>
              <w:jc w:val="right"/>
              <w:rPr>
                <w:sz w:val="18"/>
                <w:szCs w:val="18"/>
              </w:rPr>
            </w:pPr>
            <w:r>
              <w:rPr>
                <w:sz w:val="18"/>
                <w:szCs w:val="18"/>
              </w:rPr>
              <w:t>22.7</w:t>
            </w:r>
          </w:p>
        </w:tc>
      </w:tr>
      <w:tr w:rsidR="00734FC8" w:rsidRPr="000D3FB7" w14:paraId="71311E2C"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44F81F84" w14:textId="77777777" w:rsidR="00734FC8" w:rsidRPr="000D3FB7" w:rsidRDefault="00734FC8" w:rsidP="00540A29">
            <w:pPr>
              <w:keepNext/>
              <w:spacing w:before="20" w:after="20" w:line="240" w:lineRule="auto"/>
              <w:jc w:val="left"/>
              <w:rPr>
                <w:rFonts w:eastAsia="Times New Roman"/>
                <w:sz w:val="18"/>
                <w:szCs w:val="18"/>
              </w:rPr>
            </w:pPr>
            <w:r w:rsidRPr="000D3FB7">
              <w:rPr>
                <w:rFonts w:eastAsia="Times New Roman"/>
                <w:sz w:val="18"/>
                <w:szCs w:val="18"/>
              </w:rPr>
              <w:t>Sub-Saharan Africa</w:t>
            </w:r>
          </w:p>
        </w:tc>
        <w:tc>
          <w:tcPr>
            <w:tcW w:w="421" w:type="pct"/>
            <w:tcBorders>
              <w:top w:val="single" w:sz="4" w:space="0" w:color="7F7F7F"/>
              <w:bottom w:val="single" w:sz="4" w:space="0" w:color="7F7F7F"/>
            </w:tcBorders>
            <w:vAlign w:val="center"/>
          </w:tcPr>
          <w:p w14:paraId="7DDDF174" w14:textId="77777777" w:rsidR="00734FC8" w:rsidRPr="000D3FB7" w:rsidRDefault="00734FC8" w:rsidP="00540A29">
            <w:pPr>
              <w:keepNext/>
              <w:spacing w:before="20" w:after="20" w:line="240" w:lineRule="auto"/>
              <w:jc w:val="right"/>
              <w:rPr>
                <w:sz w:val="18"/>
                <w:szCs w:val="18"/>
              </w:rPr>
            </w:pPr>
            <w:r>
              <w:rPr>
                <w:sz w:val="18"/>
                <w:szCs w:val="18"/>
              </w:rPr>
              <w:t>22.0</w:t>
            </w:r>
          </w:p>
        </w:tc>
        <w:tc>
          <w:tcPr>
            <w:tcW w:w="421" w:type="pct"/>
            <w:tcBorders>
              <w:top w:val="single" w:sz="4" w:space="0" w:color="7F7F7F"/>
              <w:bottom w:val="single" w:sz="4" w:space="0" w:color="7F7F7F"/>
            </w:tcBorders>
            <w:vAlign w:val="center"/>
          </w:tcPr>
          <w:p w14:paraId="4684DB90" w14:textId="77777777" w:rsidR="00734FC8" w:rsidRPr="000D3FB7" w:rsidRDefault="00734FC8" w:rsidP="00540A29">
            <w:pPr>
              <w:keepNext/>
              <w:spacing w:before="20" w:after="20" w:line="240" w:lineRule="auto"/>
              <w:jc w:val="right"/>
              <w:rPr>
                <w:sz w:val="18"/>
                <w:szCs w:val="18"/>
              </w:rPr>
            </w:pPr>
            <w:r>
              <w:rPr>
                <w:sz w:val="18"/>
                <w:szCs w:val="18"/>
              </w:rPr>
              <w:t>24.4</w:t>
            </w:r>
          </w:p>
        </w:tc>
        <w:tc>
          <w:tcPr>
            <w:tcW w:w="421" w:type="pct"/>
            <w:tcBorders>
              <w:top w:val="single" w:sz="4" w:space="0" w:color="7F7F7F"/>
              <w:bottom w:val="single" w:sz="4" w:space="0" w:color="7F7F7F"/>
            </w:tcBorders>
            <w:vAlign w:val="center"/>
          </w:tcPr>
          <w:p w14:paraId="71E7F6DB" w14:textId="77777777" w:rsidR="00734FC8" w:rsidRPr="000D3FB7" w:rsidRDefault="00734FC8" w:rsidP="00540A29">
            <w:pPr>
              <w:keepNext/>
              <w:spacing w:before="20" w:after="20" w:line="240" w:lineRule="auto"/>
              <w:jc w:val="right"/>
              <w:rPr>
                <w:sz w:val="18"/>
                <w:szCs w:val="18"/>
              </w:rPr>
            </w:pPr>
            <w:r>
              <w:rPr>
                <w:sz w:val="18"/>
                <w:szCs w:val="18"/>
              </w:rPr>
              <w:t>256.4</w:t>
            </w:r>
          </w:p>
        </w:tc>
        <w:tc>
          <w:tcPr>
            <w:tcW w:w="422" w:type="pct"/>
            <w:tcBorders>
              <w:top w:val="single" w:sz="4" w:space="0" w:color="7F7F7F"/>
              <w:bottom w:val="single" w:sz="4" w:space="0" w:color="7F7F7F"/>
              <w:right w:val="single" w:sz="4" w:space="0" w:color="767171" w:themeColor="background2" w:themeShade="80"/>
            </w:tcBorders>
            <w:vAlign w:val="center"/>
          </w:tcPr>
          <w:p w14:paraId="6AF61DB3" w14:textId="77777777" w:rsidR="00734FC8" w:rsidRPr="000D3FB7" w:rsidRDefault="00734FC8" w:rsidP="00540A29">
            <w:pPr>
              <w:keepNext/>
              <w:spacing w:before="20" w:after="20" w:line="240" w:lineRule="auto"/>
              <w:jc w:val="right"/>
              <w:rPr>
                <w:sz w:val="18"/>
                <w:szCs w:val="18"/>
              </w:rPr>
            </w:pPr>
            <w:r>
              <w:rPr>
                <w:sz w:val="18"/>
                <w:szCs w:val="18"/>
              </w:rPr>
              <w:t>287.4</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7EDE5CAD" w14:textId="77777777" w:rsidR="00734FC8" w:rsidRPr="000D3FB7" w:rsidDel="00797121" w:rsidRDefault="00734FC8" w:rsidP="00540A29">
            <w:pPr>
              <w:keepNext/>
              <w:spacing w:before="20" w:after="20" w:line="240" w:lineRule="auto"/>
              <w:jc w:val="right"/>
              <w:rPr>
                <w:sz w:val="18"/>
                <w:szCs w:val="18"/>
              </w:rPr>
            </w:pPr>
            <w:r>
              <w:rPr>
                <w:sz w:val="18"/>
                <w:szCs w:val="18"/>
              </w:rPr>
              <w:t>22.4</w:t>
            </w:r>
          </w:p>
        </w:tc>
        <w:tc>
          <w:tcPr>
            <w:tcW w:w="422" w:type="pct"/>
            <w:tcBorders>
              <w:top w:val="single" w:sz="4" w:space="0" w:color="7F7F7F"/>
              <w:bottom w:val="single" w:sz="4" w:space="0" w:color="7F7F7F"/>
              <w:right w:val="nil"/>
            </w:tcBorders>
            <w:vAlign w:val="center"/>
          </w:tcPr>
          <w:p w14:paraId="33965468" w14:textId="77777777" w:rsidR="00734FC8" w:rsidRPr="000D3FB7" w:rsidDel="00797121" w:rsidRDefault="00734FC8" w:rsidP="00540A29">
            <w:pPr>
              <w:keepNext/>
              <w:spacing w:before="20" w:after="20" w:line="240" w:lineRule="auto"/>
              <w:jc w:val="right"/>
              <w:rPr>
                <w:sz w:val="18"/>
                <w:szCs w:val="18"/>
              </w:rPr>
            </w:pPr>
            <w:r>
              <w:rPr>
                <w:sz w:val="18"/>
                <w:szCs w:val="18"/>
              </w:rPr>
              <w:t>24.0</w:t>
            </w:r>
          </w:p>
        </w:tc>
        <w:tc>
          <w:tcPr>
            <w:tcW w:w="421" w:type="pct"/>
            <w:tcBorders>
              <w:top w:val="single" w:sz="4" w:space="0" w:color="7F7F7F"/>
              <w:bottom w:val="single" w:sz="4" w:space="0" w:color="7F7F7F"/>
              <w:right w:val="nil"/>
            </w:tcBorders>
            <w:vAlign w:val="center"/>
          </w:tcPr>
          <w:p w14:paraId="2930E17D" w14:textId="77777777" w:rsidR="00734FC8" w:rsidRPr="000D3FB7" w:rsidDel="00797121" w:rsidRDefault="00734FC8" w:rsidP="00540A29">
            <w:pPr>
              <w:keepNext/>
              <w:spacing w:before="20" w:after="20" w:line="240" w:lineRule="auto"/>
              <w:jc w:val="right"/>
              <w:rPr>
                <w:sz w:val="18"/>
                <w:szCs w:val="18"/>
              </w:rPr>
            </w:pPr>
            <w:r>
              <w:rPr>
                <w:sz w:val="18"/>
                <w:szCs w:val="18"/>
              </w:rPr>
              <w:t>268.1</w:t>
            </w:r>
          </w:p>
        </w:tc>
        <w:tc>
          <w:tcPr>
            <w:tcW w:w="420" w:type="pct"/>
            <w:tcBorders>
              <w:top w:val="single" w:sz="4" w:space="0" w:color="7F7F7F"/>
              <w:bottom w:val="single" w:sz="4" w:space="0" w:color="7F7F7F"/>
              <w:right w:val="nil"/>
            </w:tcBorders>
            <w:vAlign w:val="center"/>
          </w:tcPr>
          <w:p w14:paraId="53474BBB" w14:textId="77777777" w:rsidR="00734FC8" w:rsidRPr="000D3FB7" w:rsidDel="00797121" w:rsidRDefault="00734FC8" w:rsidP="00540A29">
            <w:pPr>
              <w:keepNext/>
              <w:spacing w:before="20" w:after="20" w:line="240" w:lineRule="auto"/>
              <w:jc w:val="right"/>
              <w:rPr>
                <w:sz w:val="18"/>
                <w:szCs w:val="18"/>
              </w:rPr>
            </w:pPr>
            <w:r>
              <w:rPr>
                <w:sz w:val="18"/>
                <w:szCs w:val="18"/>
              </w:rPr>
              <w:t>287.0</w:t>
            </w:r>
          </w:p>
        </w:tc>
      </w:tr>
      <w:tr w:rsidR="00734FC8" w:rsidRPr="000D3FB7" w14:paraId="485A56FB"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045F64A4" w14:textId="77777777" w:rsidR="00734FC8" w:rsidRPr="000D3FB7" w:rsidRDefault="00734FC8" w:rsidP="00540A29">
            <w:pPr>
              <w:keepNext/>
              <w:spacing w:before="20" w:after="20" w:line="240" w:lineRule="auto"/>
              <w:ind w:left="184"/>
              <w:jc w:val="left"/>
              <w:rPr>
                <w:rFonts w:eastAsia="Times New Roman"/>
                <w:sz w:val="18"/>
                <w:szCs w:val="18"/>
              </w:rPr>
            </w:pPr>
            <w:r w:rsidRPr="000D3FB7">
              <w:rPr>
                <w:rFonts w:eastAsia="Times New Roman"/>
                <w:sz w:val="18"/>
                <w:szCs w:val="18"/>
              </w:rPr>
              <w:t>Eastern Africa</w:t>
            </w:r>
          </w:p>
        </w:tc>
        <w:tc>
          <w:tcPr>
            <w:tcW w:w="421" w:type="pct"/>
            <w:tcBorders>
              <w:top w:val="single" w:sz="4" w:space="0" w:color="7F7F7F"/>
              <w:bottom w:val="single" w:sz="4" w:space="0" w:color="7F7F7F"/>
            </w:tcBorders>
            <w:vAlign w:val="center"/>
          </w:tcPr>
          <w:p w14:paraId="5AA49535" w14:textId="77777777" w:rsidR="00734FC8" w:rsidRPr="000D3FB7" w:rsidRDefault="00734FC8" w:rsidP="00540A29">
            <w:pPr>
              <w:keepNext/>
              <w:spacing w:before="20" w:after="20" w:line="240" w:lineRule="auto"/>
              <w:jc w:val="right"/>
              <w:rPr>
                <w:sz w:val="18"/>
                <w:szCs w:val="18"/>
              </w:rPr>
            </w:pPr>
            <w:r>
              <w:rPr>
                <w:sz w:val="18"/>
                <w:szCs w:val="18"/>
              </w:rPr>
              <w:t>27.8</w:t>
            </w:r>
          </w:p>
        </w:tc>
        <w:tc>
          <w:tcPr>
            <w:tcW w:w="421" w:type="pct"/>
            <w:tcBorders>
              <w:top w:val="single" w:sz="4" w:space="0" w:color="7F7F7F"/>
              <w:bottom w:val="single" w:sz="4" w:space="0" w:color="7F7F7F"/>
            </w:tcBorders>
            <w:vAlign w:val="center"/>
          </w:tcPr>
          <w:p w14:paraId="76FD03D8" w14:textId="77777777" w:rsidR="00734FC8" w:rsidRPr="000D3FB7" w:rsidRDefault="00734FC8" w:rsidP="00540A29">
            <w:pPr>
              <w:keepNext/>
              <w:spacing w:before="20" w:after="20" w:line="240" w:lineRule="auto"/>
              <w:jc w:val="right"/>
              <w:rPr>
                <w:sz w:val="18"/>
                <w:szCs w:val="18"/>
              </w:rPr>
            </w:pPr>
            <w:r>
              <w:rPr>
                <w:sz w:val="18"/>
                <w:szCs w:val="18"/>
              </w:rPr>
              <w:t>30.3</w:t>
            </w:r>
          </w:p>
        </w:tc>
        <w:tc>
          <w:tcPr>
            <w:tcW w:w="421" w:type="pct"/>
            <w:tcBorders>
              <w:top w:val="single" w:sz="4" w:space="0" w:color="7F7F7F"/>
              <w:bottom w:val="single" w:sz="4" w:space="0" w:color="7F7F7F"/>
            </w:tcBorders>
            <w:vAlign w:val="center"/>
          </w:tcPr>
          <w:p w14:paraId="63895D64" w14:textId="77777777" w:rsidR="00734FC8" w:rsidRPr="000D3FB7" w:rsidRDefault="00734FC8" w:rsidP="00540A29">
            <w:pPr>
              <w:keepNext/>
              <w:spacing w:before="20" w:after="20" w:line="240" w:lineRule="auto"/>
              <w:jc w:val="right"/>
              <w:rPr>
                <w:sz w:val="18"/>
                <w:szCs w:val="18"/>
              </w:rPr>
            </w:pPr>
            <w:r>
              <w:rPr>
                <w:sz w:val="18"/>
                <w:szCs w:val="18"/>
              </w:rPr>
              <w:t>131.3</w:t>
            </w:r>
          </w:p>
        </w:tc>
        <w:tc>
          <w:tcPr>
            <w:tcW w:w="422" w:type="pct"/>
            <w:tcBorders>
              <w:top w:val="single" w:sz="4" w:space="0" w:color="7F7F7F"/>
              <w:bottom w:val="single" w:sz="4" w:space="0" w:color="7F7F7F"/>
              <w:right w:val="single" w:sz="4" w:space="0" w:color="767171" w:themeColor="background2" w:themeShade="80"/>
            </w:tcBorders>
            <w:vAlign w:val="center"/>
          </w:tcPr>
          <w:p w14:paraId="27D0C322" w14:textId="77777777" w:rsidR="00734FC8" w:rsidRPr="000D3FB7" w:rsidRDefault="00734FC8" w:rsidP="00540A29">
            <w:pPr>
              <w:keepNext/>
              <w:spacing w:before="20" w:after="20" w:line="240" w:lineRule="auto"/>
              <w:jc w:val="right"/>
              <w:rPr>
                <w:sz w:val="18"/>
                <w:szCs w:val="18"/>
              </w:rPr>
            </w:pPr>
            <w:r>
              <w:rPr>
                <w:sz w:val="18"/>
                <w:szCs w:val="18"/>
              </w:rPr>
              <w:t>143.3</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0EDAC838" w14:textId="77777777" w:rsidR="00734FC8" w:rsidRPr="000D3FB7" w:rsidDel="00797121" w:rsidRDefault="00734FC8" w:rsidP="00540A29">
            <w:pPr>
              <w:keepNext/>
              <w:spacing w:before="20" w:after="20" w:line="240" w:lineRule="auto"/>
              <w:jc w:val="right"/>
              <w:rPr>
                <w:sz w:val="18"/>
                <w:szCs w:val="18"/>
              </w:rPr>
            </w:pPr>
            <w:r>
              <w:rPr>
                <w:sz w:val="18"/>
                <w:szCs w:val="18"/>
              </w:rPr>
              <w:t>26.9</w:t>
            </w:r>
          </w:p>
        </w:tc>
        <w:tc>
          <w:tcPr>
            <w:tcW w:w="422" w:type="pct"/>
            <w:tcBorders>
              <w:top w:val="single" w:sz="4" w:space="0" w:color="7F7F7F"/>
              <w:bottom w:val="single" w:sz="4" w:space="0" w:color="7F7F7F"/>
              <w:right w:val="nil"/>
            </w:tcBorders>
            <w:vAlign w:val="center"/>
          </w:tcPr>
          <w:p w14:paraId="7A3FD027" w14:textId="77777777" w:rsidR="00734FC8" w:rsidRPr="000D3FB7" w:rsidDel="00797121" w:rsidRDefault="00734FC8" w:rsidP="00540A29">
            <w:pPr>
              <w:keepNext/>
              <w:spacing w:before="20" w:after="20" w:line="240" w:lineRule="auto"/>
              <w:jc w:val="right"/>
              <w:rPr>
                <w:sz w:val="18"/>
                <w:szCs w:val="18"/>
              </w:rPr>
            </w:pPr>
            <w:r>
              <w:rPr>
                <w:sz w:val="18"/>
                <w:szCs w:val="18"/>
              </w:rPr>
              <w:t>29.0</w:t>
            </w:r>
          </w:p>
        </w:tc>
        <w:tc>
          <w:tcPr>
            <w:tcW w:w="421" w:type="pct"/>
            <w:tcBorders>
              <w:top w:val="single" w:sz="4" w:space="0" w:color="7F7F7F"/>
              <w:bottom w:val="single" w:sz="4" w:space="0" w:color="7F7F7F"/>
              <w:right w:val="nil"/>
            </w:tcBorders>
            <w:vAlign w:val="center"/>
          </w:tcPr>
          <w:p w14:paraId="7D2150C4" w14:textId="77777777" w:rsidR="00734FC8" w:rsidRPr="000D3FB7" w:rsidDel="00797121" w:rsidRDefault="00734FC8" w:rsidP="00540A29">
            <w:pPr>
              <w:keepNext/>
              <w:spacing w:before="20" w:after="20" w:line="240" w:lineRule="auto"/>
              <w:jc w:val="right"/>
              <w:rPr>
                <w:sz w:val="18"/>
                <w:szCs w:val="18"/>
              </w:rPr>
            </w:pPr>
            <w:r>
              <w:rPr>
                <w:sz w:val="18"/>
                <w:szCs w:val="18"/>
              </w:rPr>
              <w:t>130.7</w:t>
            </w:r>
          </w:p>
        </w:tc>
        <w:tc>
          <w:tcPr>
            <w:tcW w:w="420" w:type="pct"/>
            <w:tcBorders>
              <w:top w:val="single" w:sz="4" w:space="0" w:color="7F7F7F"/>
              <w:bottom w:val="single" w:sz="4" w:space="0" w:color="7F7F7F"/>
              <w:right w:val="nil"/>
            </w:tcBorders>
            <w:vAlign w:val="center"/>
          </w:tcPr>
          <w:p w14:paraId="02245EED" w14:textId="77777777" w:rsidR="00734FC8" w:rsidRPr="000D3FB7" w:rsidDel="00797121" w:rsidRDefault="00734FC8" w:rsidP="00540A29">
            <w:pPr>
              <w:keepNext/>
              <w:spacing w:before="20" w:after="20" w:line="240" w:lineRule="auto"/>
              <w:jc w:val="right"/>
              <w:rPr>
                <w:sz w:val="18"/>
                <w:szCs w:val="18"/>
              </w:rPr>
            </w:pPr>
            <w:r>
              <w:rPr>
                <w:sz w:val="18"/>
                <w:szCs w:val="18"/>
              </w:rPr>
              <w:t>140.5</w:t>
            </w:r>
          </w:p>
        </w:tc>
      </w:tr>
      <w:tr w:rsidR="00734FC8" w:rsidRPr="000D3FB7" w14:paraId="328F3086"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4CC7AD75" w14:textId="77777777" w:rsidR="00734FC8" w:rsidRPr="000D3FB7" w:rsidRDefault="00734FC8" w:rsidP="00540A29">
            <w:pPr>
              <w:keepNext/>
              <w:spacing w:before="20" w:after="20" w:line="240" w:lineRule="auto"/>
              <w:ind w:left="184"/>
              <w:jc w:val="left"/>
              <w:rPr>
                <w:rFonts w:eastAsia="Times New Roman"/>
                <w:sz w:val="18"/>
                <w:szCs w:val="18"/>
              </w:rPr>
            </w:pPr>
            <w:r w:rsidRPr="000D3FB7">
              <w:rPr>
                <w:rFonts w:eastAsia="Times New Roman"/>
                <w:sz w:val="18"/>
                <w:szCs w:val="18"/>
              </w:rPr>
              <w:t>Middle Africa</w:t>
            </w:r>
          </w:p>
        </w:tc>
        <w:tc>
          <w:tcPr>
            <w:tcW w:w="421" w:type="pct"/>
            <w:tcBorders>
              <w:top w:val="single" w:sz="4" w:space="0" w:color="7F7F7F"/>
              <w:bottom w:val="single" w:sz="4" w:space="0" w:color="7F7F7F"/>
            </w:tcBorders>
            <w:vAlign w:val="center"/>
          </w:tcPr>
          <w:p w14:paraId="23563CEB" w14:textId="77777777" w:rsidR="00734FC8" w:rsidRPr="000D3FB7" w:rsidRDefault="00734FC8" w:rsidP="00540A29">
            <w:pPr>
              <w:keepNext/>
              <w:spacing w:before="20" w:after="20" w:line="240" w:lineRule="auto"/>
              <w:jc w:val="right"/>
              <w:rPr>
                <w:sz w:val="18"/>
                <w:szCs w:val="18"/>
              </w:rPr>
            </w:pPr>
            <w:r>
              <w:rPr>
                <w:sz w:val="18"/>
                <w:szCs w:val="18"/>
              </w:rPr>
              <w:t>27.6</w:t>
            </w:r>
          </w:p>
        </w:tc>
        <w:tc>
          <w:tcPr>
            <w:tcW w:w="421" w:type="pct"/>
            <w:tcBorders>
              <w:top w:val="single" w:sz="4" w:space="0" w:color="7F7F7F"/>
              <w:bottom w:val="single" w:sz="4" w:space="0" w:color="7F7F7F"/>
            </w:tcBorders>
            <w:vAlign w:val="center"/>
          </w:tcPr>
          <w:p w14:paraId="3E6BCDED" w14:textId="77777777" w:rsidR="00734FC8" w:rsidRPr="000D3FB7" w:rsidRDefault="00734FC8" w:rsidP="00540A29">
            <w:pPr>
              <w:keepNext/>
              <w:spacing w:before="20" w:after="20" w:line="240" w:lineRule="auto"/>
              <w:jc w:val="right"/>
              <w:rPr>
                <w:sz w:val="18"/>
                <w:szCs w:val="18"/>
              </w:rPr>
            </w:pPr>
            <w:r>
              <w:rPr>
                <w:sz w:val="18"/>
                <w:szCs w:val="18"/>
              </w:rPr>
              <w:t>31.3</w:t>
            </w:r>
          </w:p>
        </w:tc>
        <w:tc>
          <w:tcPr>
            <w:tcW w:w="421" w:type="pct"/>
            <w:tcBorders>
              <w:top w:val="single" w:sz="4" w:space="0" w:color="7F7F7F"/>
              <w:bottom w:val="single" w:sz="4" w:space="0" w:color="7F7F7F"/>
            </w:tcBorders>
            <w:vAlign w:val="center"/>
          </w:tcPr>
          <w:p w14:paraId="48C7CCAC" w14:textId="77777777" w:rsidR="00734FC8" w:rsidRPr="000D3FB7" w:rsidRDefault="00734FC8" w:rsidP="00540A29">
            <w:pPr>
              <w:keepNext/>
              <w:spacing w:before="20" w:after="20" w:line="240" w:lineRule="auto"/>
              <w:jc w:val="right"/>
              <w:rPr>
                <w:sz w:val="18"/>
                <w:szCs w:val="18"/>
              </w:rPr>
            </w:pPr>
            <w:r>
              <w:rPr>
                <w:sz w:val="18"/>
                <w:szCs w:val="18"/>
              </w:rPr>
              <w:t>54.1</w:t>
            </w:r>
          </w:p>
        </w:tc>
        <w:tc>
          <w:tcPr>
            <w:tcW w:w="422" w:type="pct"/>
            <w:tcBorders>
              <w:top w:val="single" w:sz="4" w:space="0" w:color="7F7F7F"/>
              <w:bottom w:val="single" w:sz="4" w:space="0" w:color="7F7F7F"/>
              <w:right w:val="single" w:sz="4" w:space="0" w:color="767171" w:themeColor="background2" w:themeShade="80"/>
            </w:tcBorders>
            <w:vAlign w:val="center"/>
          </w:tcPr>
          <w:p w14:paraId="3403B894" w14:textId="77777777" w:rsidR="00734FC8" w:rsidRPr="000D3FB7" w:rsidRDefault="00734FC8" w:rsidP="00540A29">
            <w:pPr>
              <w:keepNext/>
              <w:spacing w:before="20" w:after="20" w:line="240" w:lineRule="auto"/>
              <w:jc w:val="right"/>
              <w:rPr>
                <w:sz w:val="18"/>
                <w:szCs w:val="18"/>
              </w:rPr>
            </w:pPr>
            <w:r>
              <w:rPr>
                <w:sz w:val="18"/>
                <w:szCs w:val="18"/>
              </w:rPr>
              <w:t>61.3</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0DCCD44B" w14:textId="77777777" w:rsidR="00734FC8" w:rsidRPr="000D3FB7" w:rsidDel="00797121" w:rsidRDefault="00734FC8" w:rsidP="00540A29">
            <w:pPr>
              <w:keepNext/>
              <w:spacing w:before="20" w:after="20" w:line="240" w:lineRule="auto"/>
              <w:jc w:val="right"/>
              <w:rPr>
                <w:sz w:val="18"/>
                <w:szCs w:val="18"/>
              </w:rPr>
            </w:pPr>
            <w:r>
              <w:rPr>
                <w:sz w:val="18"/>
                <w:szCs w:val="18"/>
              </w:rPr>
              <w:t>30.5</w:t>
            </w:r>
          </w:p>
        </w:tc>
        <w:tc>
          <w:tcPr>
            <w:tcW w:w="422" w:type="pct"/>
            <w:tcBorders>
              <w:top w:val="single" w:sz="4" w:space="0" w:color="7F7F7F"/>
              <w:bottom w:val="single" w:sz="4" w:space="0" w:color="7F7F7F"/>
              <w:right w:val="nil"/>
            </w:tcBorders>
            <w:vAlign w:val="center"/>
          </w:tcPr>
          <w:p w14:paraId="05F90283" w14:textId="77777777" w:rsidR="00734FC8" w:rsidRPr="000D3FB7" w:rsidDel="00797121" w:rsidRDefault="00734FC8" w:rsidP="00540A29">
            <w:pPr>
              <w:keepNext/>
              <w:spacing w:before="20" w:after="20" w:line="240" w:lineRule="auto"/>
              <w:jc w:val="right"/>
              <w:rPr>
                <w:sz w:val="18"/>
                <w:szCs w:val="18"/>
              </w:rPr>
            </w:pPr>
            <w:r>
              <w:rPr>
                <w:sz w:val="18"/>
                <w:szCs w:val="18"/>
              </w:rPr>
              <w:t>31.3</w:t>
            </w:r>
          </w:p>
        </w:tc>
        <w:tc>
          <w:tcPr>
            <w:tcW w:w="421" w:type="pct"/>
            <w:tcBorders>
              <w:top w:val="single" w:sz="4" w:space="0" w:color="7F7F7F"/>
              <w:bottom w:val="single" w:sz="4" w:space="0" w:color="7F7F7F"/>
              <w:right w:val="nil"/>
            </w:tcBorders>
            <w:vAlign w:val="center"/>
          </w:tcPr>
          <w:p w14:paraId="3CE21715" w14:textId="77777777" w:rsidR="00734FC8" w:rsidRPr="000D3FB7" w:rsidDel="00797121" w:rsidRDefault="00734FC8" w:rsidP="00540A29">
            <w:pPr>
              <w:keepNext/>
              <w:spacing w:before="20" w:after="20" w:line="240" w:lineRule="auto"/>
              <w:jc w:val="right"/>
              <w:rPr>
                <w:sz w:val="18"/>
                <w:szCs w:val="18"/>
              </w:rPr>
            </w:pPr>
            <w:r>
              <w:rPr>
                <w:sz w:val="18"/>
                <w:szCs w:val="18"/>
              </w:rPr>
              <w:t>61.7</w:t>
            </w:r>
          </w:p>
        </w:tc>
        <w:tc>
          <w:tcPr>
            <w:tcW w:w="420" w:type="pct"/>
            <w:tcBorders>
              <w:top w:val="single" w:sz="4" w:space="0" w:color="7F7F7F"/>
              <w:bottom w:val="single" w:sz="4" w:space="0" w:color="7F7F7F"/>
              <w:right w:val="nil"/>
            </w:tcBorders>
            <w:vAlign w:val="center"/>
          </w:tcPr>
          <w:p w14:paraId="489C6302" w14:textId="77777777" w:rsidR="00734FC8" w:rsidRPr="000D3FB7" w:rsidDel="00797121" w:rsidRDefault="00734FC8" w:rsidP="00540A29">
            <w:pPr>
              <w:keepNext/>
              <w:spacing w:before="20" w:after="20" w:line="240" w:lineRule="auto"/>
              <w:jc w:val="right"/>
              <w:rPr>
                <w:sz w:val="18"/>
                <w:szCs w:val="18"/>
              </w:rPr>
            </w:pPr>
            <w:r>
              <w:rPr>
                <w:sz w:val="18"/>
                <w:szCs w:val="18"/>
              </w:rPr>
              <w:t>63.2</w:t>
            </w:r>
          </w:p>
        </w:tc>
      </w:tr>
      <w:tr w:rsidR="00734FC8" w:rsidRPr="000D3FB7" w14:paraId="53846EC1"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3A4554A1" w14:textId="77777777" w:rsidR="00734FC8" w:rsidRPr="000D3FB7" w:rsidRDefault="00734FC8" w:rsidP="00540A29">
            <w:pPr>
              <w:keepNext/>
              <w:spacing w:before="20" w:after="20" w:line="240" w:lineRule="auto"/>
              <w:ind w:left="184"/>
              <w:jc w:val="left"/>
              <w:rPr>
                <w:rFonts w:eastAsia="Times New Roman"/>
                <w:sz w:val="18"/>
                <w:szCs w:val="18"/>
              </w:rPr>
            </w:pPr>
            <w:r w:rsidRPr="000D3FB7">
              <w:rPr>
                <w:rFonts w:eastAsia="Times New Roman"/>
                <w:sz w:val="18"/>
                <w:szCs w:val="18"/>
              </w:rPr>
              <w:t>Southern Africa</w:t>
            </w:r>
          </w:p>
        </w:tc>
        <w:tc>
          <w:tcPr>
            <w:tcW w:w="421" w:type="pct"/>
            <w:tcBorders>
              <w:top w:val="single" w:sz="4" w:space="0" w:color="7F7F7F"/>
              <w:bottom w:val="single" w:sz="4" w:space="0" w:color="7F7F7F"/>
            </w:tcBorders>
            <w:vAlign w:val="center"/>
          </w:tcPr>
          <w:p w14:paraId="10CC7710" w14:textId="77777777" w:rsidR="00734FC8" w:rsidRPr="000D3FB7" w:rsidRDefault="00734FC8" w:rsidP="00540A29">
            <w:pPr>
              <w:keepNext/>
              <w:spacing w:before="20" w:after="20" w:line="240" w:lineRule="auto"/>
              <w:jc w:val="right"/>
              <w:rPr>
                <w:sz w:val="18"/>
                <w:szCs w:val="18"/>
              </w:rPr>
            </w:pPr>
            <w:r>
              <w:rPr>
                <w:sz w:val="18"/>
                <w:szCs w:val="18"/>
              </w:rPr>
              <w:t>9.4</w:t>
            </w:r>
          </w:p>
        </w:tc>
        <w:tc>
          <w:tcPr>
            <w:tcW w:w="421" w:type="pct"/>
            <w:tcBorders>
              <w:top w:val="single" w:sz="4" w:space="0" w:color="7F7F7F"/>
              <w:bottom w:val="single" w:sz="4" w:space="0" w:color="7F7F7F"/>
            </w:tcBorders>
            <w:vAlign w:val="center"/>
          </w:tcPr>
          <w:p w14:paraId="0F005ABC" w14:textId="77777777" w:rsidR="00734FC8" w:rsidRPr="000D3FB7" w:rsidRDefault="00734FC8" w:rsidP="00540A29">
            <w:pPr>
              <w:keepNext/>
              <w:spacing w:before="20" w:after="20" w:line="240" w:lineRule="auto"/>
              <w:jc w:val="right"/>
              <w:rPr>
                <w:sz w:val="18"/>
                <w:szCs w:val="18"/>
              </w:rPr>
            </w:pPr>
            <w:r>
              <w:rPr>
                <w:sz w:val="18"/>
                <w:szCs w:val="18"/>
              </w:rPr>
              <w:t>10.1</w:t>
            </w:r>
          </w:p>
        </w:tc>
        <w:tc>
          <w:tcPr>
            <w:tcW w:w="421" w:type="pct"/>
            <w:tcBorders>
              <w:top w:val="single" w:sz="4" w:space="0" w:color="7F7F7F"/>
              <w:bottom w:val="single" w:sz="4" w:space="0" w:color="7F7F7F"/>
            </w:tcBorders>
            <w:vAlign w:val="center"/>
          </w:tcPr>
          <w:p w14:paraId="1BA5A16F" w14:textId="77777777" w:rsidR="00734FC8" w:rsidRPr="000D3FB7" w:rsidRDefault="00734FC8" w:rsidP="00540A29">
            <w:pPr>
              <w:keepNext/>
              <w:spacing w:before="20" w:after="20" w:line="240" w:lineRule="auto"/>
              <w:jc w:val="right"/>
              <w:rPr>
                <w:sz w:val="18"/>
                <w:szCs w:val="18"/>
              </w:rPr>
            </w:pPr>
            <w:r>
              <w:rPr>
                <w:sz w:val="18"/>
                <w:szCs w:val="18"/>
              </w:rPr>
              <w:t>6.4</w:t>
            </w:r>
          </w:p>
        </w:tc>
        <w:tc>
          <w:tcPr>
            <w:tcW w:w="422" w:type="pct"/>
            <w:tcBorders>
              <w:top w:val="single" w:sz="4" w:space="0" w:color="7F7F7F"/>
              <w:bottom w:val="single" w:sz="4" w:space="0" w:color="7F7F7F"/>
              <w:right w:val="single" w:sz="4" w:space="0" w:color="767171" w:themeColor="background2" w:themeShade="80"/>
            </w:tcBorders>
            <w:vAlign w:val="center"/>
          </w:tcPr>
          <w:p w14:paraId="3C2EEF93" w14:textId="77777777" w:rsidR="00734FC8" w:rsidRPr="000D3FB7" w:rsidRDefault="00734FC8" w:rsidP="00540A29">
            <w:pPr>
              <w:keepNext/>
              <w:spacing w:before="20" w:after="20" w:line="240" w:lineRule="auto"/>
              <w:jc w:val="right"/>
              <w:rPr>
                <w:sz w:val="18"/>
                <w:szCs w:val="18"/>
              </w:rPr>
            </w:pPr>
            <w:r>
              <w:rPr>
                <w:sz w:val="18"/>
                <w:szCs w:val="18"/>
              </w:rPr>
              <w:t>6.9</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6FA9A27B" w14:textId="77777777" w:rsidR="00734FC8" w:rsidRPr="000D3FB7" w:rsidDel="00797121" w:rsidRDefault="00734FC8" w:rsidP="00540A29">
            <w:pPr>
              <w:keepNext/>
              <w:spacing w:before="20" w:after="20" w:line="240" w:lineRule="auto"/>
              <w:jc w:val="right"/>
              <w:rPr>
                <w:sz w:val="18"/>
                <w:szCs w:val="18"/>
              </w:rPr>
            </w:pPr>
            <w:r>
              <w:rPr>
                <w:sz w:val="18"/>
                <w:szCs w:val="18"/>
              </w:rPr>
              <w:t>9.4</w:t>
            </w:r>
          </w:p>
        </w:tc>
        <w:tc>
          <w:tcPr>
            <w:tcW w:w="422" w:type="pct"/>
            <w:tcBorders>
              <w:top w:val="single" w:sz="4" w:space="0" w:color="7F7F7F"/>
              <w:bottom w:val="single" w:sz="4" w:space="0" w:color="7F7F7F"/>
              <w:right w:val="nil"/>
            </w:tcBorders>
            <w:vAlign w:val="center"/>
          </w:tcPr>
          <w:p w14:paraId="59CB3ED8" w14:textId="77777777" w:rsidR="00734FC8" w:rsidRPr="000D3FB7" w:rsidDel="00797121" w:rsidRDefault="00734FC8" w:rsidP="00540A29">
            <w:pPr>
              <w:keepNext/>
              <w:spacing w:before="20" w:after="20" w:line="240" w:lineRule="auto"/>
              <w:jc w:val="right"/>
              <w:rPr>
                <w:sz w:val="18"/>
                <w:szCs w:val="18"/>
              </w:rPr>
            </w:pPr>
            <w:r>
              <w:rPr>
                <w:sz w:val="18"/>
                <w:szCs w:val="18"/>
              </w:rPr>
              <w:t>9.7</w:t>
            </w:r>
          </w:p>
        </w:tc>
        <w:tc>
          <w:tcPr>
            <w:tcW w:w="421" w:type="pct"/>
            <w:tcBorders>
              <w:top w:val="single" w:sz="4" w:space="0" w:color="7F7F7F"/>
              <w:bottom w:val="single" w:sz="4" w:space="0" w:color="7F7F7F"/>
              <w:right w:val="nil"/>
            </w:tcBorders>
            <w:vAlign w:val="center"/>
          </w:tcPr>
          <w:p w14:paraId="6536CF8A" w14:textId="77777777" w:rsidR="00734FC8" w:rsidRPr="000D3FB7" w:rsidDel="00797121" w:rsidRDefault="00734FC8" w:rsidP="00540A29">
            <w:pPr>
              <w:keepNext/>
              <w:spacing w:before="20" w:after="20" w:line="240" w:lineRule="auto"/>
              <w:jc w:val="right"/>
              <w:rPr>
                <w:sz w:val="18"/>
                <w:szCs w:val="18"/>
              </w:rPr>
            </w:pPr>
            <w:r>
              <w:rPr>
                <w:sz w:val="18"/>
                <w:szCs w:val="18"/>
              </w:rPr>
              <w:t>6.5</w:t>
            </w:r>
          </w:p>
        </w:tc>
        <w:tc>
          <w:tcPr>
            <w:tcW w:w="420" w:type="pct"/>
            <w:tcBorders>
              <w:top w:val="single" w:sz="4" w:space="0" w:color="7F7F7F"/>
              <w:bottom w:val="single" w:sz="4" w:space="0" w:color="7F7F7F"/>
              <w:right w:val="nil"/>
            </w:tcBorders>
            <w:vAlign w:val="center"/>
          </w:tcPr>
          <w:p w14:paraId="02C4D0A1" w14:textId="77777777" w:rsidR="00734FC8" w:rsidRPr="000D3FB7" w:rsidDel="00797121" w:rsidRDefault="00734FC8" w:rsidP="00540A29">
            <w:pPr>
              <w:keepNext/>
              <w:spacing w:before="20" w:after="20" w:line="240" w:lineRule="auto"/>
              <w:jc w:val="right"/>
              <w:rPr>
                <w:sz w:val="18"/>
                <w:szCs w:val="18"/>
              </w:rPr>
            </w:pPr>
            <w:r>
              <w:rPr>
                <w:sz w:val="18"/>
                <w:szCs w:val="18"/>
              </w:rPr>
              <w:t>6.7</w:t>
            </w:r>
          </w:p>
        </w:tc>
      </w:tr>
      <w:tr w:rsidR="00734FC8" w:rsidRPr="000D3FB7" w14:paraId="78C564F6"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1A99B9C9" w14:textId="77777777" w:rsidR="00734FC8" w:rsidRPr="000D3FB7" w:rsidRDefault="00734FC8" w:rsidP="00540A29">
            <w:pPr>
              <w:keepNext/>
              <w:spacing w:before="20" w:after="20" w:line="240" w:lineRule="auto"/>
              <w:ind w:left="184"/>
              <w:jc w:val="left"/>
              <w:rPr>
                <w:rFonts w:eastAsia="Times New Roman"/>
                <w:sz w:val="18"/>
                <w:szCs w:val="18"/>
              </w:rPr>
            </w:pPr>
            <w:r w:rsidRPr="000D3FB7">
              <w:rPr>
                <w:rFonts w:eastAsia="Times New Roman"/>
                <w:sz w:val="18"/>
                <w:szCs w:val="18"/>
              </w:rPr>
              <w:t>Western Africa</w:t>
            </w:r>
          </w:p>
        </w:tc>
        <w:tc>
          <w:tcPr>
            <w:tcW w:w="421" w:type="pct"/>
            <w:tcBorders>
              <w:top w:val="single" w:sz="4" w:space="0" w:color="7F7F7F"/>
              <w:bottom w:val="single" w:sz="4" w:space="0" w:color="7F7F7F"/>
            </w:tcBorders>
            <w:vAlign w:val="center"/>
          </w:tcPr>
          <w:p w14:paraId="16790C12" w14:textId="77777777" w:rsidR="00734FC8" w:rsidRPr="000D3FB7" w:rsidRDefault="00734FC8" w:rsidP="00540A29">
            <w:pPr>
              <w:keepNext/>
              <w:spacing w:before="20" w:after="20" w:line="240" w:lineRule="auto"/>
              <w:jc w:val="right"/>
              <w:rPr>
                <w:sz w:val="18"/>
                <w:szCs w:val="18"/>
              </w:rPr>
            </w:pPr>
            <w:r>
              <w:rPr>
                <w:sz w:val="18"/>
                <w:szCs w:val="18"/>
              </w:rPr>
              <w:t>15.1</w:t>
            </w:r>
          </w:p>
        </w:tc>
        <w:tc>
          <w:tcPr>
            <w:tcW w:w="421" w:type="pct"/>
            <w:tcBorders>
              <w:top w:val="single" w:sz="4" w:space="0" w:color="7F7F7F"/>
              <w:bottom w:val="single" w:sz="4" w:space="0" w:color="7F7F7F"/>
            </w:tcBorders>
            <w:vAlign w:val="center"/>
          </w:tcPr>
          <w:p w14:paraId="3CD0BCEC" w14:textId="77777777" w:rsidR="00734FC8" w:rsidRPr="000D3FB7" w:rsidRDefault="00734FC8" w:rsidP="00540A29">
            <w:pPr>
              <w:keepNext/>
              <w:spacing w:before="20" w:after="20" w:line="240" w:lineRule="auto"/>
              <w:jc w:val="right"/>
              <w:rPr>
                <w:sz w:val="18"/>
                <w:szCs w:val="18"/>
              </w:rPr>
            </w:pPr>
            <w:r>
              <w:rPr>
                <w:sz w:val="18"/>
                <w:szCs w:val="18"/>
              </w:rPr>
              <w:t>17.0</w:t>
            </w:r>
          </w:p>
        </w:tc>
        <w:tc>
          <w:tcPr>
            <w:tcW w:w="421" w:type="pct"/>
            <w:tcBorders>
              <w:top w:val="single" w:sz="4" w:space="0" w:color="7F7F7F"/>
              <w:bottom w:val="single" w:sz="4" w:space="0" w:color="7F7F7F"/>
            </w:tcBorders>
            <w:vAlign w:val="center"/>
          </w:tcPr>
          <w:p w14:paraId="2EEC6DEC" w14:textId="77777777" w:rsidR="00734FC8" w:rsidRPr="000D3FB7" w:rsidRDefault="00734FC8" w:rsidP="00540A29">
            <w:pPr>
              <w:keepNext/>
              <w:spacing w:before="20" w:after="20" w:line="240" w:lineRule="auto"/>
              <w:jc w:val="right"/>
              <w:rPr>
                <w:sz w:val="18"/>
                <w:szCs w:val="18"/>
              </w:rPr>
            </w:pPr>
            <w:r>
              <w:rPr>
                <w:sz w:val="18"/>
                <w:szCs w:val="18"/>
              </w:rPr>
              <w:t>24.7</w:t>
            </w:r>
          </w:p>
        </w:tc>
        <w:tc>
          <w:tcPr>
            <w:tcW w:w="422" w:type="pct"/>
            <w:tcBorders>
              <w:top w:val="single" w:sz="4" w:space="0" w:color="7F7F7F"/>
              <w:bottom w:val="single" w:sz="4" w:space="0" w:color="7F7F7F"/>
              <w:right w:val="single" w:sz="4" w:space="0" w:color="767171" w:themeColor="background2" w:themeShade="80"/>
            </w:tcBorders>
            <w:vAlign w:val="center"/>
          </w:tcPr>
          <w:p w14:paraId="3F41B573" w14:textId="77777777" w:rsidR="00734FC8" w:rsidRPr="000D3FB7" w:rsidRDefault="00734FC8" w:rsidP="00540A29">
            <w:pPr>
              <w:keepNext/>
              <w:spacing w:before="20" w:after="20" w:line="240" w:lineRule="auto"/>
              <w:jc w:val="right"/>
              <w:rPr>
                <w:sz w:val="18"/>
                <w:szCs w:val="18"/>
              </w:rPr>
            </w:pPr>
            <w:r>
              <w:rPr>
                <w:sz w:val="18"/>
                <w:szCs w:val="18"/>
              </w:rPr>
              <w:t>73.1</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56DAD7E4" w14:textId="77777777" w:rsidR="00734FC8" w:rsidRPr="000D3FB7" w:rsidDel="00797121" w:rsidRDefault="00734FC8" w:rsidP="00540A29">
            <w:pPr>
              <w:keepNext/>
              <w:spacing w:before="20" w:after="20" w:line="240" w:lineRule="auto"/>
              <w:jc w:val="right"/>
              <w:rPr>
                <w:sz w:val="18"/>
                <w:szCs w:val="18"/>
              </w:rPr>
            </w:pPr>
            <w:r>
              <w:rPr>
                <w:sz w:val="18"/>
                <w:szCs w:val="18"/>
              </w:rPr>
              <w:t>15.7</w:t>
            </w:r>
          </w:p>
        </w:tc>
        <w:tc>
          <w:tcPr>
            <w:tcW w:w="422" w:type="pct"/>
            <w:tcBorders>
              <w:top w:val="single" w:sz="4" w:space="0" w:color="7F7F7F"/>
              <w:bottom w:val="single" w:sz="4" w:space="0" w:color="7F7F7F"/>
              <w:right w:val="nil"/>
            </w:tcBorders>
            <w:vAlign w:val="center"/>
          </w:tcPr>
          <w:p w14:paraId="24991AE0" w14:textId="77777777" w:rsidR="00734FC8" w:rsidRPr="000D3FB7" w:rsidDel="00797121" w:rsidRDefault="00734FC8" w:rsidP="00540A29">
            <w:pPr>
              <w:keepNext/>
              <w:spacing w:before="20" w:after="20" w:line="240" w:lineRule="auto"/>
              <w:jc w:val="right"/>
              <w:rPr>
                <w:sz w:val="18"/>
                <w:szCs w:val="18"/>
              </w:rPr>
            </w:pPr>
            <w:r>
              <w:rPr>
                <w:sz w:val="18"/>
                <w:szCs w:val="18"/>
              </w:rPr>
              <w:t>17.4</w:t>
            </w:r>
          </w:p>
        </w:tc>
        <w:tc>
          <w:tcPr>
            <w:tcW w:w="421" w:type="pct"/>
            <w:tcBorders>
              <w:top w:val="single" w:sz="4" w:space="0" w:color="7F7F7F"/>
              <w:bottom w:val="single" w:sz="4" w:space="0" w:color="7F7F7F"/>
              <w:right w:val="nil"/>
            </w:tcBorders>
            <w:vAlign w:val="center"/>
          </w:tcPr>
          <w:p w14:paraId="20A8BD12" w14:textId="77777777" w:rsidR="00734FC8" w:rsidRPr="000D3FB7" w:rsidDel="00797121" w:rsidRDefault="00734FC8" w:rsidP="00540A29">
            <w:pPr>
              <w:keepNext/>
              <w:spacing w:before="20" w:after="20" w:line="240" w:lineRule="auto"/>
              <w:jc w:val="right"/>
              <w:rPr>
                <w:sz w:val="18"/>
                <w:szCs w:val="18"/>
              </w:rPr>
            </w:pPr>
            <w:r>
              <w:rPr>
                <w:sz w:val="18"/>
                <w:szCs w:val="18"/>
              </w:rPr>
              <w:t>69.2</w:t>
            </w:r>
          </w:p>
        </w:tc>
        <w:tc>
          <w:tcPr>
            <w:tcW w:w="420" w:type="pct"/>
            <w:tcBorders>
              <w:top w:val="single" w:sz="4" w:space="0" w:color="7F7F7F"/>
              <w:bottom w:val="single" w:sz="4" w:space="0" w:color="7F7F7F"/>
              <w:right w:val="nil"/>
            </w:tcBorders>
            <w:vAlign w:val="center"/>
          </w:tcPr>
          <w:p w14:paraId="046A3023" w14:textId="77777777" w:rsidR="00734FC8" w:rsidRPr="000D3FB7" w:rsidDel="00797121" w:rsidRDefault="00734FC8" w:rsidP="00540A29">
            <w:pPr>
              <w:keepNext/>
              <w:spacing w:before="20" w:after="20" w:line="240" w:lineRule="auto"/>
              <w:jc w:val="right"/>
              <w:rPr>
                <w:sz w:val="18"/>
                <w:szCs w:val="18"/>
              </w:rPr>
            </w:pPr>
            <w:r>
              <w:rPr>
                <w:sz w:val="18"/>
                <w:szCs w:val="18"/>
              </w:rPr>
              <w:t>76.6</w:t>
            </w:r>
          </w:p>
        </w:tc>
      </w:tr>
      <w:tr w:rsidR="00734FC8" w:rsidRPr="000D3FB7" w14:paraId="58ADD6F5" w14:textId="77777777" w:rsidTr="00540A29">
        <w:trPr>
          <w:trHeight w:val="20"/>
          <w:jc w:val="center"/>
        </w:trPr>
        <w:tc>
          <w:tcPr>
            <w:tcW w:w="1632" w:type="pct"/>
            <w:tcBorders>
              <w:top w:val="single" w:sz="4" w:space="0" w:color="7F7F7F"/>
              <w:left w:val="nil"/>
              <w:bottom w:val="single" w:sz="4" w:space="0" w:color="7F7F7F"/>
            </w:tcBorders>
            <w:shd w:val="clear" w:color="auto" w:fill="D9D9D9"/>
            <w:noWrap/>
            <w:vAlign w:val="center"/>
            <w:hideMark/>
          </w:tcPr>
          <w:p w14:paraId="47BF1EB0" w14:textId="77777777" w:rsidR="00734FC8" w:rsidRPr="000D3FB7" w:rsidRDefault="00734FC8" w:rsidP="00540A29">
            <w:pPr>
              <w:keepNext/>
              <w:spacing w:before="20" w:after="20" w:line="240" w:lineRule="auto"/>
              <w:jc w:val="left"/>
              <w:rPr>
                <w:rFonts w:eastAsia="Times New Roman"/>
                <w:b/>
                <w:bCs/>
                <w:color w:val="161616"/>
                <w:sz w:val="18"/>
                <w:szCs w:val="18"/>
              </w:rPr>
            </w:pPr>
            <w:r w:rsidRPr="000D3FB7">
              <w:rPr>
                <w:rFonts w:eastAsia="Times New Roman"/>
                <w:b/>
                <w:bCs/>
                <w:color w:val="161616"/>
                <w:sz w:val="18"/>
                <w:szCs w:val="18"/>
              </w:rPr>
              <w:t>ASIA</w:t>
            </w:r>
          </w:p>
        </w:tc>
        <w:tc>
          <w:tcPr>
            <w:tcW w:w="421" w:type="pct"/>
            <w:tcBorders>
              <w:top w:val="single" w:sz="4" w:space="0" w:color="7F7F7F"/>
              <w:bottom w:val="single" w:sz="4" w:space="0" w:color="7F7F7F"/>
            </w:tcBorders>
            <w:shd w:val="clear" w:color="auto" w:fill="D9D9D9"/>
            <w:vAlign w:val="center"/>
          </w:tcPr>
          <w:p w14:paraId="0A092061" w14:textId="77777777" w:rsidR="00734FC8" w:rsidRPr="000D3FB7" w:rsidRDefault="00734FC8" w:rsidP="00540A29">
            <w:pPr>
              <w:keepNext/>
              <w:spacing w:before="20" w:after="20" w:line="240" w:lineRule="auto"/>
              <w:jc w:val="right"/>
              <w:rPr>
                <w:b/>
                <w:bCs/>
                <w:sz w:val="18"/>
                <w:szCs w:val="18"/>
              </w:rPr>
            </w:pPr>
            <w:r>
              <w:rPr>
                <w:b/>
                <w:bCs/>
                <w:sz w:val="18"/>
                <w:szCs w:val="18"/>
              </w:rPr>
              <w:t>7.9</w:t>
            </w:r>
          </w:p>
        </w:tc>
        <w:tc>
          <w:tcPr>
            <w:tcW w:w="421" w:type="pct"/>
            <w:tcBorders>
              <w:top w:val="single" w:sz="4" w:space="0" w:color="7F7F7F"/>
              <w:bottom w:val="single" w:sz="4" w:space="0" w:color="7F7F7F"/>
            </w:tcBorders>
            <w:shd w:val="clear" w:color="auto" w:fill="D9D9D9"/>
            <w:vAlign w:val="center"/>
          </w:tcPr>
          <w:p w14:paraId="1B2BE5EF" w14:textId="77777777" w:rsidR="00734FC8" w:rsidRPr="000D3FB7" w:rsidRDefault="00734FC8" w:rsidP="00540A29">
            <w:pPr>
              <w:keepNext/>
              <w:spacing w:before="20" w:after="20" w:line="240" w:lineRule="auto"/>
              <w:jc w:val="right"/>
              <w:rPr>
                <w:b/>
                <w:bCs/>
                <w:sz w:val="18"/>
                <w:szCs w:val="18"/>
              </w:rPr>
            </w:pPr>
            <w:r>
              <w:rPr>
                <w:b/>
                <w:bCs/>
                <w:sz w:val="18"/>
                <w:szCs w:val="18"/>
              </w:rPr>
              <w:t>8.4</w:t>
            </w:r>
          </w:p>
        </w:tc>
        <w:tc>
          <w:tcPr>
            <w:tcW w:w="421" w:type="pct"/>
            <w:tcBorders>
              <w:top w:val="single" w:sz="4" w:space="0" w:color="7F7F7F"/>
              <w:bottom w:val="single" w:sz="4" w:space="0" w:color="7F7F7F"/>
            </w:tcBorders>
            <w:shd w:val="clear" w:color="auto" w:fill="D9D9D9"/>
            <w:vAlign w:val="center"/>
          </w:tcPr>
          <w:p w14:paraId="7E20BA3E" w14:textId="77777777" w:rsidR="00734FC8" w:rsidRPr="000D3FB7" w:rsidRDefault="00734FC8" w:rsidP="00540A29">
            <w:pPr>
              <w:keepNext/>
              <w:spacing w:before="20" w:after="20" w:line="240" w:lineRule="auto"/>
              <w:jc w:val="right"/>
              <w:rPr>
                <w:b/>
                <w:bCs/>
                <w:sz w:val="18"/>
                <w:szCs w:val="18"/>
              </w:rPr>
            </w:pPr>
            <w:r>
              <w:rPr>
                <w:b/>
                <w:bCs/>
                <w:sz w:val="18"/>
                <w:szCs w:val="18"/>
              </w:rPr>
              <w:t>372.3</w:t>
            </w:r>
          </w:p>
        </w:tc>
        <w:tc>
          <w:tcPr>
            <w:tcW w:w="422" w:type="pct"/>
            <w:tcBorders>
              <w:top w:val="single" w:sz="4" w:space="0" w:color="7F7F7F"/>
              <w:bottom w:val="single" w:sz="4" w:space="0" w:color="7F7F7F"/>
              <w:right w:val="single" w:sz="4" w:space="0" w:color="767171" w:themeColor="background2" w:themeShade="80"/>
            </w:tcBorders>
            <w:shd w:val="clear" w:color="auto" w:fill="D9D9D9"/>
            <w:vAlign w:val="center"/>
          </w:tcPr>
          <w:p w14:paraId="4895D41C" w14:textId="77777777" w:rsidR="00734FC8" w:rsidRPr="000D3FB7" w:rsidRDefault="00734FC8" w:rsidP="00540A29">
            <w:pPr>
              <w:keepNext/>
              <w:spacing w:before="20" w:after="20" w:line="240" w:lineRule="auto"/>
              <w:jc w:val="right"/>
              <w:rPr>
                <w:b/>
                <w:bCs/>
                <w:sz w:val="18"/>
                <w:szCs w:val="18"/>
              </w:rPr>
            </w:pPr>
            <w:r>
              <w:rPr>
                <w:b/>
                <w:bCs/>
                <w:sz w:val="18"/>
                <w:szCs w:val="18"/>
              </w:rPr>
              <w:t>395.7</w:t>
            </w:r>
          </w:p>
        </w:tc>
        <w:tc>
          <w:tcPr>
            <w:tcW w:w="421" w:type="pct"/>
            <w:tcBorders>
              <w:top w:val="single" w:sz="4" w:space="0" w:color="7F7F7F"/>
              <w:left w:val="single" w:sz="4" w:space="0" w:color="767171" w:themeColor="background2" w:themeShade="80"/>
              <w:bottom w:val="single" w:sz="4" w:space="0" w:color="7F7F7F"/>
              <w:right w:val="nil"/>
            </w:tcBorders>
            <w:shd w:val="clear" w:color="auto" w:fill="D9D9D9"/>
            <w:vAlign w:val="center"/>
          </w:tcPr>
          <w:p w14:paraId="36F70C1E" w14:textId="77777777" w:rsidR="00734FC8" w:rsidRPr="000D3FB7" w:rsidDel="00797121" w:rsidRDefault="00734FC8" w:rsidP="00540A29">
            <w:pPr>
              <w:keepNext/>
              <w:spacing w:before="20" w:after="20" w:line="240" w:lineRule="auto"/>
              <w:jc w:val="right"/>
              <w:rPr>
                <w:b/>
                <w:bCs/>
                <w:sz w:val="18"/>
                <w:szCs w:val="18"/>
              </w:rPr>
            </w:pPr>
            <w:r>
              <w:rPr>
                <w:b/>
                <w:bCs/>
                <w:sz w:val="18"/>
                <w:szCs w:val="18"/>
              </w:rPr>
              <w:t>8.0</w:t>
            </w:r>
          </w:p>
        </w:tc>
        <w:tc>
          <w:tcPr>
            <w:tcW w:w="422" w:type="pct"/>
            <w:tcBorders>
              <w:top w:val="single" w:sz="4" w:space="0" w:color="7F7F7F"/>
              <w:bottom w:val="single" w:sz="4" w:space="0" w:color="7F7F7F"/>
              <w:right w:val="nil"/>
            </w:tcBorders>
            <w:shd w:val="clear" w:color="auto" w:fill="D9D9D9"/>
            <w:vAlign w:val="center"/>
          </w:tcPr>
          <w:p w14:paraId="3E989B7D" w14:textId="77777777" w:rsidR="00734FC8" w:rsidRPr="000D3FB7" w:rsidDel="00797121" w:rsidRDefault="00734FC8" w:rsidP="00540A29">
            <w:pPr>
              <w:keepNext/>
              <w:spacing w:before="20" w:after="20" w:line="240" w:lineRule="auto"/>
              <w:jc w:val="right"/>
              <w:rPr>
                <w:b/>
                <w:bCs/>
                <w:sz w:val="18"/>
                <w:szCs w:val="18"/>
              </w:rPr>
            </w:pPr>
            <w:r>
              <w:rPr>
                <w:b/>
                <w:bCs/>
                <w:sz w:val="18"/>
                <w:szCs w:val="18"/>
              </w:rPr>
              <w:t>8.3</w:t>
            </w:r>
          </w:p>
        </w:tc>
        <w:tc>
          <w:tcPr>
            <w:tcW w:w="421" w:type="pct"/>
            <w:tcBorders>
              <w:top w:val="single" w:sz="4" w:space="0" w:color="7F7F7F"/>
              <w:bottom w:val="single" w:sz="4" w:space="0" w:color="7F7F7F"/>
              <w:right w:val="nil"/>
            </w:tcBorders>
            <w:shd w:val="clear" w:color="auto" w:fill="D9D9D9"/>
            <w:vAlign w:val="center"/>
          </w:tcPr>
          <w:p w14:paraId="7F91D3E9" w14:textId="77777777" w:rsidR="00734FC8" w:rsidRPr="000D3FB7" w:rsidDel="00797121" w:rsidRDefault="00734FC8" w:rsidP="00540A29">
            <w:pPr>
              <w:keepNext/>
              <w:spacing w:before="20" w:after="20" w:line="240" w:lineRule="auto"/>
              <w:jc w:val="right"/>
              <w:rPr>
                <w:b/>
                <w:bCs/>
                <w:sz w:val="18"/>
                <w:szCs w:val="18"/>
              </w:rPr>
            </w:pPr>
            <w:r>
              <w:rPr>
                <w:b/>
                <w:bCs/>
                <w:sz w:val="18"/>
                <w:szCs w:val="18"/>
              </w:rPr>
              <w:t>380.4</w:t>
            </w:r>
          </w:p>
        </w:tc>
        <w:tc>
          <w:tcPr>
            <w:tcW w:w="420" w:type="pct"/>
            <w:tcBorders>
              <w:top w:val="single" w:sz="4" w:space="0" w:color="7F7F7F"/>
              <w:bottom w:val="single" w:sz="4" w:space="0" w:color="7F7F7F"/>
              <w:right w:val="nil"/>
            </w:tcBorders>
            <w:shd w:val="clear" w:color="auto" w:fill="D9D9D9"/>
            <w:vAlign w:val="center"/>
          </w:tcPr>
          <w:p w14:paraId="187B991E" w14:textId="77777777" w:rsidR="00734FC8" w:rsidRPr="000D3FB7" w:rsidDel="00797121" w:rsidRDefault="00734FC8" w:rsidP="00540A29">
            <w:pPr>
              <w:keepNext/>
              <w:spacing w:before="20" w:after="20" w:line="240" w:lineRule="auto"/>
              <w:jc w:val="right"/>
              <w:rPr>
                <w:b/>
                <w:bCs/>
                <w:sz w:val="18"/>
                <w:szCs w:val="18"/>
              </w:rPr>
            </w:pPr>
            <w:r>
              <w:rPr>
                <w:b/>
                <w:bCs/>
                <w:sz w:val="18"/>
                <w:szCs w:val="18"/>
              </w:rPr>
              <w:t>393.3</w:t>
            </w:r>
          </w:p>
        </w:tc>
      </w:tr>
      <w:tr w:rsidR="00734FC8" w:rsidRPr="000D3FB7" w14:paraId="0AE2827E"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201C64A6" w14:textId="77777777" w:rsidR="00734FC8" w:rsidRPr="000D3FB7" w:rsidRDefault="00734FC8" w:rsidP="00540A29">
            <w:pPr>
              <w:keepNext/>
              <w:spacing w:before="20" w:after="20" w:line="240" w:lineRule="auto"/>
              <w:jc w:val="left"/>
              <w:rPr>
                <w:rFonts w:eastAsia="Times New Roman"/>
                <w:sz w:val="18"/>
                <w:szCs w:val="18"/>
              </w:rPr>
            </w:pPr>
            <w:r w:rsidRPr="000D3FB7">
              <w:rPr>
                <w:rFonts w:eastAsia="Times New Roman"/>
                <w:sz w:val="18"/>
                <w:szCs w:val="18"/>
              </w:rPr>
              <w:t>Central Asia</w:t>
            </w:r>
          </w:p>
        </w:tc>
        <w:tc>
          <w:tcPr>
            <w:tcW w:w="421" w:type="pct"/>
            <w:tcBorders>
              <w:top w:val="single" w:sz="4" w:space="0" w:color="7F7F7F"/>
              <w:bottom w:val="single" w:sz="4" w:space="0" w:color="7F7F7F"/>
            </w:tcBorders>
            <w:vAlign w:val="center"/>
          </w:tcPr>
          <w:p w14:paraId="7C4E0081" w14:textId="77777777" w:rsidR="00734FC8" w:rsidRPr="000D3FB7" w:rsidRDefault="00734FC8" w:rsidP="00540A29">
            <w:pPr>
              <w:keepNext/>
              <w:spacing w:before="20" w:after="20" w:line="240" w:lineRule="auto"/>
              <w:jc w:val="right"/>
              <w:rPr>
                <w:sz w:val="18"/>
                <w:szCs w:val="18"/>
              </w:rPr>
            </w:pPr>
            <w:r>
              <w:rPr>
                <w:sz w:val="18"/>
                <w:szCs w:val="18"/>
              </w:rPr>
              <w:t>2.8</w:t>
            </w:r>
          </w:p>
        </w:tc>
        <w:tc>
          <w:tcPr>
            <w:tcW w:w="421" w:type="pct"/>
            <w:tcBorders>
              <w:top w:val="single" w:sz="4" w:space="0" w:color="7F7F7F"/>
              <w:bottom w:val="single" w:sz="4" w:space="0" w:color="7F7F7F"/>
            </w:tcBorders>
            <w:vAlign w:val="center"/>
          </w:tcPr>
          <w:p w14:paraId="57764AA6" w14:textId="77777777" w:rsidR="00734FC8" w:rsidRPr="000D3FB7" w:rsidRDefault="00734FC8" w:rsidP="00540A29">
            <w:pPr>
              <w:keepNext/>
              <w:spacing w:before="20" w:after="20" w:line="240" w:lineRule="auto"/>
              <w:jc w:val="right"/>
              <w:rPr>
                <w:sz w:val="18"/>
                <w:szCs w:val="18"/>
              </w:rPr>
            </w:pPr>
            <w:r>
              <w:rPr>
                <w:sz w:val="18"/>
                <w:szCs w:val="18"/>
              </w:rPr>
              <w:t>3.5</w:t>
            </w:r>
          </w:p>
        </w:tc>
        <w:tc>
          <w:tcPr>
            <w:tcW w:w="421" w:type="pct"/>
            <w:tcBorders>
              <w:top w:val="single" w:sz="4" w:space="0" w:color="7F7F7F"/>
              <w:bottom w:val="single" w:sz="4" w:space="0" w:color="7F7F7F"/>
            </w:tcBorders>
            <w:vAlign w:val="center"/>
          </w:tcPr>
          <w:p w14:paraId="701AB0D2" w14:textId="77777777" w:rsidR="00734FC8" w:rsidRPr="000D3FB7" w:rsidRDefault="00734FC8" w:rsidP="00540A29">
            <w:pPr>
              <w:keepNext/>
              <w:spacing w:before="20" w:after="20" w:line="240" w:lineRule="auto"/>
              <w:jc w:val="right"/>
              <w:rPr>
                <w:sz w:val="18"/>
                <w:szCs w:val="18"/>
              </w:rPr>
            </w:pPr>
            <w:r>
              <w:rPr>
                <w:sz w:val="18"/>
                <w:szCs w:val="18"/>
              </w:rPr>
              <w:t>2.2</w:t>
            </w:r>
          </w:p>
        </w:tc>
        <w:tc>
          <w:tcPr>
            <w:tcW w:w="422" w:type="pct"/>
            <w:tcBorders>
              <w:top w:val="single" w:sz="4" w:space="0" w:color="7F7F7F"/>
              <w:bottom w:val="single" w:sz="4" w:space="0" w:color="7F7F7F"/>
              <w:right w:val="single" w:sz="4" w:space="0" w:color="767171" w:themeColor="background2" w:themeShade="80"/>
            </w:tcBorders>
            <w:vAlign w:val="center"/>
          </w:tcPr>
          <w:p w14:paraId="4AFE656B" w14:textId="77777777" w:rsidR="00734FC8" w:rsidRPr="000D3FB7" w:rsidRDefault="00734FC8" w:rsidP="00540A29">
            <w:pPr>
              <w:keepNext/>
              <w:spacing w:before="20" w:after="20" w:line="240" w:lineRule="auto"/>
              <w:jc w:val="right"/>
              <w:rPr>
                <w:sz w:val="18"/>
                <w:szCs w:val="18"/>
              </w:rPr>
            </w:pPr>
            <w:r>
              <w:rPr>
                <w:sz w:val="18"/>
                <w:szCs w:val="18"/>
              </w:rPr>
              <w:t>2.7</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1C85A0C0" w14:textId="77777777" w:rsidR="00734FC8" w:rsidRPr="000D3FB7" w:rsidDel="00797121" w:rsidRDefault="00734FC8" w:rsidP="00540A29">
            <w:pPr>
              <w:keepNext/>
              <w:spacing w:before="20" w:after="20" w:line="240" w:lineRule="auto"/>
              <w:jc w:val="right"/>
              <w:rPr>
                <w:sz w:val="18"/>
                <w:szCs w:val="18"/>
              </w:rPr>
            </w:pPr>
            <w:r>
              <w:rPr>
                <w:sz w:val="18"/>
                <w:szCs w:val="18"/>
              </w:rPr>
              <w:t>2.7</w:t>
            </w:r>
          </w:p>
        </w:tc>
        <w:tc>
          <w:tcPr>
            <w:tcW w:w="422" w:type="pct"/>
            <w:tcBorders>
              <w:top w:val="single" w:sz="4" w:space="0" w:color="7F7F7F"/>
              <w:bottom w:val="single" w:sz="4" w:space="0" w:color="7F7F7F"/>
              <w:right w:val="nil"/>
            </w:tcBorders>
            <w:vAlign w:val="center"/>
          </w:tcPr>
          <w:p w14:paraId="4D74A849" w14:textId="77777777" w:rsidR="00734FC8" w:rsidRPr="000D3FB7" w:rsidDel="00797121" w:rsidRDefault="00734FC8" w:rsidP="00540A29">
            <w:pPr>
              <w:keepNext/>
              <w:spacing w:before="20" w:after="20" w:line="240" w:lineRule="auto"/>
              <w:jc w:val="right"/>
              <w:rPr>
                <w:sz w:val="18"/>
                <w:szCs w:val="18"/>
              </w:rPr>
            </w:pPr>
            <w:r>
              <w:rPr>
                <w:sz w:val="18"/>
                <w:szCs w:val="18"/>
              </w:rPr>
              <w:t>3.0</w:t>
            </w:r>
          </w:p>
        </w:tc>
        <w:tc>
          <w:tcPr>
            <w:tcW w:w="421" w:type="pct"/>
            <w:tcBorders>
              <w:top w:val="single" w:sz="4" w:space="0" w:color="7F7F7F"/>
              <w:bottom w:val="single" w:sz="4" w:space="0" w:color="7F7F7F"/>
              <w:right w:val="nil"/>
            </w:tcBorders>
            <w:vAlign w:val="center"/>
          </w:tcPr>
          <w:p w14:paraId="0F68DDC0" w14:textId="77777777" w:rsidR="00734FC8" w:rsidRPr="000D3FB7" w:rsidDel="00797121" w:rsidRDefault="00734FC8" w:rsidP="00540A29">
            <w:pPr>
              <w:keepNext/>
              <w:spacing w:before="20" w:after="20" w:line="240" w:lineRule="auto"/>
              <w:jc w:val="right"/>
              <w:rPr>
                <w:sz w:val="18"/>
                <w:szCs w:val="18"/>
              </w:rPr>
            </w:pPr>
            <w:r>
              <w:rPr>
                <w:sz w:val="18"/>
                <w:szCs w:val="18"/>
              </w:rPr>
              <w:t>2.1</w:t>
            </w:r>
          </w:p>
        </w:tc>
        <w:tc>
          <w:tcPr>
            <w:tcW w:w="420" w:type="pct"/>
            <w:tcBorders>
              <w:top w:val="single" w:sz="4" w:space="0" w:color="7F7F7F"/>
              <w:bottom w:val="single" w:sz="4" w:space="0" w:color="7F7F7F"/>
              <w:right w:val="nil"/>
            </w:tcBorders>
            <w:vAlign w:val="center"/>
          </w:tcPr>
          <w:p w14:paraId="450FD170" w14:textId="77777777" w:rsidR="00734FC8" w:rsidRPr="000D3FB7" w:rsidDel="00797121" w:rsidRDefault="00734FC8" w:rsidP="00540A29">
            <w:pPr>
              <w:keepNext/>
              <w:spacing w:before="20" w:after="20" w:line="240" w:lineRule="auto"/>
              <w:jc w:val="right"/>
              <w:rPr>
                <w:sz w:val="18"/>
                <w:szCs w:val="18"/>
              </w:rPr>
            </w:pPr>
            <w:r>
              <w:rPr>
                <w:sz w:val="18"/>
                <w:szCs w:val="18"/>
              </w:rPr>
              <w:t>2.4</w:t>
            </w:r>
          </w:p>
        </w:tc>
      </w:tr>
      <w:tr w:rsidR="00734FC8" w:rsidRPr="000D3FB7" w14:paraId="3E75120C"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2EB4D638" w14:textId="77777777" w:rsidR="00734FC8" w:rsidRPr="000D3FB7" w:rsidRDefault="00734FC8" w:rsidP="00540A29">
            <w:pPr>
              <w:keepNext/>
              <w:spacing w:before="20" w:after="20" w:line="240" w:lineRule="auto"/>
              <w:jc w:val="left"/>
              <w:rPr>
                <w:rFonts w:eastAsia="Times New Roman"/>
                <w:color w:val="161616"/>
                <w:sz w:val="18"/>
                <w:szCs w:val="18"/>
              </w:rPr>
            </w:pPr>
            <w:r w:rsidRPr="000D3FB7">
              <w:rPr>
                <w:rFonts w:eastAsia="Times New Roman"/>
                <w:color w:val="161616"/>
                <w:sz w:val="18"/>
                <w:szCs w:val="18"/>
              </w:rPr>
              <w:t>Eastern Asia</w:t>
            </w:r>
          </w:p>
        </w:tc>
        <w:tc>
          <w:tcPr>
            <w:tcW w:w="421" w:type="pct"/>
            <w:tcBorders>
              <w:top w:val="single" w:sz="4" w:space="0" w:color="7F7F7F"/>
              <w:bottom w:val="single" w:sz="4" w:space="0" w:color="7F7F7F"/>
            </w:tcBorders>
            <w:vAlign w:val="center"/>
          </w:tcPr>
          <w:p w14:paraId="6A8AEFE4" w14:textId="77777777" w:rsidR="00734FC8" w:rsidRPr="000D3FB7" w:rsidRDefault="00734FC8" w:rsidP="00540A29">
            <w:pPr>
              <w:keepNext/>
              <w:spacing w:before="20" w:after="20" w:line="240" w:lineRule="auto"/>
              <w:jc w:val="right"/>
              <w:rPr>
                <w:sz w:val="18"/>
                <w:szCs w:val="18"/>
              </w:rPr>
            </w:pPr>
            <w:r w:rsidRPr="000D3FB7">
              <w:rPr>
                <w:sz w:val="18"/>
                <w:szCs w:val="18"/>
              </w:rPr>
              <w:t>&lt;2.5</w:t>
            </w:r>
          </w:p>
        </w:tc>
        <w:tc>
          <w:tcPr>
            <w:tcW w:w="421" w:type="pct"/>
            <w:tcBorders>
              <w:top w:val="single" w:sz="4" w:space="0" w:color="7F7F7F"/>
              <w:bottom w:val="single" w:sz="4" w:space="0" w:color="7F7F7F"/>
            </w:tcBorders>
            <w:vAlign w:val="center"/>
          </w:tcPr>
          <w:p w14:paraId="6F21FDF4" w14:textId="77777777" w:rsidR="00734FC8" w:rsidRPr="000D3FB7" w:rsidRDefault="00734FC8" w:rsidP="00540A29">
            <w:pPr>
              <w:keepNext/>
              <w:spacing w:before="20" w:after="20" w:line="240" w:lineRule="auto"/>
              <w:jc w:val="right"/>
              <w:rPr>
                <w:sz w:val="18"/>
                <w:szCs w:val="18"/>
              </w:rPr>
            </w:pPr>
            <w:r w:rsidRPr="000D3FB7">
              <w:rPr>
                <w:sz w:val="18"/>
                <w:szCs w:val="18"/>
              </w:rPr>
              <w:t>&lt;2.5</w:t>
            </w:r>
          </w:p>
        </w:tc>
        <w:tc>
          <w:tcPr>
            <w:tcW w:w="421" w:type="pct"/>
            <w:tcBorders>
              <w:top w:val="single" w:sz="4" w:space="0" w:color="7F7F7F"/>
              <w:bottom w:val="single" w:sz="4" w:space="0" w:color="7F7F7F"/>
            </w:tcBorders>
            <w:vAlign w:val="center"/>
          </w:tcPr>
          <w:p w14:paraId="06186AB6" w14:textId="77777777" w:rsidR="00734FC8" w:rsidRPr="000D3FB7" w:rsidRDefault="00734FC8" w:rsidP="00540A29">
            <w:pPr>
              <w:keepNext/>
              <w:spacing w:before="20" w:after="20" w:line="240" w:lineRule="auto"/>
              <w:jc w:val="right"/>
              <w:rPr>
                <w:sz w:val="18"/>
                <w:szCs w:val="18"/>
              </w:rPr>
            </w:pPr>
            <w:proofErr w:type="spellStart"/>
            <w:r w:rsidRPr="000D3FB7">
              <w:rPr>
                <w:sz w:val="18"/>
                <w:szCs w:val="18"/>
              </w:rPr>
              <w:t>n.r.</w:t>
            </w:r>
            <w:proofErr w:type="spellEnd"/>
          </w:p>
        </w:tc>
        <w:tc>
          <w:tcPr>
            <w:tcW w:w="422" w:type="pct"/>
            <w:tcBorders>
              <w:top w:val="single" w:sz="4" w:space="0" w:color="7F7F7F"/>
              <w:bottom w:val="single" w:sz="4" w:space="0" w:color="7F7F7F"/>
              <w:right w:val="single" w:sz="4" w:space="0" w:color="767171" w:themeColor="background2" w:themeShade="80"/>
            </w:tcBorders>
            <w:vAlign w:val="center"/>
          </w:tcPr>
          <w:p w14:paraId="71C27F56" w14:textId="77777777" w:rsidR="00734FC8" w:rsidRPr="000D3FB7" w:rsidRDefault="00734FC8" w:rsidP="00540A29">
            <w:pPr>
              <w:keepNext/>
              <w:spacing w:before="20" w:after="20" w:line="240" w:lineRule="auto"/>
              <w:jc w:val="right"/>
              <w:rPr>
                <w:sz w:val="18"/>
                <w:szCs w:val="18"/>
              </w:rPr>
            </w:pPr>
            <w:proofErr w:type="spellStart"/>
            <w:r w:rsidRPr="000D3FB7">
              <w:rPr>
                <w:sz w:val="18"/>
                <w:szCs w:val="18"/>
              </w:rPr>
              <w:t>n.r.</w:t>
            </w:r>
            <w:proofErr w:type="spellEnd"/>
          </w:p>
        </w:tc>
        <w:tc>
          <w:tcPr>
            <w:tcW w:w="421" w:type="pct"/>
            <w:tcBorders>
              <w:top w:val="single" w:sz="4" w:space="0" w:color="7F7F7F"/>
              <w:left w:val="single" w:sz="4" w:space="0" w:color="767171" w:themeColor="background2" w:themeShade="80"/>
              <w:bottom w:val="single" w:sz="4" w:space="0" w:color="7F7F7F"/>
              <w:right w:val="nil"/>
            </w:tcBorders>
            <w:vAlign w:val="center"/>
          </w:tcPr>
          <w:p w14:paraId="4D9C016C" w14:textId="77777777" w:rsidR="00734FC8" w:rsidRPr="000D3FB7" w:rsidDel="00797121" w:rsidRDefault="00734FC8" w:rsidP="00540A29">
            <w:pPr>
              <w:keepNext/>
              <w:spacing w:before="20" w:after="20" w:line="240" w:lineRule="auto"/>
              <w:jc w:val="right"/>
              <w:rPr>
                <w:sz w:val="18"/>
                <w:szCs w:val="18"/>
              </w:rPr>
            </w:pPr>
            <w:r w:rsidRPr="000D3FB7">
              <w:rPr>
                <w:sz w:val="18"/>
                <w:szCs w:val="18"/>
              </w:rPr>
              <w:t>&lt;2.5</w:t>
            </w:r>
          </w:p>
        </w:tc>
        <w:tc>
          <w:tcPr>
            <w:tcW w:w="422" w:type="pct"/>
            <w:tcBorders>
              <w:top w:val="single" w:sz="4" w:space="0" w:color="7F7F7F"/>
              <w:bottom w:val="single" w:sz="4" w:space="0" w:color="7F7F7F"/>
              <w:right w:val="nil"/>
            </w:tcBorders>
            <w:vAlign w:val="center"/>
          </w:tcPr>
          <w:p w14:paraId="74EF7DBF" w14:textId="77777777" w:rsidR="00734FC8" w:rsidRPr="000D3FB7" w:rsidDel="00797121" w:rsidRDefault="00734FC8" w:rsidP="00540A29">
            <w:pPr>
              <w:keepNext/>
              <w:spacing w:before="20" w:after="20" w:line="240" w:lineRule="auto"/>
              <w:jc w:val="right"/>
              <w:rPr>
                <w:sz w:val="18"/>
                <w:szCs w:val="18"/>
              </w:rPr>
            </w:pPr>
            <w:r w:rsidRPr="000D3FB7">
              <w:rPr>
                <w:sz w:val="18"/>
                <w:szCs w:val="18"/>
              </w:rPr>
              <w:t>&lt;2.5</w:t>
            </w:r>
          </w:p>
        </w:tc>
        <w:tc>
          <w:tcPr>
            <w:tcW w:w="421" w:type="pct"/>
            <w:tcBorders>
              <w:top w:val="single" w:sz="4" w:space="0" w:color="7F7F7F"/>
              <w:bottom w:val="single" w:sz="4" w:space="0" w:color="7F7F7F"/>
              <w:right w:val="nil"/>
            </w:tcBorders>
            <w:vAlign w:val="center"/>
          </w:tcPr>
          <w:p w14:paraId="22B80FB6" w14:textId="77777777" w:rsidR="00734FC8" w:rsidRPr="000D3FB7" w:rsidDel="00797121" w:rsidRDefault="00734FC8" w:rsidP="00540A29">
            <w:pPr>
              <w:keepNext/>
              <w:spacing w:before="20" w:after="20" w:line="240" w:lineRule="auto"/>
              <w:jc w:val="right"/>
              <w:rPr>
                <w:sz w:val="18"/>
                <w:szCs w:val="18"/>
              </w:rPr>
            </w:pPr>
            <w:proofErr w:type="spellStart"/>
            <w:r w:rsidRPr="000D3FB7">
              <w:rPr>
                <w:sz w:val="18"/>
                <w:szCs w:val="18"/>
              </w:rPr>
              <w:t>n.r.</w:t>
            </w:r>
            <w:proofErr w:type="spellEnd"/>
          </w:p>
        </w:tc>
        <w:tc>
          <w:tcPr>
            <w:tcW w:w="420" w:type="pct"/>
            <w:tcBorders>
              <w:top w:val="single" w:sz="4" w:space="0" w:color="7F7F7F"/>
              <w:bottom w:val="single" w:sz="4" w:space="0" w:color="7F7F7F"/>
              <w:right w:val="nil"/>
            </w:tcBorders>
            <w:vAlign w:val="center"/>
          </w:tcPr>
          <w:p w14:paraId="0A3F6E3F" w14:textId="77777777" w:rsidR="00734FC8" w:rsidRPr="000D3FB7" w:rsidDel="00797121" w:rsidRDefault="00734FC8" w:rsidP="00540A29">
            <w:pPr>
              <w:keepNext/>
              <w:spacing w:before="20" w:after="20" w:line="240" w:lineRule="auto"/>
              <w:jc w:val="right"/>
              <w:rPr>
                <w:sz w:val="18"/>
                <w:szCs w:val="18"/>
              </w:rPr>
            </w:pPr>
            <w:proofErr w:type="spellStart"/>
            <w:r w:rsidRPr="000D3FB7">
              <w:rPr>
                <w:sz w:val="18"/>
                <w:szCs w:val="18"/>
              </w:rPr>
              <w:t>n.r.</w:t>
            </w:r>
            <w:proofErr w:type="spellEnd"/>
          </w:p>
        </w:tc>
      </w:tr>
      <w:tr w:rsidR="00734FC8" w:rsidRPr="000D3FB7" w14:paraId="3E595B46"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2C4221D0" w14:textId="77777777" w:rsidR="00734FC8" w:rsidRPr="000D3FB7" w:rsidRDefault="00734FC8" w:rsidP="00540A29">
            <w:pPr>
              <w:keepNext/>
              <w:spacing w:before="20" w:after="20" w:line="240" w:lineRule="auto"/>
              <w:jc w:val="left"/>
              <w:rPr>
                <w:rFonts w:eastAsia="Times New Roman"/>
                <w:sz w:val="18"/>
                <w:szCs w:val="18"/>
              </w:rPr>
            </w:pPr>
            <w:r w:rsidRPr="000D3FB7">
              <w:rPr>
                <w:rFonts w:eastAsia="Times New Roman"/>
                <w:sz w:val="18"/>
                <w:szCs w:val="18"/>
              </w:rPr>
              <w:t>South-eastern Asia</w:t>
            </w:r>
          </w:p>
        </w:tc>
        <w:tc>
          <w:tcPr>
            <w:tcW w:w="421" w:type="pct"/>
            <w:tcBorders>
              <w:top w:val="single" w:sz="4" w:space="0" w:color="7F7F7F"/>
              <w:bottom w:val="single" w:sz="4" w:space="0" w:color="7F7F7F"/>
            </w:tcBorders>
            <w:vAlign w:val="center"/>
          </w:tcPr>
          <w:p w14:paraId="0017FF09" w14:textId="77777777" w:rsidR="00734FC8" w:rsidRPr="000D3FB7" w:rsidRDefault="00734FC8" w:rsidP="00540A29">
            <w:pPr>
              <w:keepNext/>
              <w:spacing w:before="20" w:after="20" w:line="240" w:lineRule="auto"/>
              <w:jc w:val="right"/>
              <w:rPr>
                <w:sz w:val="18"/>
                <w:szCs w:val="18"/>
              </w:rPr>
            </w:pPr>
            <w:r>
              <w:rPr>
                <w:sz w:val="18"/>
                <w:szCs w:val="18"/>
              </w:rPr>
              <w:t>5.8</w:t>
            </w:r>
          </w:p>
        </w:tc>
        <w:tc>
          <w:tcPr>
            <w:tcW w:w="421" w:type="pct"/>
            <w:tcBorders>
              <w:top w:val="single" w:sz="4" w:space="0" w:color="7F7F7F"/>
              <w:bottom w:val="single" w:sz="4" w:space="0" w:color="7F7F7F"/>
            </w:tcBorders>
            <w:vAlign w:val="center"/>
          </w:tcPr>
          <w:p w14:paraId="339FA0E9" w14:textId="77777777" w:rsidR="00734FC8" w:rsidRPr="000D3FB7" w:rsidRDefault="00734FC8" w:rsidP="00540A29">
            <w:pPr>
              <w:keepNext/>
              <w:spacing w:before="20" w:after="20" w:line="240" w:lineRule="auto"/>
              <w:jc w:val="right"/>
              <w:rPr>
                <w:sz w:val="18"/>
                <w:szCs w:val="18"/>
              </w:rPr>
            </w:pPr>
            <w:r>
              <w:rPr>
                <w:sz w:val="18"/>
                <w:szCs w:val="18"/>
              </w:rPr>
              <w:t>6.5</w:t>
            </w:r>
          </w:p>
        </w:tc>
        <w:tc>
          <w:tcPr>
            <w:tcW w:w="421" w:type="pct"/>
            <w:tcBorders>
              <w:top w:val="single" w:sz="4" w:space="0" w:color="7F7F7F"/>
              <w:bottom w:val="single" w:sz="4" w:space="0" w:color="7F7F7F"/>
            </w:tcBorders>
            <w:vAlign w:val="center"/>
          </w:tcPr>
          <w:p w14:paraId="0DECDDAB" w14:textId="77777777" w:rsidR="00734FC8" w:rsidRPr="000D3FB7" w:rsidRDefault="00734FC8" w:rsidP="00540A29">
            <w:pPr>
              <w:keepNext/>
              <w:spacing w:before="20" w:after="20" w:line="240" w:lineRule="auto"/>
              <w:jc w:val="right"/>
              <w:rPr>
                <w:sz w:val="18"/>
                <w:szCs w:val="18"/>
              </w:rPr>
            </w:pPr>
            <w:r>
              <w:rPr>
                <w:sz w:val="18"/>
                <w:szCs w:val="18"/>
              </w:rPr>
              <w:t>39.7</w:t>
            </w:r>
          </w:p>
        </w:tc>
        <w:tc>
          <w:tcPr>
            <w:tcW w:w="422" w:type="pct"/>
            <w:tcBorders>
              <w:top w:val="single" w:sz="4" w:space="0" w:color="7F7F7F"/>
              <w:bottom w:val="single" w:sz="4" w:space="0" w:color="7F7F7F"/>
              <w:right w:val="single" w:sz="4" w:space="0" w:color="767171" w:themeColor="background2" w:themeShade="80"/>
            </w:tcBorders>
            <w:vAlign w:val="center"/>
          </w:tcPr>
          <w:p w14:paraId="5300B420" w14:textId="77777777" w:rsidR="00734FC8" w:rsidRPr="000D3FB7" w:rsidRDefault="00734FC8" w:rsidP="00540A29">
            <w:pPr>
              <w:keepNext/>
              <w:spacing w:before="20" w:after="20" w:line="240" w:lineRule="auto"/>
              <w:jc w:val="right"/>
              <w:rPr>
                <w:sz w:val="18"/>
                <w:szCs w:val="18"/>
              </w:rPr>
            </w:pPr>
            <w:r>
              <w:rPr>
                <w:sz w:val="18"/>
                <w:szCs w:val="18"/>
              </w:rPr>
              <w:t>44.1</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5D0B02A5" w14:textId="77777777" w:rsidR="00734FC8" w:rsidRPr="000D3FB7" w:rsidDel="00797121" w:rsidRDefault="00734FC8" w:rsidP="00540A29">
            <w:pPr>
              <w:keepNext/>
              <w:spacing w:before="20" w:after="20" w:line="240" w:lineRule="auto"/>
              <w:jc w:val="right"/>
              <w:rPr>
                <w:sz w:val="18"/>
                <w:szCs w:val="18"/>
              </w:rPr>
            </w:pPr>
            <w:r>
              <w:rPr>
                <w:sz w:val="18"/>
                <w:szCs w:val="18"/>
              </w:rPr>
              <w:t>6.1</w:t>
            </w:r>
          </w:p>
        </w:tc>
        <w:tc>
          <w:tcPr>
            <w:tcW w:w="422" w:type="pct"/>
            <w:tcBorders>
              <w:top w:val="single" w:sz="4" w:space="0" w:color="7F7F7F"/>
              <w:bottom w:val="single" w:sz="4" w:space="0" w:color="7F7F7F"/>
              <w:right w:val="nil"/>
            </w:tcBorders>
            <w:vAlign w:val="center"/>
          </w:tcPr>
          <w:p w14:paraId="0A7157AD" w14:textId="77777777" w:rsidR="00734FC8" w:rsidRPr="000D3FB7" w:rsidDel="00797121" w:rsidRDefault="00734FC8" w:rsidP="00540A29">
            <w:pPr>
              <w:keepNext/>
              <w:spacing w:before="20" w:after="20" w:line="240" w:lineRule="auto"/>
              <w:jc w:val="right"/>
              <w:rPr>
                <w:sz w:val="18"/>
                <w:szCs w:val="18"/>
              </w:rPr>
            </w:pPr>
            <w:r>
              <w:rPr>
                <w:sz w:val="18"/>
                <w:szCs w:val="18"/>
              </w:rPr>
              <w:t>6.3</w:t>
            </w:r>
          </w:p>
        </w:tc>
        <w:tc>
          <w:tcPr>
            <w:tcW w:w="421" w:type="pct"/>
            <w:tcBorders>
              <w:top w:val="single" w:sz="4" w:space="0" w:color="7F7F7F"/>
              <w:bottom w:val="single" w:sz="4" w:space="0" w:color="7F7F7F"/>
              <w:right w:val="nil"/>
            </w:tcBorders>
            <w:vAlign w:val="center"/>
          </w:tcPr>
          <w:p w14:paraId="393D3242" w14:textId="77777777" w:rsidR="00734FC8" w:rsidRPr="000D3FB7" w:rsidDel="00797121" w:rsidRDefault="00734FC8" w:rsidP="00540A29">
            <w:pPr>
              <w:keepNext/>
              <w:spacing w:before="20" w:after="20" w:line="240" w:lineRule="auto"/>
              <w:jc w:val="right"/>
              <w:rPr>
                <w:sz w:val="18"/>
                <w:szCs w:val="18"/>
              </w:rPr>
            </w:pPr>
            <w:r>
              <w:rPr>
                <w:sz w:val="18"/>
                <w:szCs w:val="18"/>
              </w:rPr>
              <w:t>41.6</w:t>
            </w:r>
          </w:p>
        </w:tc>
        <w:tc>
          <w:tcPr>
            <w:tcW w:w="420" w:type="pct"/>
            <w:tcBorders>
              <w:top w:val="single" w:sz="4" w:space="0" w:color="7F7F7F"/>
              <w:bottom w:val="single" w:sz="4" w:space="0" w:color="7F7F7F"/>
              <w:right w:val="nil"/>
            </w:tcBorders>
            <w:vAlign w:val="center"/>
          </w:tcPr>
          <w:p w14:paraId="7BBDE078" w14:textId="77777777" w:rsidR="00734FC8" w:rsidRPr="000D3FB7" w:rsidDel="00797121" w:rsidRDefault="00734FC8" w:rsidP="00540A29">
            <w:pPr>
              <w:keepNext/>
              <w:spacing w:before="20" w:after="20" w:line="240" w:lineRule="auto"/>
              <w:jc w:val="right"/>
              <w:rPr>
                <w:sz w:val="18"/>
                <w:szCs w:val="18"/>
              </w:rPr>
            </w:pPr>
            <w:r>
              <w:rPr>
                <w:sz w:val="18"/>
                <w:szCs w:val="18"/>
              </w:rPr>
              <w:t>43.6</w:t>
            </w:r>
          </w:p>
        </w:tc>
      </w:tr>
      <w:tr w:rsidR="00734FC8" w:rsidRPr="000D3FB7" w14:paraId="0425268B"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050F53B1" w14:textId="77777777" w:rsidR="00734FC8" w:rsidRPr="000D3FB7" w:rsidRDefault="00734FC8" w:rsidP="00540A29">
            <w:pPr>
              <w:keepNext/>
              <w:spacing w:before="20" w:after="20" w:line="240" w:lineRule="auto"/>
              <w:jc w:val="left"/>
              <w:rPr>
                <w:rFonts w:eastAsia="Times New Roman"/>
                <w:sz w:val="18"/>
                <w:szCs w:val="18"/>
              </w:rPr>
            </w:pPr>
            <w:r w:rsidRPr="000D3FB7">
              <w:rPr>
                <w:rFonts w:eastAsia="Times New Roman"/>
                <w:sz w:val="18"/>
                <w:szCs w:val="18"/>
              </w:rPr>
              <w:t>Southern Asia</w:t>
            </w:r>
          </w:p>
        </w:tc>
        <w:tc>
          <w:tcPr>
            <w:tcW w:w="421" w:type="pct"/>
            <w:tcBorders>
              <w:top w:val="single" w:sz="4" w:space="0" w:color="7F7F7F"/>
              <w:bottom w:val="single" w:sz="4" w:space="0" w:color="7F7F7F"/>
            </w:tcBorders>
            <w:vAlign w:val="center"/>
          </w:tcPr>
          <w:p w14:paraId="380A56D0" w14:textId="77777777" w:rsidR="00734FC8" w:rsidRPr="000D3FB7" w:rsidRDefault="00734FC8" w:rsidP="00540A29">
            <w:pPr>
              <w:keepNext/>
              <w:spacing w:before="20" w:after="20" w:line="240" w:lineRule="auto"/>
              <w:jc w:val="right"/>
              <w:rPr>
                <w:sz w:val="18"/>
                <w:szCs w:val="18"/>
              </w:rPr>
            </w:pPr>
            <w:r>
              <w:rPr>
                <w:sz w:val="18"/>
                <w:szCs w:val="18"/>
              </w:rPr>
              <w:t>13.7</w:t>
            </w:r>
          </w:p>
        </w:tc>
        <w:tc>
          <w:tcPr>
            <w:tcW w:w="421" w:type="pct"/>
            <w:tcBorders>
              <w:top w:val="single" w:sz="4" w:space="0" w:color="7F7F7F"/>
              <w:bottom w:val="single" w:sz="4" w:space="0" w:color="7F7F7F"/>
            </w:tcBorders>
            <w:vAlign w:val="center"/>
          </w:tcPr>
          <w:p w14:paraId="7FB13529" w14:textId="77777777" w:rsidR="00734FC8" w:rsidRPr="000D3FB7" w:rsidRDefault="00734FC8" w:rsidP="00540A29">
            <w:pPr>
              <w:keepNext/>
              <w:spacing w:before="20" w:after="20" w:line="240" w:lineRule="auto"/>
              <w:jc w:val="right"/>
              <w:rPr>
                <w:sz w:val="18"/>
                <w:szCs w:val="18"/>
              </w:rPr>
            </w:pPr>
            <w:r>
              <w:rPr>
                <w:sz w:val="18"/>
                <w:szCs w:val="18"/>
              </w:rPr>
              <w:t>14.3</w:t>
            </w:r>
          </w:p>
        </w:tc>
        <w:tc>
          <w:tcPr>
            <w:tcW w:w="421" w:type="pct"/>
            <w:tcBorders>
              <w:top w:val="single" w:sz="4" w:space="0" w:color="7F7F7F"/>
              <w:bottom w:val="single" w:sz="4" w:space="0" w:color="7F7F7F"/>
            </w:tcBorders>
            <w:vAlign w:val="center"/>
          </w:tcPr>
          <w:p w14:paraId="4C5170A9" w14:textId="77777777" w:rsidR="00734FC8" w:rsidRPr="000D3FB7" w:rsidRDefault="00734FC8" w:rsidP="00540A29">
            <w:pPr>
              <w:keepNext/>
              <w:spacing w:before="20" w:after="20" w:line="240" w:lineRule="auto"/>
              <w:jc w:val="right"/>
              <w:rPr>
                <w:sz w:val="18"/>
                <w:szCs w:val="18"/>
              </w:rPr>
            </w:pPr>
            <w:r>
              <w:rPr>
                <w:sz w:val="18"/>
                <w:szCs w:val="18"/>
              </w:rPr>
              <w:t>275.3</w:t>
            </w:r>
          </w:p>
        </w:tc>
        <w:tc>
          <w:tcPr>
            <w:tcW w:w="422" w:type="pct"/>
            <w:tcBorders>
              <w:top w:val="single" w:sz="4" w:space="0" w:color="7F7F7F"/>
              <w:bottom w:val="single" w:sz="4" w:space="0" w:color="7F7F7F"/>
              <w:right w:val="single" w:sz="4" w:space="0" w:color="767171" w:themeColor="background2" w:themeShade="80"/>
            </w:tcBorders>
            <w:vAlign w:val="center"/>
          </w:tcPr>
          <w:p w14:paraId="6B5BEC84" w14:textId="77777777" w:rsidR="00734FC8" w:rsidRPr="000D3FB7" w:rsidRDefault="00734FC8" w:rsidP="00540A29">
            <w:pPr>
              <w:keepNext/>
              <w:spacing w:before="20" w:after="20" w:line="240" w:lineRule="auto"/>
              <w:jc w:val="right"/>
              <w:rPr>
                <w:sz w:val="18"/>
                <w:szCs w:val="18"/>
              </w:rPr>
            </w:pPr>
            <w:r>
              <w:rPr>
                <w:sz w:val="18"/>
                <w:szCs w:val="18"/>
              </w:rPr>
              <w:t>287.3</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408D7E16" w14:textId="77777777" w:rsidR="00734FC8" w:rsidRPr="000D3FB7" w:rsidDel="00797121" w:rsidRDefault="00734FC8" w:rsidP="00540A29">
            <w:pPr>
              <w:keepNext/>
              <w:spacing w:before="20" w:after="20" w:line="240" w:lineRule="auto"/>
              <w:jc w:val="right"/>
              <w:rPr>
                <w:sz w:val="18"/>
                <w:szCs w:val="18"/>
              </w:rPr>
            </w:pPr>
            <w:r>
              <w:rPr>
                <w:sz w:val="18"/>
                <w:szCs w:val="18"/>
              </w:rPr>
              <w:t>13.8</w:t>
            </w:r>
          </w:p>
        </w:tc>
        <w:tc>
          <w:tcPr>
            <w:tcW w:w="422" w:type="pct"/>
            <w:tcBorders>
              <w:top w:val="single" w:sz="4" w:space="0" w:color="7F7F7F"/>
              <w:bottom w:val="single" w:sz="4" w:space="0" w:color="7F7F7F"/>
              <w:right w:val="nil"/>
            </w:tcBorders>
            <w:vAlign w:val="center"/>
          </w:tcPr>
          <w:p w14:paraId="0F2AEEAF" w14:textId="77777777" w:rsidR="00734FC8" w:rsidRPr="000D3FB7" w:rsidDel="00797121" w:rsidRDefault="00734FC8" w:rsidP="00540A29">
            <w:pPr>
              <w:keepNext/>
              <w:spacing w:before="20" w:after="20" w:line="240" w:lineRule="auto"/>
              <w:jc w:val="right"/>
              <w:rPr>
                <w:sz w:val="18"/>
                <w:szCs w:val="18"/>
              </w:rPr>
            </w:pPr>
            <w:r>
              <w:rPr>
                <w:sz w:val="18"/>
                <w:szCs w:val="18"/>
              </w:rPr>
              <w:t>14.1</w:t>
            </w:r>
          </w:p>
        </w:tc>
        <w:tc>
          <w:tcPr>
            <w:tcW w:w="421" w:type="pct"/>
            <w:tcBorders>
              <w:top w:val="single" w:sz="4" w:space="0" w:color="7F7F7F"/>
              <w:bottom w:val="single" w:sz="4" w:space="0" w:color="7F7F7F"/>
              <w:right w:val="nil"/>
            </w:tcBorders>
            <w:vAlign w:val="center"/>
          </w:tcPr>
          <w:p w14:paraId="7D135722" w14:textId="77777777" w:rsidR="00734FC8" w:rsidRPr="000D3FB7" w:rsidDel="00797121" w:rsidRDefault="00734FC8" w:rsidP="00540A29">
            <w:pPr>
              <w:keepNext/>
              <w:spacing w:before="20" w:after="20" w:line="240" w:lineRule="auto"/>
              <w:jc w:val="right"/>
              <w:rPr>
                <w:sz w:val="18"/>
                <w:szCs w:val="18"/>
              </w:rPr>
            </w:pPr>
            <w:r>
              <w:rPr>
                <w:sz w:val="18"/>
                <w:szCs w:val="18"/>
              </w:rPr>
              <w:t>279.5</w:t>
            </w:r>
          </w:p>
        </w:tc>
        <w:tc>
          <w:tcPr>
            <w:tcW w:w="420" w:type="pct"/>
            <w:tcBorders>
              <w:top w:val="single" w:sz="4" w:space="0" w:color="7F7F7F"/>
              <w:bottom w:val="single" w:sz="4" w:space="0" w:color="7F7F7F"/>
              <w:right w:val="nil"/>
            </w:tcBorders>
            <w:vAlign w:val="center"/>
          </w:tcPr>
          <w:p w14:paraId="6A02AFF4" w14:textId="77777777" w:rsidR="00734FC8" w:rsidRPr="000D3FB7" w:rsidDel="00797121" w:rsidRDefault="00734FC8" w:rsidP="00540A29">
            <w:pPr>
              <w:keepNext/>
              <w:spacing w:before="20" w:after="20" w:line="240" w:lineRule="auto"/>
              <w:jc w:val="right"/>
              <w:rPr>
                <w:sz w:val="18"/>
                <w:szCs w:val="18"/>
              </w:rPr>
            </w:pPr>
            <w:r>
              <w:rPr>
                <w:sz w:val="18"/>
                <w:szCs w:val="18"/>
              </w:rPr>
              <w:t>285.8</w:t>
            </w:r>
          </w:p>
        </w:tc>
      </w:tr>
      <w:tr w:rsidR="00734FC8" w:rsidRPr="000D3FB7" w14:paraId="045D8AA8"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2044627D" w14:textId="77777777" w:rsidR="00734FC8" w:rsidRPr="000D3FB7" w:rsidRDefault="00734FC8" w:rsidP="00540A29">
            <w:pPr>
              <w:keepNext/>
              <w:spacing w:before="20" w:after="20" w:line="240" w:lineRule="auto"/>
              <w:jc w:val="left"/>
              <w:rPr>
                <w:rFonts w:eastAsia="Times New Roman"/>
                <w:sz w:val="18"/>
                <w:szCs w:val="18"/>
              </w:rPr>
            </w:pPr>
            <w:r w:rsidRPr="000D3FB7">
              <w:rPr>
                <w:rFonts w:eastAsia="Times New Roman"/>
                <w:sz w:val="18"/>
                <w:szCs w:val="18"/>
              </w:rPr>
              <w:t>Western Asia</w:t>
            </w:r>
          </w:p>
        </w:tc>
        <w:tc>
          <w:tcPr>
            <w:tcW w:w="421" w:type="pct"/>
            <w:tcBorders>
              <w:top w:val="single" w:sz="4" w:space="0" w:color="7F7F7F"/>
              <w:bottom w:val="single" w:sz="4" w:space="0" w:color="7F7F7F"/>
            </w:tcBorders>
            <w:vAlign w:val="center"/>
          </w:tcPr>
          <w:p w14:paraId="7A830D87" w14:textId="77777777" w:rsidR="00734FC8" w:rsidRPr="000D3FB7" w:rsidRDefault="00734FC8" w:rsidP="00540A29">
            <w:pPr>
              <w:keepNext/>
              <w:spacing w:before="20" w:after="20" w:line="240" w:lineRule="auto"/>
              <w:jc w:val="right"/>
              <w:rPr>
                <w:sz w:val="18"/>
                <w:szCs w:val="18"/>
              </w:rPr>
            </w:pPr>
            <w:r>
              <w:rPr>
                <w:sz w:val="18"/>
                <w:szCs w:val="18"/>
              </w:rPr>
              <w:t>11.5</w:t>
            </w:r>
          </w:p>
        </w:tc>
        <w:tc>
          <w:tcPr>
            <w:tcW w:w="421" w:type="pct"/>
            <w:tcBorders>
              <w:top w:val="single" w:sz="4" w:space="0" w:color="7F7F7F"/>
              <w:bottom w:val="single" w:sz="4" w:space="0" w:color="7F7F7F"/>
            </w:tcBorders>
            <w:vAlign w:val="center"/>
          </w:tcPr>
          <w:p w14:paraId="10AAF61F" w14:textId="77777777" w:rsidR="00734FC8" w:rsidRPr="000D3FB7" w:rsidRDefault="00734FC8" w:rsidP="00540A29">
            <w:pPr>
              <w:keepNext/>
              <w:spacing w:before="20" w:after="20" w:line="240" w:lineRule="auto"/>
              <w:jc w:val="right"/>
              <w:rPr>
                <w:sz w:val="18"/>
                <w:szCs w:val="18"/>
              </w:rPr>
            </w:pPr>
            <w:r>
              <w:rPr>
                <w:sz w:val="18"/>
                <w:szCs w:val="18"/>
              </w:rPr>
              <w:t>13.2</w:t>
            </w:r>
          </w:p>
        </w:tc>
        <w:tc>
          <w:tcPr>
            <w:tcW w:w="421" w:type="pct"/>
            <w:tcBorders>
              <w:top w:val="single" w:sz="4" w:space="0" w:color="7F7F7F"/>
              <w:bottom w:val="single" w:sz="4" w:space="0" w:color="7F7F7F"/>
            </w:tcBorders>
            <w:vAlign w:val="center"/>
          </w:tcPr>
          <w:p w14:paraId="09B0C354" w14:textId="77777777" w:rsidR="00734FC8" w:rsidRPr="000D3FB7" w:rsidRDefault="00734FC8" w:rsidP="00540A29">
            <w:pPr>
              <w:keepNext/>
              <w:spacing w:before="20" w:after="20" w:line="240" w:lineRule="auto"/>
              <w:jc w:val="right"/>
              <w:rPr>
                <w:sz w:val="18"/>
                <w:szCs w:val="18"/>
              </w:rPr>
            </w:pPr>
            <w:r>
              <w:rPr>
                <w:sz w:val="18"/>
                <w:szCs w:val="18"/>
              </w:rPr>
              <w:t>33.8</w:t>
            </w:r>
          </w:p>
        </w:tc>
        <w:tc>
          <w:tcPr>
            <w:tcW w:w="422" w:type="pct"/>
            <w:tcBorders>
              <w:top w:val="single" w:sz="4" w:space="0" w:color="7F7F7F"/>
              <w:bottom w:val="single" w:sz="4" w:space="0" w:color="7F7F7F"/>
              <w:right w:val="single" w:sz="4" w:space="0" w:color="767171" w:themeColor="background2" w:themeShade="80"/>
            </w:tcBorders>
            <w:vAlign w:val="center"/>
          </w:tcPr>
          <w:p w14:paraId="5D422C9B" w14:textId="77777777" w:rsidR="00734FC8" w:rsidRPr="000D3FB7" w:rsidRDefault="00734FC8" w:rsidP="00540A29">
            <w:pPr>
              <w:keepNext/>
              <w:spacing w:before="20" w:after="20" w:line="240" w:lineRule="auto"/>
              <w:jc w:val="right"/>
              <w:rPr>
                <w:sz w:val="18"/>
                <w:szCs w:val="18"/>
              </w:rPr>
            </w:pPr>
            <w:r>
              <w:rPr>
                <w:sz w:val="18"/>
                <w:szCs w:val="18"/>
              </w:rPr>
              <w:t>38.7</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4EB60DE6" w14:textId="77777777" w:rsidR="00734FC8" w:rsidRPr="000D3FB7" w:rsidDel="00797121" w:rsidRDefault="00734FC8" w:rsidP="00540A29">
            <w:pPr>
              <w:keepNext/>
              <w:spacing w:before="20" w:after="20" w:line="240" w:lineRule="auto"/>
              <w:jc w:val="right"/>
              <w:rPr>
                <w:sz w:val="18"/>
                <w:szCs w:val="18"/>
              </w:rPr>
            </w:pPr>
            <w:r>
              <w:rPr>
                <w:sz w:val="18"/>
                <w:szCs w:val="18"/>
              </w:rPr>
              <w:t>11.7</w:t>
            </w:r>
          </w:p>
        </w:tc>
        <w:tc>
          <w:tcPr>
            <w:tcW w:w="422" w:type="pct"/>
            <w:tcBorders>
              <w:top w:val="single" w:sz="4" w:space="0" w:color="7F7F7F"/>
              <w:bottom w:val="single" w:sz="4" w:space="0" w:color="7F7F7F"/>
              <w:right w:val="nil"/>
            </w:tcBorders>
            <w:vAlign w:val="center"/>
          </w:tcPr>
          <w:p w14:paraId="3940175B" w14:textId="77777777" w:rsidR="00734FC8" w:rsidRPr="000D3FB7" w:rsidDel="00797121" w:rsidRDefault="00734FC8" w:rsidP="00540A29">
            <w:pPr>
              <w:keepNext/>
              <w:spacing w:before="20" w:after="20" w:line="240" w:lineRule="auto"/>
              <w:jc w:val="right"/>
              <w:rPr>
                <w:sz w:val="18"/>
                <w:szCs w:val="18"/>
              </w:rPr>
            </w:pPr>
            <w:r>
              <w:rPr>
                <w:sz w:val="18"/>
                <w:szCs w:val="18"/>
              </w:rPr>
              <w:t>12.9</w:t>
            </w:r>
          </w:p>
        </w:tc>
        <w:tc>
          <w:tcPr>
            <w:tcW w:w="421" w:type="pct"/>
            <w:tcBorders>
              <w:top w:val="single" w:sz="4" w:space="0" w:color="7F7F7F"/>
              <w:bottom w:val="single" w:sz="4" w:space="0" w:color="7F7F7F"/>
              <w:right w:val="nil"/>
            </w:tcBorders>
            <w:vAlign w:val="center"/>
          </w:tcPr>
          <w:p w14:paraId="6ACCDFFD" w14:textId="77777777" w:rsidR="00734FC8" w:rsidRPr="000D3FB7" w:rsidDel="00797121" w:rsidRDefault="00734FC8" w:rsidP="00540A29">
            <w:pPr>
              <w:keepNext/>
              <w:spacing w:before="20" w:after="20" w:line="240" w:lineRule="auto"/>
              <w:jc w:val="right"/>
              <w:rPr>
                <w:sz w:val="18"/>
                <w:szCs w:val="18"/>
              </w:rPr>
            </w:pPr>
            <w:r>
              <w:rPr>
                <w:sz w:val="18"/>
                <w:szCs w:val="18"/>
              </w:rPr>
              <w:t>35.0</w:t>
            </w:r>
          </w:p>
        </w:tc>
        <w:tc>
          <w:tcPr>
            <w:tcW w:w="420" w:type="pct"/>
            <w:tcBorders>
              <w:top w:val="single" w:sz="4" w:space="0" w:color="7F7F7F"/>
              <w:bottom w:val="single" w:sz="4" w:space="0" w:color="7F7F7F"/>
              <w:right w:val="nil"/>
            </w:tcBorders>
            <w:vAlign w:val="center"/>
          </w:tcPr>
          <w:p w14:paraId="50B9D642" w14:textId="77777777" w:rsidR="00734FC8" w:rsidRPr="000D3FB7" w:rsidDel="00797121" w:rsidRDefault="00734FC8" w:rsidP="00540A29">
            <w:pPr>
              <w:keepNext/>
              <w:spacing w:before="20" w:after="20" w:line="240" w:lineRule="auto"/>
              <w:jc w:val="right"/>
              <w:rPr>
                <w:sz w:val="18"/>
                <w:szCs w:val="18"/>
              </w:rPr>
            </w:pPr>
            <w:r>
              <w:rPr>
                <w:sz w:val="18"/>
                <w:szCs w:val="18"/>
              </w:rPr>
              <w:t>38.3</w:t>
            </w:r>
          </w:p>
        </w:tc>
      </w:tr>
      <w:tr w:rsidR="00734FC8" w:rsidRPr="000D3FB7" w14:paraId="20542DA6" w14:textId="77777777" w:rsidTr="00540A29">
        <w:trPr>
          <w:trHeight w:val="20"/>
          <w:jc w:val="center"/>
        </w:trPr>
        <w:tc>
          <w:tcPr>
            <w:tcW w:w="1632" w:type="pct"/>
            <w:tcBorders>
              <w:top w:val="single" w:sz="4" w:space="0" w:color="7F7F7F"/>
              <w:left w:val="nil"/>
              <w:bottom w:val="single" w:sz="4" w:space="0" w:color="7F7F7F"/>
            </w:tcBorders>
            <w:shd w:val="clear" w:color="auto" w:fill="D9D9D9"/>
            <w:noWrap/>
            <w:vAlign w:val="center"/>
            <w:hideMark/>
          </w:tcPr>
          <w:p w14:paraId="139CF8FE" w14:textId="77777777" w:rsidR="00734FC8" w:rsidRPr="000D3FB7" w:rsidRDefault="00734FC8" w:rsidP="00540A29">
            <w:pPr>
              <w:keepNext/>
              <w:spacing w:before="20" w:after="20" w:line="240" w:lineRule="auto"/>
              <w:jc w:val="left"/>
              <w:rPr>
                <w:rFonts w:eastAsia="Times New Roman"/>
                <w:b/>
                <w:bCs/>
                <w:sz w:val="18"/>
                <w:szCs w:val="18"/>
              </w:rPr>
            </w:pPr>
            <w:r w:rsidRPr="000D3FB7">
              <w:rPr>
                <w:rFonts w:eastAsia="Times New Roman"/>
                <w:b/>
                <w:bCs/>
                <w:sz w:val="18"/>
                <w:szCs w:val="18"/>
              </w:rPr>
              <w:t>LATIN AMERICA AND THE CARIBBEAN</w:t>
            </w:r>
          </w:p>
        </w:tc>
        <w:tc>
          <w:tcPr>
            <w:tcW w:w="421" w:type="pct"/>
            <w:tcBorders>
              <w:top w:val="single" w:sz="4" w:space="0" w:color="7F7F7F"/>
              <w:bottom w:val="single" w:sz="4" w:space="0" w:color="7F7F7F"/>
            </w:tcBorders>
            <w:shd w:val="clear" w:color="auto" w:fill="D9D9D9"/>
            <w:vAlign w:val="center"/>
          </w:tcPr>
          <w:p w14:paraId="0808F754" w14:textId="77777777" w:rsidR="00734FC8" w:rsidRPr="000D3FB7" w:rsidRDefault="00734FC8" w:rsidP="00540A29">
            <w:pPr>
              <w:keepNext/>
              <w:spacing w:before="20" w:after="20" w:line="240" w:lineRule="auto"/>
              <w:jc w:val="right"/>
              <w:rPr>
                <w:b/>
                <w:bCs/>
                <w:sz w:val="18"/>
                <w:szCs w:val="18"/>
              </w:rPr>
            </w:pPr>
            <w:r>
              <w:rPr>
                <w:b/>
                <w:bCs/>
                <w:sz w:val="18"/>
                <w:szCs w:val="18"/>
              </w:rPr>
              <w:t>5.9</w:t>
            </w:r>
          </w:p>
        </w:tc>
        <w:tc>
          <w:tcPr>
            <w:tcW w:w="421" w:type="pct"/>
            <w:tcBorders>
              <w:top w:val="single" w:sz="4" w:space="0" w:color="7F7F7F"/>
              <w:bottom w:val="single" w:sz="4" w:space="0" w:color="7F7F7F"/>
            </w:tcBorders>
            <w:shd w:val="clear" w:color="auto" w:fill="D9D9D9"/>
            <w:vAlign w:val="center"/>
          </w:tcPr>
          <w:p w14:paraId="5B04F6D4" w14:textId="77777777" w:rsidR="00734FC8" w:rsidRPr="000D3FB7" w:rsidRDefault="00734FC8" w:rsidP="00540A29">
            <w:pPr>
              <w:keepNext/>
              <w:spacing w:before="20" w:after="20" w:line="240" w:lineRule="auto"/>
              <w:jc w:val="right"/>
              <w:rPr>
                <w:b/>
                <w:bCs/>
                <w:sz w:val="18"/>
                <w:szCs w:val="18"/>
              </w:rPr>
            </w:pPr>
            <w:r>
              <w:rPr>
                <w:b/>
                <w:bCs/>
                <w:sz w:val="18"/>
                <w:szCs w:val="18"/>
              </w:rPr>
              <w:t>7.5</w:t>
            </w:r>
          </w:p>
        </w:tc>
        <w:tc>
          <w:tcPr>
            <w:tcW w:w="421" w:type="pct"/>
            <w:tcBorders>
              <w:top w:val="single" w:sz="4" w:space="0" w:color="7F7F7F"/>
              <w:bottom w:val="single" w:sz="4" w:space="0" w:color="7F7F7F"/>
            </w:tcBorders>
            <w:shd w:val="clear" w:color="auto" w:fill="D9D9D9"/>
            <w:vAlign w:val="center"/>
          </w:tcPr>
          <w:p w14:paraId="687E0E63" w14:textId="77777777" w:rsidR="00734FC8" w:rsidRPr="000D3FB7" w:rsidRDefault="00734FC8" w:rsidP="00540A29">
            <w:pPr>
              <w:keepNext/>
              <w:spacing w:before="20" w:after="20" w:line="240" w:lineRule="auto"/>
              <w:jc w:val="right"/>
              <w:rPr>
                <w:b/>
                <w:bCs/>
                <w:sz w:val="18"/>
                <w:szCs w:val="18"/>
              </w:rPr>
            </w:pPr>
            <w:r>
              <w:rPr>
                <w:b/>
                <w:bCs/>
                <w:sz w:val="18"/>
                <w:szCs w:val="18"/>
              </w:rPr>
              <w:t>38.7</w:t>
            </w:r>
          </w:p>
        </w:tc>
        <w:tc>
          <w:tcPr>
            <w:tcW w:w="422" w:type="pct"/>
            <w:tcBorders>
              <w:top w:val="single" w:sz="4" w:space="0" w:color="7F7F7F"/>
              <w:bottom w:val="single" w:sz="4" w:space="0" w:color="7F7F7F"/>
              <w:right w:val="single" w:sz="4" w:space="0" w:color="767171" w:themeColor="background2" w:themeShade="80"/>
            </w:tcBorders>
            <w:shd w:val="clear" w:color="auto" w:fill="D9D9D9"/>
            <w:vAlign w:val="center"/>
          </w:tcPr>
          <w:p w14:paraId="46FAD0F8" w14:textId="77777777" w:rsidR="00734FC8" w:rsidRPr="000D3FB7" w:rsidRDefault="00734FC8" w:rsidP="00540A29">
            <w:pPr>
              <w:keepNext/>
              <w:spacing w:before="20" w:after="20" w:line="240" w:lineRule="auto"/>
              <w:jc w:val="right"/>
              <w:rPr>
                <w:b/>
                <w:bCs/>
                <w:sz w:val="18"/>
                <w:szCs w:val="18"/>
              </w:rPr>
            </w:pPr>
            <w:r>
              <w:rPr>
                <w:b/>
                <w:bCs/>
                <w:sz w:val="18"/>
                <w:szCs w:val="18"/>
              </w:rPr>
              <w:t>49.7</w:t>
            </w:r>
          </w:p>
        </w:tc>
        <w:tc>
          <w:tcPr>
            <w:tcW w:w="421" w:type="pct"/>
            <w:tcBorders>
              <w:top w:val="single" w:sz="4" w:space="0" w:color="7F7F7F"/>
              <w:left w:val="single" w:sz="4" w:space="0" w:color="767171" w:themeColor="background2" w:themeShade="80"/>
              <w:bottom w:val="single" w:sz="4" w:space="0" w:color="7F7F7F"/>
              <w:right w:val="nil"/>
            </w:tcBorders>
            <w:shd w:val="clear" w:color="auto" w:fill="D9D9D9"/>
            <w:vAlign w:val="center"/>
          </w:tcPr>
          <w:p w14:paraId="1F2F8E3E" w14:textId="77777777" w:rsidR="00734FC8" w:rsidRPr="000D3FB7" w:rsidDel="00797121" w:rsidRDefault="00734FC8" w:rsidP="00540A29">
            <w:pPr>
              <w:keepNext/>
              <w:spacing w:before="20" w:after="20" w:line="240" w:lineRule="auto"/>
              <w:jc w:val="right"/>
              <w:rPr>
                <w:b/>
                <w:bCs/>
                <w:sz w:val="18"/>
                <w:szCs w:val="18"/>
              </w:rPr>
            </w:pPr>
            <w:r>
              <w:rPr>
                <w:b/>
                <w:bCs/>
                <w:sz w:val="18"/>
                <w:szCs w:val="18"/>
              </w:rPr>
              <w:t>5.4</w:t>
            </w:r>
          </w:p>
        </w:tc>
        <w:tc>
          <w:tcPr>
            <w:tcW w:w="422" w:type="pct"/>
            <w:tcBorders>
              <w:top w:val="single" w:sz="4" w:space="0" w:color="7F7F7F"/>
              <w:bottom w:val="single" w:sz="4" w:space="0" w:color="7F7F7F"/>
              <w:right w:val="nil"/>
            </w:tcBorders>
            <w:shd w:val="clear" w:color="auto" w:fill="D9D9D9"/>
            <w:vAlign w:val="center"/>
          </w:tcPr>
          <w:p w14:paraId="7E709352" w14:textId="77777777" w:rsidR="00734FC8" w:rsidRPr="000D3FB7" w:rsidDel="00797121" w:rsidRDefault="00734FC8" w:rsidP="00540A29">
            <w:pPr>
              <w:keepNext/>
              <w:spacing w:before="20" w:after="20" w:line="240" w:lineRule="auto"/>
              <w:jc w:val="right"/>
              <w:rPr>
                <w:b/>
                <w:bCs/>
                <w:sz w:val="18"/>
                <w:szCs w:val="18"/>
              </w:rPr>
            </w:pPr>
            <w:r>
              <w:rPr>
                <w:b/>
                <w:bCs/>
                <w:sz w:val="18"/>
                <w:szCs w:val="18"/>
              </w:rPr>
              <w:t>6.6</w:t>
            </w:r>
          </w:p>
        </w:tc>
        <w:tc>
          <w:tcPr>
            <w:tcW w:w="421" w:type="pct"/>
            <w:tcBorders>
              <w:top w:val="single" w:sz="4" w:space="0" w:color="7F7F7F"/>
              <w:bottom w:val="single" w:sz="4" w:space="0" w:color="7F7F7F"/>
              <w:right w:val="nil"/>
            </w:tcBorders>
            <w:shd w:val="clear" w:color="auto" w:fill="D9D9D9"/>
            <w:vAlign w:val="center"/>
          </w:tcPr>
          <w:p w14:paraId="3FD0B6D6" w14:textId="77777777" w:rsidR="00734FC8" w:rsidRPr="000D3FB7" w:rsidDel="00797121" w:rsidRDefault="00734FC8" w:rsidP="00540A29">
            <w:pPr>
              <w:keepNext/>
              <w:spacing w:before="20" w:after="20" w:line="240" w:lineRule="auto"/>
              <w:jc w:val="right"/>
              <w:rPr>
                <w:b/>
                <w:bCs/>
                <w:sz w:val="18"/>
                <w:szCs w:val="18"/>
              </w:rPr>
            </w:pPr>
            <w:r>
              <w:rPr>
                <w:b/>
                <w:bCs/>
                <w:sz w:val="18"/>
                <w:szCs w:val="18"/>
              </w:rPr>
              <w:t>36.1</w:t>
            </w:r>
          </w:p>
        </w:tc>
        <w:tc>
          <w:tcPr>
            <w:tcW w:w="420" w:type="pct"/>
            <w:tcBorders>
              <w:top w:val="single" w:sz="4" w:space="0" w:color="7F7F7F"/>
              <w:bottom w:val="single" w:sz="4" w:space="0" w:color="7F7F7F"/>
              <w:right w:val="nil"/>
            </w:tcBorders>
            <w:shd w:val="clear" w:color="auto" w:fill="D9D9D9"/>
            <w:vAlign w:val="center"/>
          </w:tcPr>
          <w:p w14:paraId="450307EF" w14:textId="77777777" w:rsidR="00734FC8" w:rsidRPr="000D3FB7" w:rsidDel="00797121" w:rsidRDefault="00734FC8" w:rsidP="00540A29">
            <w:pPr>
              <w:keepNext/>
              <w:spacing w:before="20" w:after="20" w:line="240" w:lineRule="auto"/>
              <w:jc w:val="right"/>
              <w:rPr>
                <w:b/>
                <w:bCs/>
                <w:sz w:val="18"/>
                <w:szCs w:val="18"/>
              </w:rPr>
            </w:pPr>
            <w:r>
              <w:rPr>
                <w:b/>
                <w:bCs/>
                <w:sz w:val="18"/>
                <w:szCs w:val="18"/>
              </w:rPr>
              <w:t>43.7</w:t>
            </w:r>
          </w:p>
        </w:tc>
      </w:tr>
      <w:tr w:rsidR="00734FC8" w:rsidRPr="000D3FB7" w14:paraId="0E9777E9"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5867FA44" w14:textId="77777777" w:rsidR="00734FC8" w:rsidRPr="000D3FB7" w:rsidRDefault="00734FC8" w:rsidP="00540A29">
            <w:pPr>
              <w:keepNext/>
              <w:spacing w:before="20" w:after="20" w:line="240" w:lineRule="auto"/>
              <w:jc w:val="left"/>
              <w:rPr>
                <w:rFonts w:eastAsia="Times New Roman"/>
                <w:sz w:val="18"/>
                <w:szCs w:val="18"/>
              </w:rPr>
            </w:pPr>
            <w:r w:rsidRPr="000D3FB7">
              <w:rPr>
                <w:rFonts w:eastAsia="Times New Roman"/>
                <w:sz w:val="18"/>
                <w:szCs w:val="18"/>
              </w:rPr>
              <w:t>Caribbean</w:t>
            </w:r>
          </w:p>
        </w:tc>
        <w:tc>
          <w:tcPr>
            <w:tcW w:w="421" w:type="pct"/>
            <w:tcBorders>
              <w:top w:val="single" w:sz="4" w:space="0" w:color="7F7F7F"/>
              <w:bottom w:val="single" w:sz="4" w:space="0" w:color="7F7F7F"/>
            </w:tcBorders>
            <w:vAlign w:val="center"/>
          </w:tcPr>
          <w:p w14:paraId="27F8EF0D" w14:textId="77777777" w:rsidR="00734FC8" w:rsidRPr="000D3FB7" w:rsidRDefault="00734FC8" w:rsidP="00540A29">
            <w:pPr>
              <w:keepNext/>
              <w:spacing w:before="20" w:after="20" w:line="240" w:lineRule="auto"/>
              <w:jc w:val="right"/>
              <w:rPr>
                <w:sz w:val="18"/>
                <w:szCs w:val="18"/>
              </w:rPr>
            </w:pPr>
            <w:r>
              <w:rPr>
                <w:sz w:val="18"/>
                <w:szCs w:val="18"/>
              </w:rPr>
              <w:t>17.3</w:t>
            </w:r>
          </w:p>
        </w:tc>
        <w:tc>
          <w:tcPr>
            <w:tcW w:w="421" w:type="pct"/>
            <w:tcBorders>
              <w:top w:val="single" w:sz="4" w:space="0" w:color="7F7F7F"/>
              <w:bottom w:val="single" w:sz="4" w:space="0" w:color="7F7F7F"/>
            </w:tcBorders>
            <w:vAlign w:val="center"/>
          </w:tcPr>
          <w:p w14:paraId="13F7923A" w14:textId="77777777" w:rsidR="00734FC8" w:rsidRPr="000D3FB7" w:rsidRDefault="00734FC8" w:rsidP="00540A29">
            <w:pPr>
              <w:keepNext/>
              <w:spacing w:before="20" w:after="20" w:line="240" w:lineRule="auto"/>
              <w:jc w:val="right"/>
              <w:rPr>
                <w:sz w:val="18"/>
                <w:szCs w:val="18"/>
              </w:rPr>
            </w:pPr>
            <w:r>
              <w:rPr>
                <w:sz w:val="18"/>
                <w:szCs w:val="18"/>
              </w:rPr>
              <w:t>19.0</w:t>
            </w:r>
          </w:p>
        </w:tc>
        <w:tc>
          <w:tcPr>
            <w:tcW w:w="421" w:type="pct"/>
            <w:tcBorders>
              <w:top w:val="single" w:sz="4" w:space="0" w:color="7F7F7F"/>
              <w:bottom w:val="single" w:sz="4" w:space="0" w:color="7F7F7F"/>
            </w:tcBorders>
            <w:vAlign w:val="center"/>
          </w:tcPr>
          <w:p w14:paraId="1BB18002" w14:textId="77777777" w:rsidR="00734FC8" w:rsidRPr="000D3FB7" w:rsidRDefault="00734FC8" w:rsidP="00540A29">
            <w:pPr>
              <w:keepNext/>
              <w:spacing w:before="20" w:after="20" w:line="240" w:lineRule="auto"/>
              <w:jc w:val="right"/>
              <w:rPr>
                <w:sz w:val="18"/>
                <w:szCs w:val="18"/>
              </w:rPr>
            </w:pPr>
            <w:r>
              <w:rPr>
                <w:sz w:val="18"/>
                <w:szCs w:val="18"/>
              </w:rPr>
              <w:t>7.7</w:t>
            </w:r>
          </w:p>
        </w:tc>
        <w:tc>
          <w:tcPr>
            <w:tcW w:w="422" w:type="pct"/>
            <w:tcBorders>
              <w:top w:val="single" w:sz="4" w:space="0" w:color="7F7F7F"/>
              <w:bottom w:val="single" w:sz="4" w:space="0" w:color="7F7F7F"/>
              <w:right w:val="single" w:sz="4" w:space="0" w:color="767171" w:themeColor="background2" w:themeShade="80"/>
            </w:tcBorders>
            <w:vAlign w:val="center"/>
          </w:tcPr>
          <w:p w14:paraId="03888467" w14:textId="77777777" w:rsidR="00734FC8" w:rsidRPr="000D3FB7" w:rsidRDefault="00734FC8" w:rsidP="00540A29">
            <w:pPr>
              <w:keepNext/>
              <w:spacing w:before="20" w:after="20" w:line="240" w:lineRule="auto"/>
              <w:jc w:val="right"/>
              <w:rPr>
                <w:sz w:val="18"/>
                <w:szCs w:val="18"/>
              </w:rPr>
            </w:pPr>
            <w:r>
              <w:rPr>
                <w:sz w:val="18"/>
                <w:szCs w:val="18"/>
              </w:rPr>
              <w:t>8.4</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274C1552" w14:textId="77777777" w:rsidR="00734FC8" w:rsidRPr="000D3FB7" w:rsidDel="00797121" w:rsidRDefault="00734FC8" w:rsidP="00540A29">
            <w:pPr>
              <w:keepNext/>
              <w:spacing w:before="20" w:after="20" w:line="240" w:lineRule="auto"/>
              <w:jc w:val="right"/>
              <w:rPr>
                <w:sz w:val="18"/>
                <w:szCs w:val="18"/>
              </w:rPr>
            </w:pPr>
            <w:r>
              <w:rPr>
                <w:sz w:val="18"/>
                <w:szCs w:val="18"/>
              </w:rPr>
              <w:t>18.2</w:t>
            </w:r>
          </w:p>
        </w:tc>
        <w:tc>
          <w:tcPr>
            <w:tcW w:w="422" w:type="pct"/>
            <w:tcBorders>
              <w:top w:val="single" w:sz="4" w:space="0" w:color="7F7F7F"/>
              <w:bottom w:val="single" w:sz="4" w:space="0" w:color="7F7F7F"/>
              <w:right w:val="nil"/>
            </w:tcBorders>
            <w:vAlign w:val="center"/>
          </w:tcPr>
          <w:p w14:paraId="2CDAC395" w14:textId="77777777" w:rsidR="00734FC8" w:rsidRPr="000D3FB7" w:rsidDel="00797121" w:rsidRDefault="00734FC8" w:rsidP="00540A29">
            <w:pPr>
              <w:keepNext/>
              <w:spacing w:before="20" w:after="20" w:line="240" w:lineRule="auto"/>
              <w:jc w:val="right"/>
              <w:rPr>
                <w:sz w:val="18"/>
                <w:szCs w:val="18"/>
              </w:rPr>
            </w:pPr>
            <w:r>
              <w:rPr>
                <w:sz w:val="18"/>
                <w:szCs w:val="18"/>
              </w:rPr>
              <w:t>18.9</w:t>
            </w:r>
          </w:p>
        </w:tc>
        <w:tc>
          <w:tcPr>
            <w:tcW w:w="421" w:type="pct"/>
            <w:tcBorders>
              <w:top w:val="single" w:sz="4" w:space="0" w:color="7F7F7F"/>
              <w:bottom w:val="single" w:sz="4" w:space="0" w:color="7F7F7F"/>
              <w:right w:val="nil"/>
            </w:tcBorders>
            <w:vAlign w:val="center"/>
          </w:tcPr>
          <w:p w14:paraId="5F8DE7F8" w14:textId="77777777" w:rsidR="00734FC8" w:rsidRPr="000D3FB7" w:rsidDel="00797121" w:rsidRDefault="00734FC8" w:rsidP="00540A29">
            <w:pPr>
              <w:keepNext/>
              <w:spacing w:before="20" w:after="20" w:line="240" w:lineRule="auto"/>
              <w:jc w:val="right"/>
              <w:rPr>
                <w:sz w:val="18"/>
                <w:szCs w:val="18"/>
              </w:rPr>
            </w:pPr>
            <w:r>
              <w:rPr>
                <w:sz w:val="18"/>
                <w:szCs w:val="18"/>
              </w:rPr>
              <w:t>8.1</w:t>
            </w:r>
          </w:p>
        </w:tc>
        <w:tc>
          <w:tcPr>
            <w:tcW w:w="420" w:type="pct"/>
            <w:tcBorders>
              <w:top w:val="single" w:sz="4" w:space="0" w:color="7F7F7F"/>
              <w:bottom w:val="single" w:sz="4" w:space="0" w:color="7F7F7F"/>
              <w:right w:val="nil"/>
            </w:tcBorders>
            <w:vAlign w:val="center"/>
          </w:tcPr>
          <w:p w14:paraId="620901D0" w14:textId="77777777" w:rsidR="00734FC8" w:rsidRPr="000D3FB7" w:rsidDel="00797121" w:rsidRDefault="00734FC8" w:rsidP="00540A29">
            <w:pPr>
              <w:keepNext/>
              <w:spacing w:before="20" w:after="20" w:line="240" w:lineRule="auto"/>
              <w:jc w:val="right"/>
              <w:rPr>
                <w:sz w:val="18"/>
                <w:szCs w:val="18"/>
              </w:rPr>
            </w:pPr>
            <w:r>
              <w:rPr>
                <w:sz w:val="18"/>
                <w:szCs w:val="18"/>
              </w:rPr>
              <w:t>8.4</w:t>
            </w:r>
          </w:p>
        </w:tc>
      </w:tr>
      <w:tr w:rsidR="00734FC8" w:rsidRPr="000D3FB7" w14:paraId="0BDB34D9"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63DFD5F9" w14:textId="77777777" w:rsidR="00734FC8" w:rsidRPr="000D3FB7" w:rsidRDefault="00734FC8" w:rsidP="00540A29">
            <w:pPr>
              <w:keepNext/>
              <w:spacing w:before="20" w:after="20" w:line="240" w:lineRule="auto"/>
              <w:jc w:val="left"/>
              <w:rPr>
                <w:rFonts w:eastAsia="Times New Roman"/>
                <w:sz w:val="18"/>
                <w:szCs w:val="18"/>
              </w:rPr>
            </w:pPr>
            <w:r w:rsidRPr="000D3FB7">
              <w:rPr>
                <w:rFonts w:eastAsia="Times New Roman"/>
                <w:sz w:val="18"/>
                <w:szCs w:val="18"/>
              </w:rPr>
              <w:t>Latin America</w:t>
            </w:r>
          </w:p>
        </w:tc>
        <w:tc>
          <w:tcPr>
            <w:tcW w:w="421" w:type="pct"/>
            <w:tcBorders>
              <w:top w:val="single" w:sz="4" w:space="0" w:color="7F7F7F"/>
              <w:bottom w:val="single" w:sz="4" w:space="0" w:color="7F7F7F"/>
            </w:tcBorders>
            <w:vAlign w:val="center"/>
          </w:tcPr>
          <w:p w14:paraId="1D20915E" w14:textId="77777777" w:rsidR="00734FC8" w:rsidRPr="000D3FB7" w:rsidRDefault="00734FC8" w:rsidP="00540A29">
            <w:pPr>
              <w:keepNext/>
              <w:spacing w:before="20" w:after="20" w:line="240" w:lineRule="auto"/>
              <w:jc w:val="right"/>
              <w:rPr>
                <w:sz w:val="18"/>
                <w:szCs w:val="18"/>
              </w:rPr>
            </w:pPr>
            <w:r>
              <w:rPr>
                <w:sz w:val="18"/>
                <w:szCs w:val="18"/>
              </w:rPr>
              <w:t>5.0</w:t>
            </w:r>
          </w:p>
        </w:tc>
        <w:tc>
          <w:tcPr>
            <w:tcW w:w="421" w:type="pct"/>
            <w:tcBorders>
              <w:top w:val="single" w:sz="4" w:space="0" w:color="7F7F7F"/>
              <w:bottom w:val="single" w:sz="4" w:space="0" w:color="7F7F7F"/>
            </w:tcBorders>
            <w:vAlign w:val="center"/>
          </w:tcPr>
          <w:p w14:paraId="057589CF" w14:textId="77777777" w:rsidR="00734FC8" w:rsidRPr="000D3FB7" w:rsidRDefault="00734FC8" w:rsidP="00540A29">
            <w:pPr>
              <w:keepNext/>
              <w:spacing w:before="20" w:after="20" w:line="240" w:lineRule="auto"/>
              <w:jc w:val="right"/>
              <w:rPr>
                <w:sz w:val="18"/>
                <w:szCs w:val="18"/>
              </w:rPr>
            </w:pPr>
            <w:r>
              <w:rPr>
                <w:sz w:val="18"/>
                <w:szCs w:val="18"/>
              </w:rPr>
              <w:t>6.7</w:t>
            </w:r>
          </w:p>
        </w:tc>
        <w:tc>
          <w:tcPr>
            <w:tcW w:w="421" w:type="pct"/>
            <w:tcBorders>
              <w:top w:val="single" w:sz="4" w:space="0" w:color="7F7F7F"/>
              <w:bottom w:val="single" w:sz="4" w:space="0" w:color="7F7F7F"/>
            </w:tcBorders>
            <w:vAlign w:val="center"/>
          </w:tcPr>
          <w:p w14:paraId="093488B1" w14:textId="77777777" w:rsidR="00734FC8" w:rsidRPr="000D3FB7" w:rsidRDefault="00734FC8" w:rsidP="00540A29">
            <w:pPr>
              <w:keepNext/>
              <w:spacing w:before="20" w:after="20" w:line="240" w:lineRule="auto"/>
              <w:jc w:val="right"/>
              <w:rPr>
                <w:sz w:val="18"/>
                <w:szCs w:val="18"/>
              </w:rPr>
            </w:pPr>
            <w:r>
              <w:rPr>
                <w:sz w:val="18"/>
                <w:szCs w:val="18"/>
              </w:rPr>
              <w:t>31.1</w:t>
            </w:r>
          </w:p>
        </w:tc>
        <w:tc>
          <w:tcPr>
            <w:tcW w:w="422" w:type="pct"/>
            <w:tcBorders>
              <w:top w:val="single" w:sz="4" w:space="0" w:color="7F7F7F"/>
              <w:bottom w:val="single" w:sz="4" w:space="0" w:color="7F7F7F"/>
              <w:right w:val="single" w:sz="4" w:space="0" w:color="767171" w:themeColor="background2" w:themeShade="80"/>
            </w:tcBorders>
            <w:vAlign w:val="center"/>
          </w:tcPr>
          <w:p w14:paraId="3F6CB482" w14:textId="77777777" w:rsidR="00734FC8" w:rsidRPr="000D3FB7" w:rsidRDefault="00734FC8" w:rsidP="00540A29">
            <w:pPr>
              <w:keepNext/>
              <w:spacing w:before="20" w:after="20" w:line="240" w:lineRule="auto"/>
              <w:jc w:val="right"/>
              <w:rPr>
                <w:sz w:val="18"/>
                <w:szCs w:val="18"/>
              </w:rPr>
            </w:pPr>
            <w:r>
              <w:rPr>
                <w:sz w:val="18"/>
                <w:szCs w:val="18"/>
              </w:rPr>
              <w:t>41.3</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4855C0A2" w14:textId="77777777" w:rsidR="00734FC8" w:rsidRPr="000D3FB7" w:rsidDel="00797121" w:rsidRDefault="00734FC8" w:rsidP="00540A29">
            <w:pPr>
              <w:keepNext/>
              <w:spacing w:before="20" w:after="20" w:line="240" w:lineRule="auto"/>
              <w:jc w:val="right"/>
              <w:rPr>
                <w:sz w:val="18"/>
                <w:szCs w:val="18"/>
              </w:rPr>
            </w:pPr>
            <w:r>
              <w:rPr>
                <w:sz w:val="18"/>
                <w:szCs w:val="18"/>
              </w:rPr>
              <w:t>4.5</w:t>
            </w:r>
          </w:p>
        </w:tc>
        <w:tc>
          <w:tcPr>
            <w:tcW w:w="422" w:type="pct"/>
            <w:tcBorders>
              <w:top w:val="single" w:sz="4" w:space="0" w:color="7F7F7F"/>
              <w:bottom w:val="single" w:sz="4" w:space="0" w:color="7F7F7F"/>
              <w:right w:val="nil"/>
            </w:tcBorders>
            <w:vAlign w:val="center"/>
          </w:tcPr>
          <w:p w14:paraId="1CCBE5CA" w14:textId="77777777" w:rsidR="00734FC8" w:rsidRPr="000D3FB7" w:rsidDel="00797121" w:rsidRDefault="00734FC8" w:rsidP="00540A29">
            <w:pPr>
              <w:keepNext/>
              <w:spacing w:before="20" w:after="20" w:line="240" w:lineRule="auto"/>
              <w:jc w:val="right"/>
              <w:rPr>
                <w:sz w:val="18"/>
                <w:szCs w:val="18"/>
              </w:rPr>
            </w:pPr>
            <w:r>
              <w:rPr>
                <w:sz w:val="18"/>
                <w:szCs w:val="18"/>
              </w:rPr>
              <w:t>5.7</w:t>
            </w:r>
          </w:p>
        </w:tc>
        <w:tc>
          <w:tcPr>
            <w:tcW w:w="421" w:type="pct"/>
            <w:tcBorders>
              <w:top w:val="single" w:sz="4" w:space="0" w:color="7F7F7F"/>
              <w:bottom w:val="single" w:sz="4" w:space="0" w:color="7F7F7F"/>
              <w:right w:val="nil"/>
            </w:tcBorders>
            <w:vAlign w:val="center"/>
          </w:tcPr>
          <w:p w14:paraId="553B2F2D" w14:textId="77777777" w:rsidR="00734FC8" w:rsidRPr="000D3FB7" w:rsidDel="00797121" w:rsidRDefault="00734FC8" w:rsidP="00540A29">
            <w:pPr>
              <w:keepNext/>
              <w:spacing w:before="20" w:after="20" w:line="240" w:lineRule="auto"/>
              <w:jc w:val="right"/>
              <w:rPr>
                <w:sz w:val="18"/>
                <w:szCs w:val="18"/>
              </w:rPr>
            </w:pPr>
            <w:r>
              <w:rPr>
                <w:sz w:val="18"/>
                <w:szCs w:val="18"/>
              </w:rPr>
              <w:t>28.0</w:t>
            </w:r>
          </w:p>
        </w:tc>
        <w:tc>
          <w:tcPr>
            <w:tcW w:w="420" w:type="pct"/>
            <w:tcBorders>
              <w:top w:val="single" w:sz="4" w:space="0" w:color="7F7F7F"/>
              <w:bottom w:val="single" w:sz="4" w:space="0" w:color="7F7F7F"/>
              <w:right w:val="nil"/>
            </w:tcBorders>
            <w:vAlign w:val="center"/>
          </w:tcPr>
          <w:p w14:paraId="5A8DC569" w14:textId="77777777" w:rsidR="00734FC8" w:rsidRPr="000D3FB7" w:rsidDel="00797121" w:rsidRDefault="00734FC8" w:rsidP="00540A29">
            <w:pPr>
              <w:keepNext/>
              <w:spacing w:before="20" w:after="20" w:line="240" w:lineRule="auto"/>
              <w:jc w:val="right"/>
              <w:rPr>
                <w:sz w:val="18"/>
                <w:szCs w:val="18"/>
              </w:rPr>
            </w:pPr>
            <w:r>
              <w:rPr>
                <w:sz w:val="18"/>
                <w:szCs w:val="18"/>
              </w:rPr>
              <w:t>35.3</w:t>
            </w:r>
          </w:p>
        </w:tc>
      </w:tr>
      <w:tr w:rsidR="00734FC8" w:rsidRPr="000D3FB7" w14:paraId="5D42CE68"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73872B4A" w14:textId="77777777" w:rsidR="00734FC8" w:rsidRPr="000D3FB7" w:rsidRDefault="00734FC8" w:rsidP="00540A29">
            <w:pPr>
              <w:keepNext/>
              <w:spacing w:before="20" w:after="20" w:line="240" w:lineRule="auto"/>
              <w:ind w:left="184"/>
              <w:jc w:val="left"/>
              <w:rPr>
                <w:rFonts w:eastAsia="Times New Roman"/>
                <w:sz w:val="18"/>
                <w:szCs w:val="18"/>
              </w:rPr>
            </w:pPr>
            <w:r w:rsidRPr="000D3FB7">
              <w:rPr>
                <w:rFonts w:eastAsia="Times New Roman"/>
                <w:sz w:val="18"/>
                <w:szCs w:val="18"/>
              </w:rPr>
              <w:t>Central America</w:t>
            </w:r>
          </w:p>
        </w:tc>
        <w:tc>
          <w:tcPr>
            <w:tcW w:w="421" w:type="pct"/>
            <w:tcBorders>
              <w:top w:val="single" w:sz="4" w:space="0" w:color="7F7F7F"/>
              <w:bottom w:val="single" w:sz="4" w:space="0" w:color="7F7F7F"/>
            </w:tcBorders>
            <w:vAlign w:val="center"/>
          </w:tcPr>
          <w:p w14:paraId="2394BA82" w14:textId="77777777" w:rsidR="00734FC8" w:rsidRPr="000D3FB7" w:rsidRDefault="00734FC8" w:rsidP="00540A29">
            <w:pPr>
              <w:keepNext/>
              <w:spacing w:before="20" w:after="20" w:line="240" w:lineRule="auto"/>
              <w:jc w:val="right"/>
              <w:rPr>
                <w:sz w:val="18"/>
                <w:szCs w:val="18"/>
              </w:rPr>
            </w:pPr>
            <w:r>
              <w:rPr>
                <w:sz w:val="18"/>
                <w:szCs w:val="18"/>
              </w:rPr>
              <w:t>5.5</w:t>
            </w:r>
          </w:p>
        </w:tc>
        <w:tc>
          <w:tcPr>
            <w:tcW w:w="421" w:type="pct"/>
            <w:tcBorders>
              <w:top w:val="single" w:sz="4" w:space="0" w:color="7F7F7F"/>
              <w:bottom w:val="single" w:sz="4" w:space="0" w:color="7F7F7F"/>
            </w:tcBorders>
            <w:vAlign w:val="center"/>
          </w:tcPr>
          <w:p w14:paraId="1BC3D409" w14:textId="77777777" w:rsidR="00734FC8" w:rsidRPr="000D3FB7" w:rsidRDefault="00734FC8" w:rsidP="00540A29">
            <w:pPr>
              <w:keepNext/>
              <w:spacing w:before="20" w:after="20" w:line="240" w:lineRule="auto"/>
              <w:jc w:val="right"/>
              <w:rPr>
                <w:sz w:val="18"/>
                <w:szCs w:val="18"/>
              </w:rPr>
            </w:pPr>
            <w:r>
              <w:rPr>
                <w:sz w:val="18"/>
                <w:szCs w:val="18"/>
              </w:rPr>
              <w:t>6.1</w:t>
            </w:r>
          </w:p>
        </w:tc>
        <w:tc>
          <w:tcPr>
            <w:tcW w:w="421" w:type="pct"/>
            <w:tcBorders>
              <w:top w:val="single" w:sz="4" w:space="0" w:color="7F7F7F"/>
              <w:bottom w:val="single" w:sz="4" w:space="0" w:color="7F7F7F"/>
            </w:tcBorders>
            <w:vAlign w:val="center"/>
          </w:tcPr>
          <w:p w14:paraId="42AA29B2" w14:textId="77777777" w:rsidR="00734FC8" w:rsidRPr="000D3FB7" w:rsidRDefault="00734FC8" w:rsidP="00540A29">
            <w:pPr>
              <w:keepNext/>
              <w:spacing w:before="20" w:after="20" w:line="240" w:lineRule="auto"/>
              <w:jc w:val="right"/>
              <w:rPr>
                <w:sz w:val="18"/>
                <w:szCs w:val="18"/>
              </w:rPr>
            </w:pPr>
            <w:r>
              <w:rPr>
                <w:sz w:val="18"/>
                <w:szCs w:val="18"/>
              </w:rPr>
              <w:t>9.8</w:t>
            </w:r>
          </w:p>
        </w:tc>
        <w:tc>
          <w:tcPr>
            <w:tcW w:w="422" w:type="pct"/>
            <w:tcBorders>
              <w:top w:val="single" w:sz="4" w:space="0" w:color="7F7F7F"/>
              <w:bottom w:val="single" w:sz="4" w:space="0" w:color="7F7F7F"/>
              <w:right w:val="single" w:sz="4" w:space="0" w:color="767171" w:themeColor="background2" w:themeShade="80"/>
            </w:tcBorders>
            <w:vAlign w:val="center"/>
          </w:tcPr>
          <w:p w14:paraId="150E75FF" w14:textId="77777777" w:rsidR="00734FC8" w:rsidRPr="000D3FB7" w:rsidRDefault="00734FC8" w:rsidP="00540A29">
            <w:pPr>
              <w:keepNext/>
              <w:spacing w:before="20" w:after="20" w:line="240" w:lineRule="auto"/>
              <w:jc w:val="right"/>
              <w:rPr>
                <w:sz w:val="18"/>
                <w:szCs w:val="18"/>
              </w:rPr>
            </w:pPr>
            <w:r>
              <w:rPr>
                <w:sz w:val="18"/>
                <w:szCs w:val="18"/>
              </w:rPr>
              <w:t>10.9</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66D1736D" w14:textId="77777777" w:rsidR="00734FC8" w:rsidRPr="000D3FB7" w:rsidDel="00797121" w:rsidRDefault="00734FC8" w:rsidP="00540A29">
            <w:pPr>
              <w:keepNext/>
              <w:spacing w:before="20" w:after="20" w:line="240" w:lineRule="auto"/>
              <w:jc w:val="right"/>
              <w:rPr>
                <w:sz w:val="18"/>
                <w:szCs w:val="18"/>
              </w:rPr>
            </w:pPr>
            <w:r>
              <w:rPr>
                <w:sz w:val="18"/>
                <w:szCs w:val="18"/>
              </w:rPr>
              <w:t>5.3</w:t>
            </w:r>
          </w:p>
        </w:tc>
        <w:tc>
          <w:tcPr>
            <w:tcW w:w="422" w:type="pct"/>
            <w:tcBorders>
              <w:top w:val="single" w:sz="4" w:space="0" w:color="7F7F7F"/>
              <w:bottom w:val="single" w:sz="4" w:space="0" w:color="7F7F7F"/>
              <w:right w:val="nil"/>
            </w:tcBorders>
            <w:vAlign w:val="center"/>
          </w:tcPr>
          <w:p w14:paraId="0C461ADB" w14:textId="77777777" w:rsidR="00734FC8" w:rsidRPr="000D3FB7" w:rsidDel="00797121" w:rsidRDefault="00734FC8" w:rsidP="00540A29">
            <w:pPr>
              <w:keepNext/>
              <w:spacing w:before="20" w:after="20" w:line="240" w:lineRule="auto"/>
              <w:jc w:val="right"/>
              <w:rPr>
                <w:sz w:val="18"/>
                <w:szCs w:val="18"/>
              </w:rPr>
            </w:pPr>
            <w:r>
              <w:rPr>
                <w:sz w:val="18"/>
                <w:szCs w:val="18"/>
              </w:rPr>
              <w:t>5.9</w:t>
            </w:r>
          </w:p>
        </w:tc>
        <w:tc>
          <w:tcPr>
            <w:tcW w:w="421" w:type="pct"/>
            <w:tcBorders>
              <w:top w:val="single" w:sz="4" w:space="0" w:color="7F7F7F"/>
              <w:bottom w:val="single" w:sz="4" w:space="0" w:color="7F7F7F"/>
              <w:right w:val="nil"/>
            </w:tcBorders>
            <w:vAlign w:val="center"/>
          </w:tcPr>
          <w:p w14:paraId="7880F981" w14:textId="77777777" w:rsidR="00734FC8" w:rsidRPr="000D3FB7" w:rsidDel="00797121" w:rsidRDefault="00734FC8" w:rsidP="00540A29">
            <w:pPr>
              <w:keepNext/>
              <w:spacing w:before="20" w:after="20" w:line="240" w:lineRule="auto"/>
              <w:jc w:val="right"/>
              <w:rPr>
                <w:sz w:val="18"/>
                <w:szCs w:val="18"/>
              </w:rPr>
            </w:pPr>
            <w:r>
              <w:rPr>
                <w:sz w:val="18"/>
                <w:szCs w:val="18"/>
              </w:rPr>
              <w:t>9.6</w:t>
            </w:r>
          </w:p>
        </w:tc>
        <w:tc>
          <w:tcPr>
            <w:tcW w:w="420" w:type="pct"/>
            <w:tcBorders>
              <w:top w:val="single" w:sz="4" w:space="0" w:color="7F7F7F"/>
              <w:bottom w:val="single" w:sz="4" w:space="0" w:color="7F7F7F"/>
              <w:right w:val="nil"/>
            </w:tcBorders>
            <w:vAlign w:val="center"/>
          </w:tcPr>
          <w:p w14:paraId="06F0C1AD" w14:textId="77777777" w:rsidR="00734FC8" w:rsidRPr="000D3FB7" w:rsidDel="00797121" w:rsidRDefault="00734FC8" w:rsidP="00540A29">
            <w:pPr>
              <w:keepNext/>
              <w:spacing w:before="20" w:after="20" w:line="240" w:lineRule="auto"/>
              <w:jc w:val="right"/>
              <w:rPr>
                <w:sz w:val="18"/>
                <w:szCs w:val="18"/>
              </w:rPr>
            </w:pPr>
            <w:r>
              <w:rPr>
                <w:sz w:val="18"/>
                <w:szCs w:val="18"/>
              </w:rPr>
              <w:t>10.7</w:t>
            </w:r>
          </w:p>
        </w:tc>
      </w:tr>
      <w:tr w:rsidR="00734FC8" w:rsidRPr="000D3FB7" w14:paraId="2208508F" w14:textId="77777777" w:rsidTr="00540A29">
        <w:trPr>
          <w:trHeight w:val="20"/>
          <w:jc w:val="center"/>
        </w:trPr>
        <w:tc>
          <w:tcPr>
            <w:tcW w:w="1632" w:type="pct"/>
            <w:tcBorders>
              <w:top w:val="single" w:sz="4" w:space="0" w:color="7F7F7F"/>
              <w:left w:val="nil"/>
              <w:bottom w:val="single" w:sz="4" w:space="0" w:color="7F7F7F"/>
            </w:tcBorders>
            <w:shd w:val="clear" w:color="auto" w:fill="auto"/>
            <w:noWrap/>
            <w:vAlign w:val="center"/>
            <w:hideMark/>
          </w:tcPr>
          <w:p w14:paraId="66F54D56" w14:textId="77777777" w:rsidR="00734FC8" w:rsidRPr="000D3FB7" w:rsidRDefault="00734FC8" w:rsidP="00540A29">
            <w:pPr>
              <w:keepNext/>
              <w:spacing w:before="20" w:after="20" w:line="240" w:lineRule="auto"/>
              <w:ind w:left="184"/>
              <w:jc w:val="left"/>
              <w:rPr>
                <w:rFonts w:eastAsia="Times New Roman"/>
                <w:sz w:val="18"/>
                <w:szCs w:val="18"/>
              </w:rPr>
            </w:pPr>
            <w:r w:rsidRPr="000D3FB7">
              <w:rPr>
                <w:rFonts w:eastAsia="Times New Roman"/>
                <w:sz w:val="18"/>
                <w:szCs w:val="18"/>
              </w:rPr>
              <w:t>South America</w:t>
            </w:r>
          </w:p>
        </w:tc>
        <w:tc>
          <w:tcPr>
            <w:tcW w:w="421" w:type="pct"/>
            <w:tcBorders>
              <w:top w:val="single" w:sz="4" w:space="0" w:color="7F7F7F"/>
              <w:bottom w:val="single" w:sz="4" w:space="0" w:color="7F7F7F"/>
            </w:tcBorders>
            <w:vAlign w:val="center"/>
          </w:tcPr>
          <w:p w14:paraId="6BA4C91C" w14:textId="77777777" w:rsidR="00734FC8" w:rsidRPr="000D3FB7" w:rsidRDefault="00734FC8" w:rsidP="00540A29">
            <w:pPr>
              <w:keepNext/>
              <w:spacing w:before="20" w:after="20" w:line="240" w:lineRule="auto"/>
              <w:jc w:val="right"/>
              <w:rPr>
                <w:sz w:val="18"/>
                <w:szCs w:val="18"/>
              </w:rPr>
            </w:pPr>
            <w:r>
              <w:rPr>
                <w:sz w:val="18"/>
                <w:szCs w:val="18"/>
              </w:rPr>
              <w:t>4.9</w:t>
            </w:r>
          </w:p>
        </w:tc>
        <w:tc>
          <w:tcPr>
            <w:tcW w:w="421" w:type="pct"/>
            <w:tcBorders>
              <w:top w:val="single" w:sz="4" w:space="0" w:color="7F7F7F"/>
              <w:bottom w:val="single" w:sz="4" w:space="0" w:color="7F7F7F"/>
            </w:tcBorders>
            <w:vAlign w:val="center"/>
          </w:tcPr>
          <w:p w14:paraId="2BC43474" w14:textId="77777777" w:rsidR="00734FC8" w:rsidRPr="000D3FB7" w:rsidRDefault="00734FC8" w:rsidP="00540A29">
            <w:pPr>
              <w:keepNext/>
              <w:spacing w:before="20" w:after="20" w:line="240" w:lineRule="auto"/>
              <w:jc w:val="right"/>
              <w:rPr>
                <w:sz w:val="18"/>
                <w:szCs w:val="18"/>
              </w:rPr>
            </w:pPr>
            <w:r>
              <w:rPr>
                <w:sz w:val="18"/>
                <w:szCs w:val="18"/>
              </w:rPr>
              <w:t>7.0</w:t>
            </w:r>
          </w:p>
        </w:tc>
        <w:tc>
          <w:tcPr>
            <w:tcW w:w="421" w:type="pct"/>
            <w:tcBorders>
              <w:top w:val="single" w:sz="4" w:space="0" w:color="7F7F7F"/>
              <w:bottom w:val="single" w:sz="4" w:space="0" w:color="7F7F7F"/>
            </w:tcBorders>
            <w:vAlign w:val="center"/>
          </w:tcPr>
          <w:p w14:paraId="211D1498" w14:textId="77777777" w:rsidR="00734FC8" w:rsidRPr="000D3FB7" w:rsidRDefault="00734FC8" w:rsidP="00540A29">
            <w:pPr>
              <w:keepNext/>
              <w:spacing w:before="20" w:after="20" w:line="240" w:lineRule="auto"/>
              <w:jc w:val="right"/>
              <w:rPr>
                <w:sz w:val="18"/>
                <w:szCs w:val="18"/>
              </w:rPr>
            </w:pPr>
            <w:r>
              <w:rPr>
                <w:sz w:val="18"/>
                <w:szCs w:val="18"/>
              </w:rPr>
              <w:t>21.3</w:t>
            </w:r>
          </w:p>
        </w:tc>
        <w:tc>
          <w:tcPr>
            <w:tcW w:w="422" w:type="pct"/>
            <w:tcBorders>
              <w:top w:val="single" w:sz="4" w:space="0" w:color="7F7F7F"/>
              <w:bottom w:val="single" w:sz="4" w:space="0" w:color="7F7F7F"/>
              <w:right w:val="single" w:sz="4" w:space="0" w:color="767171" w:themeColor="background2" w:themeShade="80"/>
            </w:tcBorders>
            <w:vAlign w:val="center"/>
          </w:tcPr>
          <w:p w14:paraId="73ABC583" w14:textId="77777777" w:rsidR="00734FC8" w:rsidRPr="000D3FB7" w:rsidRDefault="00734FC8" w:rsidP="00540A29">
            <w:pPr>
              <w:keepNext/>
              <w:spacing w:before="20" w:after="20" w:line="240" w:lineRule="auto"/>
              <w:jc w:val="right"/>
              <w:rPr>
                <w:sz w:val="18"/>
                <w:szCs w:val="18"/>
              </w:rPr>
            </w:pPr>
            <w:r>
              <w:rPr>
                <w:sz w:val="18"/>
                <w:szCs w:val="18"/>
              </w:rPr>
              <w:t>30.4</w:t>
            </w:r>
          </w:p>
        </w:tc>
        <w:tc>
          <w:tcPr>
            <w:tcW w:w="421" w:type="pct"/>
            <w:tcBorders>
              <w:top w:val="single" w:sz="4" w:space="0" w:color="7F7F7F"/>
              <w:left w:val="single" w:sz="4" w:space="0" w:color="767171" w:themeColor="background2" w:themeShade="80"/>
              <w:bottom w:val="single" w:sz="4" w:space="0" w:color="7F7F7F"/>
              <w:right w:val="nil"/>
            </w:tcBorders>
            <w:vAlign w:val="center"/>
          </w:tcPr>
          <w:p w14:paraId="1FC51892" w14:textId="77777777" w:rsidR="00734FC8" w:rsidRPr="000D3FB7" w:rsidDel="00797121" w:rsidRDefault="00734FC8" w:rsidP="00540A29">
            <w:pPr>
              <w:keepNext/>
              <w:spacing w:before="20" w:after="20" w:line="240" w:lineRule="auto"/>
              <w:jc w:val="right"/>
              <w:rPr>
                <w:sz w:val="18"/>
                <w:szCs w:val="18"/>
              </w:rPr>
            </w:pPr>
            <w:r>
              <w:rPr>
                <w:sz w:val="18"/>
                <w:szCs w:val="18"/>
              </w:rPr>
              <w:t>4.2</w:t>
            </w:r>
          </w:p>
        </w:tc>
        <w:tc>
          <w:tcPr>
            <w:tcW w:w="422" w:type="pct"/>
            <w:tcBorders>
              <w:top w:val="single" w:sz="4" w:space="0" w:color="7F7F7F"/>
              <w:bottom w:val="single" w:sz="4" w:space="0" w:color="7F7F7F"/>
              <w:right w:val="nil"/>
            </w:tcBorders>
            <w:vAlign w:val="center"/>
          </w:tcPr>
          <w:p w14:paraId="674C54C1" w14:textId="77777777" w:rsidR="00734FC8" w:rsidRPr="000D3FB7" w:rsidDel="00797121" w:rsidRDefault="00734FC8" w:rsidP="00540A29">
            <w:pPr>
              <w:keepNext/>
              <w:spacing w:before="20" w:after="20" w:line="240" w:lineRule="auto"/>
              <w:jc w:val="right"/>
              <w:rPr>
                <w:sz w:val="18"/>
                <w:szCs w:val="18"/>
              </w:rPr>
            </w:pPr>
            <w:r>
              <w:rPr>
                <w:sz w:val="18"/>
                <w:szCs w:val="18"/>
              </w:rPr>
              <w:t>5.6</w:t>
            </w:r>
          </w:p>
        </w:tc>
        <w:tc>
          <w:tcPr>
            <w:tcW w:w="421" w:type="pct"/>
            <w:tcBorders>
              <w:top w:val="single" w:sz="4" w:space="0" w:color="7F7F7F"/>
              <w:bottom w:val="single" w:sz="4" w:space="0" w:color="7F7F7F"/>
              <w:right w:val="nil"/>
            </w:tcBorders>
            <w:vAlign w:val="center"/>
          </w:tcPr>
          <w:p w14:paraId="765C6765" w14:textId="77777777" w:rsidR="00734FC8" w:rsidRPr="000D3FB7" w:rsidDel="00797121" w:rsidRDefault="00734FC8" w:rsidP="00540A29">
            <w:pPr>
              <w:keepNext/>
              <w:spacing w:before="20" w:after="20" w:line="240" w:lineRule="auto"/>
              <w:jc w:val="right"/>
              <w:rPr>
                <w:sz w:val="18"/>
                <w:szCs w:val="18"/>
              </w:rPr>
            </w:pPr>
            <w:r>
              <w:rPr>
                <w:sz w:val="18"/>
                <w:szCs w:val="18"/>
              </w:rPr>
              <w:t>18.4</w:t>
            </w:r>
          </w:p>
        </w:tc>
        <w:tc>
          <w:tcPr>
            <w:tcW w:w="420" w:type="pct"/>
            <w:tcBorders>
              <w:top w:val="single" w:sz="4" w:space="0" w:color="7F7F7F"/>
              <w:bottom w:val="single" w:sz="4" w:space="0" w:color="7F7F7F"/>
              <w:right w:val="nil"/>
            </w:tcBorders>
            <w:vAlign w:val="center"/>
          </w:tcPr>
          <w:p w14:paraId="51F7947D" w14:textId="77777777" w:rsidR="00734FC8" w:rsidRPr="000D3FB7" w:rsidDel="00797121" w:rsidRDefault="00734FC8" w:rsidP="00540A29">
            <w:pPr>
              <w:keepNext/>
              <w:spacing w:before="20" w:after="20" w:line="240" w:lineRule="auto"/>
              <w:jc w:val="right"/>
              <w:rPr>
                <w:sz w:val="18"/>
                <w:szCs w:val="18"/>
              </w:rPr>
            </w:pPr>
            <w:r>
              <w:rPr>
                <w:sz w:val="18"/>
                <w:szCs w:val="18"/>
              </w:rPr>
              <w:t>24.6</w:t>
            </w:r>
          </w:p>
        </w:tc>
      </w:tr>
      <w:tr w:rsidR="00734FC8" w:rsidRPr="000D3FB7" w14:paraId="39835160" w14:textId="77777777" w:rsidTr="00540A29">
        <w:trPr>
          <w:trHeight w:val="20"/>
          <w:jc w:val="center"/>
        </w:trPr>
        <w:tc>
          <w:tcPr>
            <w:tcW w:w="1632" w:type="pct"/>
            <w:tcBorders>
              <w:top w:val="single" w:sz="4" w:space="0" w:color="7F7F7F"/>
              <w:left w:val="nil"/>
              <w:bottom w:val="single" w:sz="4" w:space="0" w:color="7F7F7F"/>
            </w:tcBorders>
            <w:shd w:val="clear" w:color="auto" w:fill="D9D9D9"/>
            <w:noWrap/>
            <w:vAlign w:val="center"/>
            <w:hideMark/>
          </w:tcPr>
          <w:p w14:paraId="34074CED" w14:textId="77777777" w:rsidR="00734FC8" w:rsidRPr="000D3FB7" w:rsidRDefault="00734FC8" w:rsidP="00540A29">
            <w:pPr>
              <w:keepNext/>
              <w:spacing w:before="20" w:after="20" w:line="240" w:lineRule="auto"/>
              <w:jc w:val="left"/>
              <w:rPr>
                <w:rFonts w:eastAsia="Times New Roman"/>
                <w:b/>
                <w:bCs/>
                <w:sz w:val="18"/>
                <w:szCs w:val="18"/>
              </w:rPr>
            </w:pPr>
            <w:r w:rsidRPr="000D3FB7">
              <w:rPr>
                <w:rFonts w:eastAsia="Times New Roman"/>
                <w:b/>
                <w:bCs/>
                <w:sz w:val="18"/>
                <w:szCs w:val="18"/>
              </w:rPr>
              <w:t>OCEANIA</w:t>
            </w:r>
          </w:p>
        </w:tc>
        <w:tc>
          <w:tcPr>
            <w:tcW w:w="421" w:type="pct"/>
            <w:tcBorders>
              <w:top w:val="single" w:sz="4" w:space="0" w:color="7F7F7F"/>
              <w:bottom w:val="single" w:sz="4" w:space="0" w:color="7F7F7F"/>
            </w:tcBorders>
            <w:shd w:val="clear" w:color="auto" w:fill="D9D9D9"/>
            <w:vAlign w:val="center"/>
          </w:tcPr>
          <w:p w14:paraId="171EE4CF" w14:textId="77777777" w:rsidR="00734FC8" w:rsidRPr="000D3FB7" w:rsidRDefault="00734FC8" w:rsidP="00540A29">
            <w:pPr>
              <w:keepNext/>
              <w:spacing w:before="20" w:after="20" w:line="240" w:lineRule="auto"/>
              <w:jc w:val="right"/>
              <w:rPr>
                <w:b/>
                <w:bCs/>
                <w:sz w:val="18"/>
                <w:szCs w:val="18"/>
              </w:rPr>
            </w:pPr>
            <w:r>
              <w:rPr>
                <w:b/>
                <w:bCs/>
                <w:sz w:val="18"/>
                <w:szCs w:val="18"/>
              </w:rPr>
              <w:t>6.9</w:t>
            </w:r>
          </w:p>
        </w:tc>
        <w:tc>
          <w:tcPr>
            <w:tcW w:w="421" w:type="pct"/>
            <w:tcBorders>
              <w:top w:val="single" w:sz="4" w:space="0" w:color="7F7F7F"/>
              <w:bottom w:val="single" w:sz="4" w:space="0" w:color="7F7F7F"/>
            </w:tcBorders>
            <w:shd w:val="clear" w:color="auto" w:fill="D9D9D9"/>
            <w:vAlign w:val="center"/>
          </w:tcPr>
          <w:p w14:paraId="173CA255" w14:textId="77777777" w:rsidR="00734FC8" w:rsidRPr="000D3FB7" w:rsidRDefault="00734FC8" w:rsidP="00540A29">
            <w:pPr>
              <w:keepNext/>
              <w:spacing w:before="20" w:after="20" w:line="240" w:lineRule="auto"/>
              <w:jc w:val="right"/>
              <w:rPr>
                <w:b/>
                <w:bCs/>
                <w:sz w:val="18"/>
                <w:szCs w:val="18"/>
              </w:rPr>
            </w:pPr>
            <w:r>
              <w:rPr>
                <w:b/>
                <w:bCs/>
                <w:sz w:val="18"/>
                <w:szCs w:val="18"/>
              </w:rPr>
              <w:t>7.4</w:t>
            </w:r>
          </w:p>
        </w:tc>
        <w:tc>
          <w:tcPr>
            <w:tcW w:w="421" w:type="pct"/>
            <w:tcBorders>
              <w:top w:val="single" w:sz="4" w:space="0" w:color="7F7F7F"/>
              <w:bottom w:val="single" w:sz="4" w:space="0" w:color="7F7F7F"/>
            </w:tcBorders>
            <w:shd w:val="clear" w:color="auto" w:fill="D9D9D9"/>
            <w:vAlign w:val="center"/>
          </w:tcPr>
          <w:p w14:paraId="0C2C5526" w14:textId="77777777" w:rsidR="00734FC8" w:rsidRPr="000D3FB7" w:rsidRDefault="00734FC8" w:rsidP="00540A29">
            <w:pPr>
              <w:keepNext/>
              <w:spacing w:before="20" w:after="20" w:line="240" w:lineRule="auto"/>
              <w:jc w:val="right"/>
              <w:rPr>
                <w:b/>
                <w:bCs/>
                <w:sz w:val="18"/>
                <w:szCs w:val="18"/>
              </w:rPr>
            </w:pPr>
            <w:r>
              <w:rPr>
                <w:b/>
                <w:bCs/>
                <w:sz w:val="18"/>
                <w:szCs w:val="18"/>
              </w:rPr>
              <w:t>7.1</w:t>
            </w:r>
          </w:p>
        </w:tc>
        <w:tc>
          <w:tcPr>
            <w:tcW w:w="422" w:type="pct"/>
            <w:tcBorders>
              <w:top w:val="single" w:sz="4" w:space="0" w:color="7F7F7F"/>
              <w:bottom w:val="single" w:sz="4" w:space="0" w:color="7F7F7F"/>
              <w:right w:val="single" w:sz="4" w:space="0" w:color="767171" w:themeColor="background2" w:themeShade="80"/>
            </w:tcBorders>
            <w:shd w:val="clear" w:color="auto" w:fill="D9D9D9"/>
            <w:vAlign w:val="center"/>
          </w:tcPr>
          <w:p w14:paraId="1BCB441C" w14:textId="77777777" w:rsidR="00734FC8" w:rsidRPr="000D3FB7" w:rsidRDefault="00734FC8" w:rsidP="00540A29">
            <w:pPr>
              <w:keepNext/>
              <w:spacing w:before="20" w:after="20" w:line="240" w:lineRule="auto"/>
              <w:jc w:val="right"/>
              <w:rPr>
                <w:b/>
                <w:bCs/>
                <w:sz w:val="18"/>
                <w:szCs w:val="18"/>
              </w:rPr>
            </w:pPr>
            <w:r>
              <w:rPr>
                <w:b/>
                <w:bCs/>
                <w:sz w:val="18"/>
                <w:szCs w:val="18"/>
              </w:rPr>
              <w:t>3.4</w:t>
            </w:r>
          </w:p>
        </w:tc>
        <w:tc>
          <w:tcPr>
            <w:tcW w:w="421" w:type="pct"/>
            <w:tcBorders>
              <w:top w:val="single" w:sz="4" w:space="0" w:color="7F7F7F"/>
              <w:left w:val="single" w:sz="4" w:space="0" w:color="767171" w:themeColor="background2" w:themeShade="80"/>
              <w:bottom w:val="single" w:sz="4" w:space="0" w:color="7F7F7F"/>
              <w:right w:val="nil"/>
            </w:tcBorders>
            <w:shd w:val="clear" w:color="auto" w:fill="D9D9D9"/>
            <w:vAlign w:val="center"/>
          </w:tcPr>
          <w:p w14:paraId="6000AD94" w14:textId="77777777" w:rsidR="00734FC8" w:rsidRPr="000D3FB7" w:rsidDel="00797121" w:rsidRDefault="00734FC8" w:rsidP="00540A29">
            <w:pPr>
              <w:keepNext/>
              <w:spacing w:before="20" w:after="20" w:line="240" w:lineRule="auto"/>
              <w:jc w:val="right"/>
              <w:rPr>
                <w:b/>
                <w:bCs/>
                <w:sz w:val="18"/>
                <w:szCs w:val="18"/>
              </w:rPr>
            </w:pPr>
            <w:r>
              <w:rPr>
                <w:b/>
                <w:bCs/>
                <w:sz w:val="18"/>
                <w:szCs w:val="18"/>
              </w:rPr>
              <w:t>7.3</w:t>
            </w:r>
          </w:p>
        </w:tc>
        <w:tc>
          <w:tcPr>
            <w:tcW w:w="422" w:type="pct"/>
            <w:tcBorders>
              <w:top w:val="single" w:sz="4" w:space="0" w:color="7F7F7F"/>
              <w:bottom w:val="single" w:sz="4" w:space="0" w:color="7F7F7F"/>
              <w:right w:val="nil"/>
            </w:tcBorders>
            <w:shd w:val="clear" w:color="auto" w:fill="D9D9D9"/>
            <w:vAlign w:val="center"/>
          </w:tcPr>
          <w:p w14:paraId="150FE494" w14:textId="77777777" w:rsidR="00734FC8" w:rsidRPr="000D3FB7" w:rsidDel="00797121" w:rsidRDefault="00734FC8" w:rsidP="00540A29">
            <w:pPr>
              <w:keepNext/>
              <w:spacing w:before="20" w:after="20" w:line="240" w:lineRule="auto"/>
              <w:jc w:val="right"/>
              <w:rPr>
                <w:b/>
                <w:bCs/>
                <w:sz w:val="18"/>
                <w:szCs w:val="18"/>
              </w:rPr>
            </w:pPr>
            <w:r>
              <w:rPr>
                <w:b/>
                <w:bCs/>
                <w:sz w:val="18"/>
                <w:szCs w:val="18"/>
              </w:rPr>
              <w:t>7.6</w:t>
            </w:r>
          </w:p>
        </w:tc>
        <w:tc>
          <w:tcPr>
            <w:tcW w:w="421" w:type="pct"/>
            <w:tcBorders>
              <w:top w:val="single" w:sz="4" w:space="0" w:color="7F7F7F"/>
              <w:bottom w:val="single" w:sz="4" w:space="0" w:color="7F7F7F"/>
              <w:right w:val="nil"/>
            </w:tcBorders>
            <w:shd w:val="clear" w:color="auto" w:fill="D9D9D9"/>
            <w:vAlign w:val="center"/>
          </w:tcPr>
          <w:p w14:paraId="1DC0C521" w14:textId="77777777" w:rsidR="00734FC8" w:rsidRPr="000D3FB7" w:rsidDel="00797121" w:rsidRDefault="00734FC8" w:rsidP="00540A29">
            <w:pPr>
              <w:keepNext/>
              <w:spacing w:before="20" w:after="20" w:line="240" w:lineRule="auto"/>
              <w:jc w:val="right"/>
              <w:rPr>
                <w:b/>
                <w:bCs/>
                <w:sz w:val="18"/>
                <w:szCs w:val="18"/>
              </w:rPr>
            </w:pPr>
            <w:r>
              <w:rPr>
                <w:b/>
                <w:bCs/>
                <w:sz w:val="18"/>
                <w:szCs w:val="18"/>
              </w:rPr>
              <w:t>3.3</w:t>
            </w:r>
          </w:p>
        </w:tc>
        <w:tc>
          <w:tcPr>
            <w:tcW w:w="420" w:type="pct"/>
            <w:tcBorders>
              <w:top w:val="single" w:sz="4" w:space="0" w:color="7F7F7F"/>
              <w:bottom w:val="single" w:sz="4" w:space="0" w:color="7F7F7F"/>
              <w:right w:val="nil"/>
            </w:tcBorders>
            <w:shd w:val="clear" w:color="auto" w:fill="D9D9D9"/>
            <w:vAlign w:val="center"/>
          </w:tcPr>
          <w:p w14:paraId="075741C8" w14:textId="77777777" w:rsidR="00734FC8" w:rsidRPr="000D3FB7" w:rsidDel="00797121" w:rsidRDefault="00734FC8" w:rsidP="00540A29">
            <w:pPr>
              <w:keepNext/>
              <w:spacing w:before="20" w:after="20" w:line="240" w:lineRule="auto"/>
              <w:jc w:val="right"/>
              <w:rPr>
                <w:b/>
                <w:bCs/>
                <w:sz w:val="18"/>
                <w:szCs w:val="18"/>
              </w:rPr>
            </w:pPr>
            <w:r>
              <w:rPr>
                <w:b/>
                <w:bCs/>
                <w:sz w:val="18"/>
                <w:szCs w:val="18"/>
              </w:rPr>
              <w:t>3.4</w:t>
            </w:r>
          </w:p>
        </w:tc>
      </w:tr>
      <w:tr w:rsidR="00734FC8" w:rsidRPr="000D3FB7" w14:paraId="5D7DE545" w14:textId="77777777" w:rsidTr="00540A29">
        <w:trPr>
          <w:trHeight w:val="20"/>
          <w:jc w:val="center"/>
        </w:trPr>
        <w:tc>
          <w:tcPr>
            <w:tcW w:w="1632" w:type="pct"/>
            <w:tcBorders>
              <w:top w:val="single" w:sz="4" w:space="0" w:color="7F7F7F"/>
              <w:left w:val="nil"/>
              <w:bottom w:val="single" w:sz="4" w:space="0" w:color="7F7F7F"/>
            </w:tcBorders>
            <w:shd w:val="clear" w:color="auto" w:fill="D9D9D9"/>
            <w:noWrap/>
            <w:vAlign w:val="center"/>
            <w:hideMark/>
          </w:tcPr>
          <w:p w14:paraId="7DD5A0CB" w14:textId="77777777" w:rsidR="00734FC8" w:rsidRPr="000D3FB7" w:rsidRDefault="00734FC8" w:rsidP="00540A29">
            <w:pPr>
              <w:keepNext/>
              <w:spacing w:before="20" w:after="20" w:line="240" w:lineRule="auto"/>
              <w:jc w:val="left"/>
              <w:rPr>
                <w:rFonts w:eastAsia="Times New Roman"/>
                <w:b/>
                <w:bCs/>
                <w:sz w:val="18"/>
                <w:szCs w:val="18"/>
              </w:rPr>
            </w:pPr>
            <w:r w:rsidRPr="000D3FB7">
              <w:rPr>
                <w:rFonts w:eastAsia="Times New Roman"/>
                <w:b/>
                <w:bCs/>
                <w:sz w:val="18"/>
                <w:szCs w:val="18"/>
              </w:rPr>
              <w:t>NORTHERN AMERICA AND EUROPE</w:t>
            </w:r>
          </w:p>
        </w:tc>
        <w:tc>
          <w:tcPr>
            <w:tcW w:w="421" w:type="pct"/>
            <w:tcBorders>
              <w:top w:val="single" w:sz="4" w:space="0" w:color="7F7F7F"/>
              <w:bottom w:val="single" w:sz="4" w:space="0" w:color="7F7F7F"/>
            </w:tcBorders>
            <w:shd w:val="clear" w:color="auto" w:fill="D9D9D9"/>
            <w:vAlign w:val="center"/>
          </w:tcPr>
          <w:p w14:paraId="0786928C" w14:textId="77777777" w:rsidR="00734FC8" w:rsidRPr="000D3FB7" w:rsidRDefault="00734FC8" w:rsidP="00540A29">
            <w:pPr>
              <w:keepNext/>
              <w:spacing w:before="20" w:after="20" w:line="240" w:lineRule="auto"/>
              <w:jc w:val="right"/>
              <w:rPr>
                <w:b/>
                <w:bCs/>
                <w:sz w:val="18"/>
                <w:szCs w:val="18"/>
              </w:rPr>
            </w:pPr>
            <w:r w:rsidRPr="000D3FB7">
              <w:rPr>
                <w:b/>
                <w:bCs/>
                <w:sz w:val="18"/>
                <w:szCs w:val="18"/>
              </w:rPr>
              <w:t>&lt;2.5</w:t>
            </w:r>
          </w:p>
        </w:tc>
        <w:tc>
          <w:tcPr>
            <w:tcW w:w="421" w:type="pct"/>
            <w:tcBorders>
              <w:top w:val="single" w:sz="4" w:space="0" w:color="7F7F7F"/>
              <w:bottom w:val="single" w:sz="4" w:space="0" w:color="7F7F7F"/>
            </w:tcBorders>
            <w:shd w:val="clear" w:color="auto" w:fill="D9D9D9"/>
            <w:vAlign w:val="center"/>
          </w:tcPr>
          <w:p w14:paraId="50B0AFA5" w14:textId="77777777" w:rsidR="00734FC8" w:rsidRPr="000D3FB7" w:rsidRDefault="00734FC8" w:rsidP="00540A29">
            <w:pPr>
              <w:keepNext/>
              <w:spacing w:before="20" w:after="20" w:line="240" w:lineRule="auto"/>
              <w:jc w:val="right"/>
              <w:rPr>
                <w:b/>
                <w:bCs/>
                <w:sz w:val="18"/>
                <w:szCs w:val="18"/>
              </w:rPr>
            </w:pPr>
            <w:r w:rsidRPr="000D3FB7">
              <w:rPr>
                <w:b/>
                <w:bCs/>
                <w:sz w:val="18"/>
                <w:szCs w:val="18"/>
              </w:rPr>
              <w:t>&lt;2.5</w:t>
            </w:r>
          </w:p>
        </w:tc>
        <w:tc>
          <w:tcPr>
            <w:tcW w:w="421" w:type="pct"/>
            <w:tcBorders>
              <w:top w:val="single" w:sz="4" w:space="0" w:color="7F7F7F"/>
              <w:bottom w:val="single" w:sz="4" w:space="0" w:color="7F7F7F"/>
            </w:tcBorders>
            <w:shd w:val="clear" w:color="auto" w:fill="D9D9D9"/>
            <w:vAlign w:val="center"/>
          </w:tcPr>
          <w:p w14:paraId="254F1BEB" w14:textId="77777777" w:rsidR="00734FC8" w:rsidRPr="000D3FB7" w:rsidRDefault="00734FC8" w:rsidP="00540A29">
            <w:pPr>
              <w:keepNext/>
              <w:spacing w:before="20" w:after="20" w:line="240" w:lineRule="auto"/>
              <w:jc w:val="right"/>
              <w:rPr>
                <w:b/>
                <w:bCs/>
                <w:sz w:val="18"/>
                <w:szCs w:val="18"/>
              </w:rPr>
            </w:pPr>
            <w:proofErr w:type="spellStart"/>
            <w:r w:rsidRPr="000D3FB7">
              <w:rPr>
                <w:b/>
                <w:bCs/>
                <w:sz w:val="18"/>
                <w:szCs w:val="18"/>
              </w:rPr>
              <w:t>n.r.</w:t>
            </w:r>
            <w:proofErr w:type="spellEnd"/>
          </w:p>
        </w:tc>
        <w:tc>
          <w:tcPr>
            <w:tcW w:w="422" w:type="pct"/>
            <w:tcBorders>
              <w:top w:val="single" w:sz="4" w:space="0" w:color="7F7F7F"/>
              <w:bottom w:val="single" w:sz="4" w:space="0" w:color="7F7F7F"/>
              <w:right w:val="single" w:sz="4" w:space="0" w:color="767171" w:themeColor="background2" w:themeShade="80"/>
            </w:tcBorders>
            <w:shd w:val="clear" w:color="auto" w:fill="D9D9D9"/>
            <w:vAlign w:val="center"/>
          </w:tcPr>
          <w:p w14:paraId="66EECB14" w14:textId="77777777" w:rsidR="00734FC8" w:rsidRPr="000D3FB7" w:rsidRDefault="00734FC8" w:rsidP="00540A29">
            <w:pPr>
              <w:keepNext/>
              <w:spacing w:before="20" w:after="20" w:line="240" w:lineRule="auto"/>
              <w:jc w:val="right"/>
              <w:rPr>
                <w:b/>
                <w:bCs/>
                <w:sz w:val="18"/>
                <w:szCs w:val="18"/>
              </w:rPr>
            </w:pPr>
            <w:proofErr w:type="spellStart"/>
            <w:r w:rsidRPr="000D3FB7">
              <w:rPr>
                <w:b/>
                <w:bCs/>
                <w:sz w:val="18"/>
                <w:szCs w:val="18"/>
              </w:rPr>
              <w:t>n.r.</w:t>
            </w:r>
            <w:proofErr w:type="spellEnd"/>
          </w:p>
        </w:tc>
        <w:tc>
          <w:tcPr>
            <w:tcW w:w="421" w:type="pct"/>
            <w:tcBorders>
              <w:top w:val="single" w:sz="4" w:space="0" w:color="7F7F7F"/>
              <w:left w:val="single" w:sz="4" w:space="0" w:color="767171" w:themeColor="background2" w:themeShade="80"/>
              <w:bottom w:val="single" w:sz="4" w:space="0" w:color="7F7F7F"/>
              <w:right w:val="nil"/>
            </w:tcBorders>
            <w:shd w:val="clear" w:color="auto" w:fill="D9D9D9"/>
            <w:vAlign w:val="center"/>
          </w:tcPr>
          <w:p w14:paraId="71F1ADC2" w14:textId="77777777" w:rsidR="00734FC8" w:rsidRPr="000D3FB7" w:rsidDel="00797121" w:rsidRDefault="00734FC8" w:rsidP="00540A29">
            <w:pPr>
              <w:keepNext/>
              <w:spacing w:before="20" w:after="20" w:line="240" w:lineRule="auto"/>
              <w:jc w:val="right"/>
              <w:rPr>
                <w:b/>
                <w:bCs/>
                <w:sz w:val="18"/>
                <w:szCs w:val="18"/>
              </w:rPr>
            </w:pPr>
            <w:r w:rsidRPr="000D3FB7">
              <w:rPr>
                <w:b/>
                <w:bCs/>
                <w:sz w:val="18"/>
                <w:szCs w:val="18"/>
              </w:rPr>
              <w:t>&lt;2.5</w:t>
            </w:r>
          </w:p>
        </w:tc>
        <w:tc>
          <w:tcPr>
            <w:tcW w:w="422" w:type="pct"/>
            <w:tcBorders>
              <w:top w:val="single" w:sz="4" w:space="0" w:color="7F7F7F"/>
              <w:bottom w:val="single" w:sz="4" w:space="0" w:color="7F7F7F"/>
              <w:right w:val="nil"/>
            </w:tcBorders>
            <w:shd w:val="clear" w:color="auto" w:fill="D9D9D9"/>
            <w:vAlign w:val="center"/>
          </w:tcPr>
          <w:p w14:paraId="5FA3D01B" w14:textId="77777777" w:rsidR="00734FC8" w:rsidRPr="000D3FB7" w:rsidDel="00797121" w:rsidRDefault="00734FC8" w:rsidP="00540A29">
            <w:pPr>
              <w:keepNext/>
              <w:spacing w:before="20" w:after="20" w:line="240" w:lineRule="auto"/>
              <w:jc w:val="right"/>
              <w:rPr>
                <w:b/>
                <w:bCs/>
                <w:sz w:val="18"/>
                <w:szCs w:val="18"/>
              </w:rPr>
            </w:pPr>
            <w:r w:rsidRPr="000D3FB7">
              <w:rPr>
                <w:b/>
                <w:bCs/>
                <w:sz w:val="18"/>
                <w:szCs w:val="18"/>
              </w:rPr>
              <w:t>&lt;2.5</w:t>
            </w:r>
          </w:p>
        </w:tc>
        <w:tc>
          <w:tcPr>
            <w:tcW w:w="421" w:type="pct"/>
            <w:tcBorders>
              <w:top w:val="single" w:sz="4" w:space="0" w:color="7F7F7F"/>
              <w:bottom w:val="single" w:sz="4" w:space="0" w:color="7F7F7F"/>
              <w:right w:val="nil"/>
            </w:tcBorders>
            <w:shd w:val="clear" w:color="auto" w:fill="D9D9D9"/>
            <w:vAlign w:val="center"/>
          </w:tcPr>
          <w:p w14:paraId="2A73738D" w14:textId="77777777" w:rsidR="00734FC8" w:rsidRPr="000D3FB7" w:rsidDel="00797121" w:rsidRDefault="00734FC8" w:rsidP="00540A29">
            <w:pPr>
              <w:keepNext/>
              <w:spacing w:before="20" w:after="20" w:line="240" w:lineRule="auto"/>
              <w:jc w:val="right"/>
              <w:rPr>
                <w:b/>
                <w:bCs/>
                <w:sz w:val="18"/>
                <w:szCs w:val="18"/>
              </w:rPr>
            </w:pPr>
            <w:proofErr w:type="spellStart"/>
            <w:r w:rsidRPr="000D3FB7">
              <w:rPr>
                <w:b/>
                <w:bCs/>
                <w:sz w:val="18"/>
                <w:szCs w:val="18"/>
              </w:rPr>
              <w:t>n.r.</w:t>
            </w:r>
            <w:proofErr w:type="spellEnd"/>
          </w:p>
        </w:tc>
        <w:tc>
          <w:tcPr>
            <w:tcW w:w="420" w:type="pct"/>
            <w:tcBorders>
              <w:top w:val="single" w:sz="4" w:space="0" w:color="7F7F7F"/>
              <w:bottom w:val="single" w:sz="4" w:space="0" w:color="7F7F7F"/>
              <w:right w:val="nil"/>
            </w:tcBorders>
            <w:shd w:val="clear" w:color="auto" w:fill="D9D9D9"/>
            <w:vAlign w:val="center"/>
          </w:tcPr>
          <w:p w14:paraId="2A24B699" w14:textId="77777777" w:rsidR="00734FC8" w:rsidRPr="000D3FB7" w:rsidDel="00797121" w:rsidRDefault="00734FC8" w:rsidP="00540A29">
            <w:pPr>
              <w:keepNext/>
              <w:spacing w:before="20" w:after="20" w:line="240" w:lineRule="auto"/>
              <w:jc w:val="right"/>
              <w:rPr>
                <w:b/>
                <w:bCs/>
                <w:sz w:val="18"/>
                <w:szCs w:val="18"/>
              </w:rPr>
            </w:pPr>
            <w:proofErr w:type="spellStart"/>
            <w:r w:rsidRPr="000D3FB7">
              <w:rPr>
                <w:b/>
                <w:bCs/>
                <w:sz w:val="18"/>
                <w:szCs w:val="18"/>
              </w:rPr>
              <w:t>n.r.</w:t>
            </w:r>
            <w:proofErr w:type="spellEnd"/>
          </w:p>
        </w:tc>
      </w:tr>
    </w:tbl>
    <w:p w14:paraId="41D1722A" w14:textId="77777777" w:rsidR="00734FC8" w:rsidRPr="000D3FB7" w:rsidRDefault="00734FC8" w:rsidP="00734FC8">
      <w:pPr>
        <w:pStyle w:val="Notes"/>
      </w:pPr>
      <w:r w:rsidRPr="000D3FB7">
        <w:t xml:space="preserve">NOTES: </w:t>
      </w:r>
      <w:proofErr w:type="spellStart"/>
      <w:r>
        <w:t>PoU</w:t>
      </w:r>
      <w:proofErr w:type="spellEnd"/>
      <w:r>
        <w:t xml:space="preserve"> = prevalence of undernourished. </w:t>
      </w:r>
      <w:proofErr w:type="spellStart"/>
      <w:r>
        <w:t>NoU</w:t>
      </w:r>
      <w:proofErr w:type="spellEnd"/>
      <w:r>
        <w:t xml:space="preserve"> = number of undernourished. </w:t>
      </w:r>
      <w:proofErr w:type="spellStart"/>
      <w:r w:rsidRPr="000D3FB7">
        <w:t>n.r.</w:t>
      </w:r>
      <w:proofErr w:type="spellEnd"/>
      <w:r w:rsidRPr="000D3FB7">
        <w:t xml:space="preserve"> = not reported, as the prevalence is less than 2.5 percent. For </w:t>
      </w:r>
      <w:proofErr w:type="spellStart"/>
      <w:r w:rsidRPr="000D3FB7">
        <w:t>NoU</w:t>
      </w:r>
      <w:proofErr w:type="spellEnd"/>
      <w:r w:rsidRPr="000D3FB7">
        <w:t>, regional totals may differ from the sum of subregions, due to rounding and non-reported values. For country compositions of each regional/subregional aggregate, see Notes on geographic regions in statistical tables at the end of the report.</w:t>
      </w:r>
    </w:p>
    <w:p w14:paraId="1B1596E4" w14:textId="77777777" w:rsidR="00734FC8" w:rsidRPr="004B16E9" w:rsidRDefault="00734FC8" w:rsidP="00734FC8">
      <w:pPr>
        <w:pStyle w:val="Source"/>
      </w:pPr>
      <w:r w:rsidRPr="000D3FB7">
        <w:t>SOURCE: Authors’ (FAO) own elaboration.</w:t>
      </w:r>
      <w:bookmarkEnd w:id="10"/>
    </w:p>
    <w:p w14:paraId="264A764E" w14:textId="77777777" w:rsidR="00734FC8" w:rsidRDefault="00734FC8" w:rsidP="00734FC8">
      <w:pPr>
        <w:spacing w:after="0" w:line="240" w:lineRule="auto"/>
        <w:jc w:val="left"/>
        <w:rPr>
          <w:rFonts w:eastAsiaTheme="majorEastAsia" w:cstheme="minorHAnsi"/>
          <w:color w:val="C45911" w:themeColor="accent2" w:themeShade="BF"/>
          <w:sz w:val="32"/>
          <w:szCs w:val="32"/>
        </w:rPr>
      </w:pPr>
      <w:bookmarkStart w:id="17" w:name="_Toc165323343"/>
      <w:r>
        <w:br w:type="page"/>
      </w:r>
    </w:p>
    <w:p w14:paraId="11A96123" w14:textId="77777777" w:rsidR="00734FC8" w:rsidRDefault="00734FC8" w:rsidP="00734FC8">
      <w:pPr>
        <w:pStyle w:val="Heading2"/>
      </w:pPr>
      <w:bookmarkStart w:id="18" w:name="_Toc168753768"/>
      <w:bookmarkStart w:id="19" w:name="_Toc197368627"/>
      <w:r w:rsidRPr="000D3FB7">
        <w:lastRenderedPageBreak/>
        <w:t>S2.2</w:t>
      </w:r>
      <w:r w:rsidRPr="000D3FB7">
        <w:tab/>
        <w:t xml:space="preserve">Methodology for projections of </w:t>
      </w:r>
      <w:r>
        <w:t>prevalence of undernourishment</w:t>
      </w:r>
      <w:r w:rsidRPr="000D3FB7">
        <w:t xml:space="preserve"> to 2030</w:t>
      </w:r>
      <w:bookmarkEnd w:id="18"/>
      <w:bookmarkEnd w:id="19"/>
      <w:r w:rsidRPr="000D3FB7">
        <w:t xml:space="preserve"> </w:t>
      </w:r>
    </w:p>
    <w:p w14:paraId="2A00242E" w14:textId="77777777" w:rsidR="00734FC8" w:rsidRPr="00716E7E" w:rsidRDefault="00734FC8" w:rsidP="00734FC8">
      <w:pPr>
        <w:rPr>
          <w:rFonts w:ascii="Calibri" w:hAnsi="Calibri"/>
        </w:rPr>
      </w:pPr>
      <w:bookmarkStart w:id="20" w:name="_Toc165323344"/>
      <w:bookmarkEnd w:id="17"/>
      <w:r w:rsidRPr="00716E7E">
        <w:rPr>
          <w:rFonts w:ascii="Calibri" w:hAnsi="Calibri"/>
        </w:rPr>
        <w:t xml:space="preserve">To project </w:t>
      </w:r>
      <w:proofErr w:type="spellStart"/>
      <w:r w:rsidRPr="00716E7E">
        <w:rPr>
          <w:rFonts w:ascii="Calibri" w:hAnsi="Calibri"/>
        </w:rPr>
        <w:t>PoU</w:t>
      </w:r>
      <w:proofErr w:type="spellEnd"/>
      <w:r w:rsidRPr="00716E7E">
        <w:rPr>
          <w:rFonts w:ascii="Calibri" w:hAnsi="Calibri"/>
        </w:rPr>
        <w:t xml:space="preserve"> values to 2030, the three fundamental variables that enter in the </w:t>
      </w:r>
      <w:proofErr w:type="spellStart"/>
      <w:r w:rsidRPr="00716E7E">
        <w:rPr>
          <w:rFonts w:ascii="Calibri" w:hAnsi="Calibri"/>
        </w:rPr>
        <w:t>PoU</w:t>
      </w:r>
      <w:proofErr w:type="spellEnd"/>
      <w:r w:rsidRPr="00716E7E">
        <w:rPr>
          <w:rFonts w:ascii="Calibri" w:hAnsi="Calibri"/>
        </w:rPr>
        <w:t xml:space="preserve"> formula (DEC, CV and MDER) </w:t>
      </w:r>
      <w:r>
        <w:rPr>
          <w:rFonts w:ascii="Calibri" w:hAnsi="Calibri"/>
        </w:rPr>
        <w:t xml:space="preserve">are projected </w:t>
      </w:r>
      <w:r w:rsidRPr="00716E7E">
        <w:rPr>
          <w:rFonts w:ascii="Calibri" w:hAnsi="Calibri"/>
        </w:rPr>
        <w:t>separately, based on different inputs, depending on the scenario considered.</w:t>
      </w:r>
    </w:p>
    <w:p w14:paraId="6278AF7B" w14:textId="77777777" w:rsidR="00734FC8" w:rsidRPr="00716E7E" w:rsidRDefault="00734FC8" w:rsidP="00734FC8">
      <w:pPr>
        <w:rPr>
          <w:rFonts w:ascii="Calibri" w:hAnsi="Calibri"/>
        </w:rPr>
      </w:pPr>
      <w:r w:rsidRPr="00716E7E">
        <w:rPr>
          <w:rFonts w:ascii="Calibri" w:hAnsi="Calibri"/>
        </w:rPr>
        <w:t xml:space="preserve">The main source of information is the output of the MIRAGRODEP recursive, dynamic computable general equilibrium model, which provides series of projected values, at the country level, for: </w:t>
      </w:r>
    </w:p>
    <w:p w14:paraId="4AF0F96B" w14:textId="77777777" w:rsidR="00734FC8" w:rsidRPr="00716E7E" w:rsidRDefault="00734FC8" w:rsidP="00B92C2D">
      <w:pPr>
        <w:pStyle w:val="ListParagraph"/>
        <w:numPr>
          <w:ilvl w:val="0"/>
          <w:numId w:val="18"/>
        </w:numPr>
        <w:spacing w:after="100"/>
        <w:rPr>
          <w:rFonts w:ascii="Calibri" w:hAnsi="Calibri"/>
          <w:lang w:val="it-IT"/>
        </w:rPr>
      </w:pPr>
      <w:r w:rsidRPr="00716E7E">
        <w:rPr>
          <w:rFonts w:ascii="Calibri" w:hAnsi="Calibri"/>
          <w:lang w:val="it-IT"/>
        </w:rPr>
        <w:t>real per capita GDP (GDP_Vol_pc);</w:t>
      </w:r>
    </w:p>
    <w:p w14:paraId="199D61C1" w14:textId="77777777" w:rsidR="00734FC8" w:rsidRPr="00716E7E" w:rsidRDefault="00734FC8" w:rsidP="00B92C2D">
      <w:pPr>
        <w:pStyle w:val="ListParagraph"/>
        <w:numPr>
          <w:ilvl w:val="0"/>
          <w:numId w:val="18"/>
        </w:numPr>
        <w:spacing w:after="100"/>
        <w:rPr>
          <w:rFonts w:ascii="Calibri" w:hAnsi="Calibri"/>
          <w:lang w:val="it-IT"/>
        </w:rPr>
      </w:pPr>
      <w:r w:rsidRPr="00716E7E">
        <w:rPr>
          <w:rFonts w:ascii="Calibri" w:hAnsi="Calibri"/>
          <w:lang w:val="it-IT"/>
        </w:rPr>
        <w:t>income Gini coefficient (gini_income);</w:t>
      </w:r>
    </w:p>
    <w:p w14:paraId="45BBE176" w14:textId="77777777" w:rsidR="00734FC8" w:rsidRPr="00716E7E" w:rsidRDefault="00734FC8" w:rsidP="00B92C2D">
      <w:pPr>
        <w:pStyle w:val="ListParagraph"/>
        <w:numPr>
          <w:ilvl w:val="0"/>
          <w:numId w:val="18"/>
        </w:numPr>
        <w:spacing w:after="100"/>
        <w:rPr>
          <w:rFonts w:ascii="Calibri" w:hAnsi="Calibri"/>
        </w:rPr>
      </w:pPr>
      <w:r w:rsidRPr="00716E7E">
        <w:rPr>
          <w:rFonts w:ascii="Calibri" w:hAnsi="Calibri"/>
        </w:rPr>
        <w:t>an index of real food price (</w:t>
      </w:r>
      <w:proofErr w:type="spellStart"/>
      <w:r w:rsidRPr="00716E7E">
        <w:rPr>
          <w:rFonts w:ascii="Calibri" w:hAnsi="Calibri"/>
        </w:rPr>
        <w:t>Prices_Real_Food</w:t>
      </w:r>
      <w:proofErr w:type="spellEnd"/>
      <w:proofErr w:type="gramStart"/>
      <w:r w:rsidRPr="00716E7E">
        <w:rPr>
          <w:rFonts w:ascii="Calibri" w:hAnsi="Calibri"/>
        </w:rPr>
        <w:t>);</w:t>
      </w:r>
      <w:proofErr w:type="gramEnd"/>
    </w:p>
    <w:p w14:paraId="53C5361F" w14:textId="77777777" w:rsidR="00734FC8" w:rsidRPr="00716E7E" w:rsidRDefault="00734FC8" w:rsidP="00B92C2D">
      <w:pPr>
        <w:pStyle w:val="ListParagraph"/>
        <w:numPr>
          <w:ilvl w:val="0"/>
          <w:numId w:val="18"/>
        </w:numPr>
        <w:spacing w:after="100"/>
        <w:rPr>
          <w:rFonts w:ascii="Calibri" w:hAnsi="Calibri"/>
        </w:rPr>
      </w:pPr>
      <w:r w:rsidRPr="00716E7E">
        <w:rPr>
          <w:rFonts w:ascii="Calibri" w:hAnsi="Calibri"/>
        </w:rPr>
        <w:t>extreme poverty headcount rate (that is, the percentage of the population with real daily income below USD 2.15 (x215_ALL); and</w:t>
      </w:r>
    </w:p>
    <w:p w14:paraId="4FBA1D53" w14:textId="77777777" w:rsidR="00734FC8" w:rsidRPr="00716E7E" w:rsidRDefault="00734FC8" w:rsidP="00B92C2D">
      <w:pPr>
        <w:pStyle w:val="ListParagraph"/>
        <w:numPr>
          <w:ilvl w:val="0"/>
          <w:numId w:val="18"/>
        </w:numPr>
        <w:spacing w:after="100"/>
        <w:rPr>
          <w:rFonts w:ascii="Calibri" w:hAnsi="Calibri"/>
        </w:rPr>
      </w:pPr>
      <w:r w:rsidRPr="00716E7E">
        <w:rPr>
          <w:rFonts w:ascii="Calibri" w:hAnsi="Calibri"/>
        </w:rPr>
        <w:t>daily per capita food consumption (</w:t>
      </w:r>
      <w:proofErr w:type="spellStart"/>
      <w:r w:rsidRPr="00716E7E">
        <w:rPr>
          <w:rFonts w:ascii="Calibri" w:hAnsi="Calibri"/>
        </w:rPr>
        <w:t>DES_Kcal</w:t>
      </w:r>
      <w:proofErr w:type="spellEnd"/>
      <w:r w:rsidRPr="00716E7E">
        <w:rPr>
          <w:rFonts w:ascii="Calibri" w:hAnsi="Calibri"/>
        </w:rPr>
        <w:t>).</w:t>
      </w:r>
    </w:p>
    <w:p w14:paraId="3203DFBB" w14:textId="660570E4" w:rsidR="00734FC8" w:rsidRPr="00716E7E" w:rsidRDefault="00734FC8" w:rsidP="00734FC8">
      <w:pPr>
        <w:rPr>
          <w:rFonts w:ascii="Calibri" w:hAnsi="Calibri"/>
        </w:rPr>
      </w:pPr>
      <w:r w:rsidRPr="00716E7E">
        <w:rPr>
          <w:rFonts w:ascii="Calibri" w:hAnsi="Calibri"/>
        </w:rPr>
        <w:t>The MIRAGRODEP model was calibrated to the pre-pandemic situation of the world economy in 201</w:t>
      </w:r>
      <w:r>
        <w:rPr>
          <w:rFonts w:ascii="Calibri" w:hAnsi="Calibri"/>
        </w:rPr>
        <w:t>9</w:t>
      </w:r>
      <w:r w:rsidRPr="00716E7E">
        <w:rPr>
          <w:rFonts w:ascii="Calibri" w:hAnsi="Calibri"/>
        </w:rPr>
        <w:t xml:space="preserve"> and was used to generate projections of macroeconomic fundamentals into 20</w:t>
      </w:r>
      <w:r>
        <w:rPr>
          <w:rFonts w:ascii="Calibri" w:hAnsi="Calibri"/>
        </w:rPr>
        <w:t>20</w:t>
      </w:r>
      <w:r w:rsidRPr="00716E7E">
        <w:rPr>
          <w:rFonts w:ascii="Calibri" w:hAnsi="Calibri"/>
        </w:rPr>
        <w:t xml:space="preserve">–2030 under </w:t>
      </w:r>
      <w:r>
        <w:rPr>
          <w:rFonts w:ascii="Calibri" w:hAnsi="Calibri"/>
        </w:rPr>
        <w:t>two</w:t>
      </w:r>
      <w:r w:rsidRPr="00716E7E">
        <w:rPr>
          <w:rFonts w:ascii="Calibri" w:hAnsi="Calibri"/>
        </w:rPr>
        <w:t xml:space="preserve"> scenarios: </w:t>
      </w:r>
      <w:r>
        <w:rPr>
          <w:rFonts w:ascii="Calibri" w:hAnsi="Calibri"/>
        </w:rPr>
        <w:t>i</w:t>
      </w:r>
      <w:r w:rsidRPr="00716E7E">
        <w:rPr>
          <w:rFonts w:ascii="Calibri" w:hAnsi="Calibri"/>
        </w:rPr>
        <w:t xml:space="preserve">) “before COVID-19”, which aims to capture the implications for food availability and access (and therefore the </w:t>
      </w:r>
      <w:proofErr w:type="spellStart"/>
      <w:r w:rsidRPr="00716E7E">
        <w:rPr>
          <w:rFonts w:ascii="Calibri" w:hAnsi="Calibri"/>
        </w:rPr>
        <w:t>PoU</w:t>
      </w:r>
      <w:proofErr w:type="spellEnd"/>
      <w:r w:rsidRPr="00716E7E">
        <w:rPr>
          <w:rFonts w:ascii="Calibri" w:hAnsi="Calibri"/>
        </w:rPr>
        <w:t xml:space="preserve">) of the world economic prospects as seen before the eruption of the pandemic by the </w:t>
      </w:r>
      <w:r w:rsidR="00BA380E" w:rsidRPr="00DB4370">
        <w:t xml:space="preserve">International Monetary Fund (IMF) </w:t>
      </w:r>
      <w:r w:rsidRPr="00716E7E">
        <w:rPr>
          <w:rFonts w:ascii="Calibri" w:hAnsi="Calibri"/>
          <w:i/>
          <w:iCs/>
        </w:rPr>
        <w:t>World Economic Outlook</w:t>
      </w:r>
      <w:r w:rsidRPr="00716E7E">
        <w:rPr>
          <w:rFonts w:ascii="Calibri" w:hAnsi="Calibri"/>
        </w:rPr>
        <w:t xml:space="preserve"> published in October 2019; and </w:t>
      </w:r>
      <w:r>
        <w:rPr>
          <w:rFonts w:ascii="Calibri" w:hAnsi="Calibri"/>
        </w:rPr>
        <w:t>ii</w:t>
      </w:r>
      <w:r w:rsidRPr="00716E7E">
        <w:rPr>
          <w:rFonts w:ascii="Calibri" w:hAnsi="Calibri"/>
        </w:rPr>
        <w:t xml:space="preserve">) “current prospects”, which is based on the latest </w:t>
      </w:r>
      <w:r w:rsidRPr="00716E7E">
        <w:rPr>
          <w:rFonts w:ascii="Calibri" w:hAnsi="Calibri"/>
          <w:i/>
          <w:iCs/>
        </w:rPr>
        <w:t>World Economic Outlook</w:t>
      </w:r>
      <w:r w:rsidRPr="00716E7E" w:rsidDel="003337DC">
        <w:rPr>
          <w:rFonts w:ascii="Calibri" w:hAnsi="Calibri"/>
        </w:rPr>
        <w:t xml:space="preserve"> </w:t>
      </w:r>
      <w:r w:rsidRPr="00716E7E">
        <w:rPr>
          <w:rFonts w:ascii="Calibri" w:hAnsi="Calibri"/>
        </w:rPr>
        <w:t>published in April 202</w:t>
      </w:r>
      <w:r>
        <w:rPr>
          <w:rFonts w:ascii="Calibri" w:hAnsi="Calibri"/>
        </w:rPr>
        <w:t>4.</w:t>
      </w:r>
      <w:r>
        <w:rPr>
          <w:rFonts w:ascii="Calibri" w:hAnsi="Calibri"/>
        </w:rPr>
        <w:fldChar w:fldCharType="begin"/>
      </w:r>
      <w:r w:rsidR="00BA380E">
        <w:rPr>
          <w:rFonts w:ascii="Calibri" w:hAnsi="Calibri"/>
        </w:rPr>
        <w:instrText xml:space="preserve"> ADDIN ZOTERO_ITEM CSL_CITATION {"citationID":"ao7td09um0","properties":{"formattedCitation":"\\super 1\\nosupersub{}","plainCitation":"1","noteIndex":0},"citationItems":[{"id":4535,"uris":["http://zotero.org/groups/5342363/items/A25E2K7K"],"itemData":{"id":4535,"type":"book","abstract":"The latest World Economic Outlook reports economic activity was surprisingly resilient through the global disinflation of 2022–23, despite significant central bank interest rate hikes to restore price stability. Risks to the global outlook are now broadly balanced compared with last year.","event-place":"Washington, DC","language":"ENG","publisher-place":"Washington, DC","title":"World Economic Outlook. Steady but slow: resilience amid divergence","title-short":"World Economic Outlook, April 2024","URL":"https://www.imf.org/en/Publications/WEO/Issues/2024/04/16/world-economic-outlook-april-2024","author":[{"literal":"IMF (International Monetary Fund)"}],"accessed":{"date-parts":[["2024",6,12]]},"issued":{"date-parts":[["2024"]]}}}],"schema":"https://github.com/citation-style-language/schema/raw/master/csl-citation.json"} </w:instrText>
      </w:r>
      <w:r>
        <w:rPr>
          <w:rFonts w:ascii="Calibri" w:hAnsi="Calibri"/>
        </w:rPr>
        <w:fldChar w:fldCharType="separate"/>
      </w:r>
      <w:r w:rsidR="00BA380E" w:rsidRPr="00BA380E">
        <w:rPr>
          <w:rFonts w:ascii="Calibri" w:hAnsi="Calibri"/>
          <w:vertAlign w:val="superscript"/>
        </w:rPr>
        <w:t>1</w:t>
      </w:r>
      <w:r>
        <w:rPr>
          <w:rFonts w:ascii="Calibri" w:hAnsi="Calibri"/>
        </w:rPr>
        <w:fldChar w:fldCharType="end"/>
      </w:r>
      <w:r>
        <w:rPr>
          <w:rFonts w:ascii="Calibri" w:hAnsi="Calibri"/>
        </w:rPr>
        <w:t xml:space="preserve"> </w:t>
      </w:r>
      <w:r w:rsidRPr="00716E7E">
        <w:rPr>
          <w:rFonts w:ascii="Calibri" w:hAnsi="Calibri"/>
        </w:rPr>
        <w:t>A more detailed description of the MIRAGRODEP model, as well as the assumptions used to build the various scenarios, can be found in Laborde and Torero (2023).</w:t>
      </w:r>
      <w:r>
        <w:rPr>
          <w:rFonts w:ascii="Calibri" w:hAnsi="Calibri"/>
        </w:rPr>
        <w:fldChar w:fldCharType="begin"/>
      </w:r>
      <w:r w:rsidR="00BA380E">
        <w:rPr>
          <w:rFonts w:ascii="Calibri" w:hAnsi="Calibri"/>
        </w:rPr>
        <w:instrText xml:space="preserve"> ADDIN ZOTERO_ITEM CSL_CITATION {"citationID":"asjjguf7vk","properties":{"formattedCitation":"\\super 2\\nosupersub{}","plainCitation":"2","noteIndex":0},"citationItems":[{"id":2053,"uris":["http://zotero.org/groups/5055026/items/NVZ5ZTUV"],"itemData":{"id":2053,"type":"chapter","abstract":"We modeled six interventions to study the scenarios’ impact on agrifood systems, undernutrition, access to healthy diets, and the environment. We also assessed the interventions as a group to consider the impact of synergies and complementarities. Our baseline showed that 690 million people were undernourished, and 3 billion people could not afford healthy diets in 2019. The first finding confirmed that ending chronic hunger at a 5% level by 2030 is possible, with key structural interventions to ramp up agrifood systems’ efficiency. Through increased farm productivity and reduction of food loss and waste, the number of chronically hungry people could be cut by 314 million. In addition, 568 million people would be able to afford healthy diets by 2030. The cost of ending hunger represents 8% of the size of global food markets, a sum that can be mobilized and invested to generate impact through food value chains, national economies, and social safety nets. Furthermore, the use of well-targeted social safety nets could provide an additional 2.4 billion people with access to healthy diets. The second critical finding was that various interventions could create synergies. This would become apparent through addressing different causes of hunger. Moreover, aiming to minimize the total cost of interventions and seeking, at the same time, the highest return interventions in terms of reduction of undernourishment and an increase in access to healthy diets could create significant trade-offs in regard to sustainability. Countries would have to redistribute $1.4 trillion annually to fill the income gap of the 3 billion people who cannot afford healthy diets. However, by investing in various interventions, countries can drive down the cost of their safety nets by about two thirds or $428 billion globally, in 2030. Combined interventions can also address environmental trade-offs that are bound to occur.","container-title":"Science and Innovations for Food Systems Transformation","event-place":"Cham, Switzerland","ISBN":"978-3-031-15703-5","language":"en","note":"DOI: 10.1007/978-3-031-15703-5_7","page":"105-132","publisher":"Springer International Publishing","publisher-place":"Cham, Switzerland","source":"Springer Link","title":"Modeling actions for transforming agrifood systems","URL":"https://doi.org/10.1007/978-3-031-15703-5_7","author":[{"family":"Laborde","given":"David"},{"family":"Torero","given":"Maximo"}],"editor":[{"family":"Braun","given":"Joachim","non-dropping-particle":"von"},{"family":"Afsana","given":"Kaosar"},{"family":"Fresco","given":"Louise O."},{"family":"Hassan","given":"Mohamed Hag Ali"}],"accessed":{"date-parts":[["2023",5,10]]},"issued":{"date-parts":[["2023"]]}}}],"schema":"https://github.com/citation-style-language/schema/raw/master/csl-citation.json"} </w:instrText>
      </w:r>
      <w:r>
        <w:rPr>
          <w:rFonts w:ascii="Calibri" w:hAnsi="Calibri"/>
        </w:rPr>
        <w:fldChar w:fldCharType="separate"/>
      </w:r>
      <w:r w:rsidR="00BA380E" w:rsidRPr="00BA380E">
        <w:rPr>
          <w:rFonts w:ascii="Calibri" w:hAnsi="Calibri"/>
          <w:vertAlign w:val="superscript"/>
        </w:rPr>
        <w:t>2</w:t>
      </w:r>
      <w:r>
        <w:rPr>
          <w:rFonts w:ascii="Calibri" w:hAnsi="Calibri"/>
        </w:rPr>
        <w:fldChar w:fldCharType="end"/>
      </w:r>
      <w:r w:rsidRPr="00716E7E">
        <w:rPr>
          <w:rFonts w:ascii="Calibri" w:hAnsi="Calibri"/>
        </w:rPr>
        <w:t xml:space="preserve"> </w:t>
      </w:r>
    </w:p>
    <w:p w14:paraId="59AAD5F5" w14:textId="00F7F2BE" w:rsidR="00734FC8" w:rsidRPr="00716E7E" w:rsidRDefault="00734FC8" w:rsidP="00734FC8">
      <w:pPr>
        <w:rPr>
          <w:rFonts w:ascii="Calibri" w:hAnsi="Calibri"/>
        </w:rPr>
      </w:pPr>
      <w:r w:rsidRPr="00716E7E">
        <w:rPr>
          <w:rFonts w:ascii="Calibri" w:hAnsi="Calibri"/>
        </w:rPr>
        <w:t xml:space="preserve">In addition, we use the median variant projections of total population (both sexes), its composition by gender and age, and the crude birth rate as provided by the 2022 revision of the UN DESA </w:t>
      </w:r>
      <w:r w:rsidRPr="00716E7E">
        <w:rPr>
          <w:rFonts w:ascii="Calibri" w:hAnsi="Calibri"/>
          <w:i/>
          <w:iCs/>
        </w:rPr>
        <w:t>World Population Prospects</w:t>
      </w:r>
      <w:r>
        <w:rPr>
          <w:rFonts w:ascii="Calibri" w:hAnsi="Calibri"/>
          <w:i/>
          <w:iCs/>
        </w:rPr>
        <w:t>.</w:t>
      </w:r>
      <w:r>
        <w:rPr>
          <w:rFonts w:ascii="Calibri" w:hAnsi="Calibri"/>
        </w:rPr>
        <w:fldChar w:fldCharType="begin"/>
      </w:r>
      <w:r w:rsidR="00BA380E">
        <w:rPr>
          <w:rFonts w:ascii="Calibri" w:hAnsi="Calibri"/>
        </w:rPr>
        <w:instrText xml:space="preserve"> ADDIN ZOTERO_ITEM CSL_CITATION {"citationID":"9LVgwT7B","properties":{"formattedCitation":"\\super 3\\nosupersub{}","plainCitation":"3","noteIndex":0},"citationItems":[{"id":4224,"uris":["http://zotero.org/groups/5342363/items/3KRIN6LN"],"itemData":{"id":4224,"type":"webpage","container-title":"United Nations","title":"World Population Prospects 2022","URL":"https://population.un.org/wpp","author":[{"literal":"UN DESA (United Nations Department of Economic and Social Affairs)"}],"accessed":{"date-parts":[["2024",7,24]]},"issued":{"date-parts":[["2022"]]}}}],"schema":"https://github.com/citation-style-language/schema/raw/master/csl-citation.json"} </w:instrText>
      </w:r>
      <w:r>
        <w:rPr>
          <w:rFonts w:ascii="Calibri" w:hAnsi="Calibri"/>
        </w:rPr>
        <w:fldChar w:fldCharType="separate"/>
      </w:r>
      <w:r w:rsidR="00BA380E" w:rsidRPr="00BA380E">
        <w:rPr>
          <w:rFonts w:ascii="Calibri" w:hAnsi="Calibri"/>
          <w:vertAlign w:val="superscript"/>
        </w:rPr>
        <w:t>3</w:t>
      </w:r>
      <w:r>
        <w:rPr>
          <w:rFonts w:ascii="Calibri" w:hAnsi="Calibri"/>
        </w:rPr>
        <w:fldChar w:fldCharType="end"/>
      </w:r>
    </w:p>
    <w:p w14:paraId="09DF0DB8" w14:textId="77777777" w:rsidR="00734FC8" w:rsidRPr="00716E7E" w:rsidRDefault="00734FC8" w:rsidP="00734FC8">
      <w:pPr>
        <w:pStyle w:val="Heading4"/>
        <w:rPr>
          <w:rFonts w:ascii="Calibri" w:hAnsi="Calibri" w:cs="Calibri"/>
        </w:rPr>
      </w:pPr>
      <w:bookmarkStart w:id="21" w:name="_Hlk102575550"/>
      <w:r w:rsidRPr="00716E7E">
        <w:rPr>
          <w:rFonts w:ascii="Calibri" w:hAnsi="Calibri" w:cs="Calibri"/>
        </w:rPr>
        <w:t>Projections of DEC</w:t>
      </w:r>
    </w:p>
    <w:p w14:paraId="4D1E0D08" w14:textId="77777777" w:rsidR="00734FC8" w:rsidRPr="00716E7E" w:rsidRDefault="00734FC8" w:rsidP="00734FC8">
      <w:pPr>
        <w:rPr>
          <w:rFonts w:ascii="Calibri" w:hAnsi="Calibri"/>
        </w:rPr>
      </w:pPr>
      <w:r w:rsidRPr="00716E7E">
        <w:rPr>
          <w:rFonts w:ascii="Calibri" w:hAnsi="Calibri"/>
        </w:rPr>
        <w:t>To project the series of DEC we use the following formula:</w:t>
      </w:r>
    </w:p>
    <w:p w14:paraId="14E6C6CC" w14:textId="77777777" w:rsidR="00734FC8" w:rsidRPr="00716E7E" w:rsidRDefault="00734FC8" w:rsidP="00734FC8">
      <w:pPr>
        <w:pStyle w:val="formula"/>
        <w:rPr>
          <w:rFonts w:eastAsia="Malgun Gothic"/>
        </w:rPr>
      </w:pPr>
      <w:bookmarkStart w:id="22" w:name="_Hlk103849985"/>
      <w:bookmarkStart w:id="23" w:name="_Hlk103849921"/>
      <m:oMathPara>
        <m:oMath>
          <m:r>
            <w:rPr>
              <w:rFonts w:ascii="Cambria Math" w:hAnsi="Cambria Math"/>
              <w:szCs w:val="22"/>
            </w:rPr>
            <m:t>DE</m:t>
          </m:r>
          <m:sSub>
            <m:sSubPr>
              <m:ctrlPr>
                <w:rPr>
                  <w:rFonts w:ascii="Cambria Math" w:hAnsi="Cambria Math"/>
                  <w:szCs w:val="22"/>
                </w:rPr>
              </m:ctrlPr>
            </m:sSubPr>
            <m:e>
              <m:r>
                <w:rPr>
                  <w:rFonts w:ascii="Cambria Math" w:hAnsi="Cambria Math"/>
                  <w:szCs w:val="22"/>
                </w:rPr>
                <m:t>C</m:t>
              </m:r>
            </m:e>
            <m:sub>
              <m:r>
                <w:rPr>
                  <w:rFonts w:ascii="Cambria Math" w:hAnsi="Cambria Math"/>
                  <w:szCs w:val="22"/>
                </w:rPr>
                <m:t>t</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DES</m:t>
              </m:r>
            </m:e>
            <m:sub>
              <m:r>
                <m:rPr>
                  <m:sty m:val="p"/>
                </m:rPr>
                <w:rPr>
                  <w:rFonts w:ascii="Cambria Math" w:hAnsi="Cambria Math"/>
                  <w:szCs w:val="22"/>
                </w:rPr>
                <m:t>T</m:t>
              </m:r>
            </m:sub>
          </m:sSub>
          <m:r>
            <w:rPr>
              <w:rFonts w:ascii="Cambria Math" w:hAnsi="Cambria Math"/>
              <w:szCs w:val="22"/>
            </w:rPr>
            <m:t>×</m:t>
          </m:r>
          <m:f>
            <m:fPr>
              <m:ctrlPr>
                <w:rPr>
                  <w:rFonts w:ascii="Cambria Math" w:hAnsi="Cambria Math"/>
                  <w:i/>
                  <w:szCs w:val="22"/>
                </w:rPr>
              </m:ctrlPr>
            </m:fPr>
            <m:num>
              <m:acc>
                <m:accPr>
                  <m:ctrlPr>
                    <w:rPr>
                      <w:rFonts w:ascii="Cambria Math" w:hAnsi="Cambria Math"/>
                      <w:i/>
                      <w:szCs w:val="22"/>
                    </w:rPr>
                  </m:ctrlPr>
                </m:accPr>
                <m:e>
                  <m:r>
                    <w:rPr>
                      <w:rFonts w:ascii="Cambria Math" w:hAnsi="Cambria Math"/>
                      <w:szCs w:val="22"/>
                    </w:rPr>
                    <m:t>DES</m:t>
                  </m:r>
                  <m:r>
                    <m:rPr>
                      <m:sty m:val="p"/>
                    </m:rPr>
                    <w:rPr>
                      <w:rFonts w:ascii="Cambria Math" w:hAnsi="Cambria Math"/>
                      <w:szCs w:val="22"/>
                    </w:rPr>
                    <m:t>_</m:t>
                  </m:r>
                  <m:r>
                    <w:rPr>
                      <w:rFonts w:ascii="Cambria Math" w:hAnsi="Cambria Math"/>
                      <w:szCs w:val="22"/>
                    </w:rPr>
                    <m:t>Kca</m:t>
                  </m:r>
                  <m:sSub>
                    <m:sSubPr>
                      <m:ctrlPr>
                        <w:rPr>
                          <w:rFonts w:ascii="Cambria Math" w:hAnsi="Cambria Math"/>
                          <w:szCs w:val="22"/>
                        </w:rPr>
                      </m:ctrlPr>
                    </m:sSubPr>
                    <m:e>
                      <m:r>
                        <w:rPr>
                          <w:rFonts w:ascii="Cambria Math" w:hAnsi="Cambria Math"/>
                          <w:szCs w:val="22"/>
                        </w:rPr>
                        <m:t>l</m:t>
                      </m:r>
                    </m:e>
                    <m:sub>
                      <m:r>
                        <w:rPr>
                          <w:rFonts w:ascii="Cambria Math" w:hAnsi="Cambria Math"/>
                          <w:szCs w:val="22"/>
                        </w:rPr>
                        <m:t>t</m:t>
                      </m:r>
                    </m:sub>
                  </m:sSub>
                </m:e>
              </m:acc>
            </m:num>
            <m:den>
              <m:acc>
                <m:accPr>
                  <m:ctrlPr>
                    <w:rPr>
                      <w:rFonts w:ascii="Cambria Math" w:hAnsi="Cambria Math"/>
                      <w:i/>
                      <w:szCs w:val="22"/>
                    </w:rPr>
                  </m:ctrlPr>
                </m:accPr>
                <m:e>
                  <m:r>
                    <w:rPr>
                      <w:rFonts w:ascii="Cambria Math" w:hAnsi="Cambria Math"/>
                      <w:szCs w:val="22"/>
                    </w:rPr>
                    <m:t>DES</m:t>
                  </m:r>
                  <m:r>
                    <m:rPr>
                      <m:sty m:val="p"/>
                    </m:rPr>
                    <w:rPr>
                      <w:rFonts w:ascii="Cambria Math" w:hAnsi="Cambria Math"/>
                      <w:szCs w:val="22"/>
                    </w:rPr>
                    <m:t>_</m:t>
                  </m:r>
                  <m:r>
                    <w:rPr>
                      <w:rFonts w:ascii="Cambria Math" w:hAnsi="Cambria Math"/>
                      <w:szCs w:val="22"/>
                    </w:rPr>
                    <m:t>Kca</m:t>
                  </m:r>
                  <m:sSub>
                    <m:sSubPr>
                      <m:ctrlPr>
                        <w:rPr>
                          <w:rFonts w:ascii="Cambria Math" w:hAnsi="Cambria Math"/>
                          <w:szCs w:val="22"/>
                        </w:rPr>
                      </m:ctrlPr>
                    </m:sSubPr>
                    <m:e>
                      <m:r>
                        <w:rPr>
                          <w:rFonts w:ascii="Cambria Math" w:hAnsi="Cambria Math"/>
                          <w:szCs w:val="22"/>
                        </w:rPr>
                        <m:t>l</m:t>
                      </m:r>
                    </m:e>
                    <m:sub>
                      <m:r>
                        <m:rPr>
                          <m:sty m:val="p"/>
                        </m:rPr>
                        <w:rPr>
                          <w:rFonts w:ascii="Cambria Math" w:hAnsi="Cambria Math"/>
                          <w:szCs w:val="22"/>
                        </w:rPr>
                        <m:t>T</m:t>
                      </m:r>
                    </m:sub>
                  </m:sSub>
                </m:e>
              </m:acc>
            </m:den>
          </m:f>
          <m:r>
            <m:rPr>
              <m:sty m:val="p"/>
            </m:rPr>
            <w:rPr>
              <w:rFonts w:ascii="Cambria Math" w:hAnsi="Cambria Math"/>
              <w:szCs w:val="22"/>
            </w:rPr>
            <m:t>×</m:t>
          </m:r>
          <m:d>
            <m:dPr>
              <m:ctrlPr>
                <w:rPr>
                  <w:rFonts w:ascii="Cambria Math" w:hAnsi="Cambria Math"/>
                  <w:szCs w:val="22"/>
                </w:rPr>
              </m:ctrlPr>
            </m:dPr>
            <m:e>
              <m:r>
                <m:rPr>
                  <m:sty m:val="p"/>
                </m:rPr>
                <w:rPr>
                  <w:rFonts w:ascii="Cambria Math" w:hAnsi="Cambria Math"/>
                  <w:szCs w:val="22"/>
                </w:rPr>
                <m:t>1-</m:t>
              </m:r>
              <m:r>
                <w:rPr>
                  <w:rFonts w:ascii="Cambria Math" w:hAnsi="Cambria Math"/>
                  <w:szCs w:val="22"/>
                </w:rPr>
                <m:t>WAST</m:t>
              </m:r>
              <m:sSub>
                <m:sSubPr>
                  <m:ctrlPr>
                    <w:rPr>
                      <w:rFonts w:ascii="Cambria Math" w:hAnsi="Cambria Math"/>
                      <w:szCs w:val="22"/>
                    </w:rPr>
                  </m:ctrlPr>
                </m:sSubPr>
                <m:e>
                  <m:r>
                    <w:rPr>
                      <w:rFonts w:ascii="Cambria Math" w:hAnsi="Cambria Math"/>
                      <w:szCs w:val="22"/>
                    </w:rPr>
                    <m:t>E</m:t>
                  </m:r>
                </m:e>
                <m:sub>
                  <m:r>
                    <w:rPr>
                      <w:rFonts w:ascii="Cambria Math" w:hAnsi="Cambria Math"/>
                      <w:szCs w:val="22"/>
                    </w:rPr>
                    <m:t>t</m:t>
                  </m:r>
                </m:sub>
              </m:sSub>
            </m:e>
          </m:d>
          <w:bookmarkEnd w:id="22"/>
          <m:r>
            <w:rPr>
              <w:rFonts w:ascii="Cambria Math" w:eastAsia="Malgun Gothic" w:hAnsi="Cambria Math"/>
            </w:rPr>
            <m:t>, ∀t&gt;T</m:t>
          </m:r>
        </m:oMath>
      </m:oMathPara>
    </w:p>
    <w:p w14:paraId="7465403F" w14:textId="77777777" w:rsidR="00734FC8" w:rsidRPr="00716E7E" w:rsidRDefault="00734FC8" w:rsidP="00734FC8">
      <w:pPr>
        <w:rPr>
          <w:rFonts w:ascii="Calibri" w:eastAsia="Malgun Gothic" w:hAnsi="Calibri"/>
          <w:iCs/>
        </w:rPr>
      </w:pPr>
      <w:bookmarkStart w:id="24" w:name="_Hlk103857932"/>
      <w:bookmarkEnd w:id="23"/>
      <w:r w:rsidRPr="00716E7E">
        <w:rPr>
          <w:rFonts w:ascii="Calibri" w:eastAsia="Malgun Gothic" w:hAnsi="Calibri"/>
          <w:iCs/>
        </w:rPr>
        <w:t xml:space="preserve">where </w:t>
      </w:r>
      <m:oMath>
        <m:r>
          <w:rPr>
            <w:rFonts w:ascii="Cambria Math" w:eastAsia="Malgun Gothic" w:hAnsi="Cambria Math"/>
          </w:rPr>
          <m:t xml:space="preserve">T </m:t>
        </m:r>
      </m:oMath>
      <w:r w:rsidRPr="00716E7E">
        <w:rPr>
          <w:rFonts w:ascii="Calibri" w:eastAsia="Malgun Gothic" w:hAnsi="Calibri"/>
          <w:iCs/>
        </w:rPr>
        <w:t xml:space="preserve">= 2019 for “before COVID-19”, and </w:t>
      </w:r>
      <m:oMath>
        <m:r>
          <w:rPr>
            <w:rFonts w:ascii="Cambria Math" w:eastAsia="Malgun Gothic" w:hAnsi="Cambria Math"/>
          </w:rPr>
          <m:t xml:space="preserve">T </m:t>
        </m:r>
      </m:oMath>
      <w:r w:rsidRPr="00716E7E">
        <w:rPr>
          <w:rFonts w:ascii="Calibri" w:eastAsia="Malgun Gothic" w:hAnsi="Calibri"/>
        </w:rPr>
        <w:t>= 202</w:t>
      </w:r>
      <w:r>
        <w:rPr>
          <w:rFonts w:ascii="Calibri" w:eastAsia="Malgun Gothic" w:hAnsi="Calibri"/>
        </w:rPr>
        <w:t>3</w:t>
      </w:r>
      <w:r w:rsidRPr="00716E7E">
        <w:rPr>
          <w:rFonts w:ascii="Calibri" w:eastAsia="Malgun Gothic" w:hAnsi="Calibri"/>
        </w:rPr>
        <w:t xml:space="preserve"> </w:t>
      </w:r>
      <w:r w:rsidRPr="00716E7E">
        <w:rPr>
          <w:rFonts w:ascii="Calibri" w:eastAsia="Malgun Gothic" w:hAnsi="Calibri"/>
          <w:iCs/>
        </w:rPr>
        <w:t xml:space="preserve">for “current prospects”. </w:t>
      </w:r>
    </w:p>
    <w:p w14:paraId="6B5E9D4E" w14:textId="77777777" w:rsidR="00734FC8" w:rsidRPr="00716E7E" w:rsidRDefault="00734FC8" w:rsidP="00734FC8">
      <w:pPr>
        <w:rPr>
          <w:rFonts w:ascii="Calibri" w:hAnsi="Calibri"/>
        </w:rPr>
      </w:pPr>
      <w:r w:rsidRPr="00716E7E">
        <w:rPr>
          <w:rFonts w:ascii="Calibri" w:hAnsi="Calibri"/>
        </w:rPr>
        <w:t xml:space="preserve">In other words, we take the model projected series of </w:t>
      </w:r>
      <w:proofErr w:type="spellStart"/>
      <w:r w:rsidRPr="00716E7E">
        <w:rPr>
          <w:rFonts w:ascii="Calibri" w:hAnsi="Calibri"/>
        </w:rPr>
        <w:t>DES_Kcal</w:t>
      </w:r>
      <w:proofErr w:type="spellEnd"/>
      <w:r w:rsidRPr="00716E7E">
        <w:rPr>
          <w:rFonts w:ascii="Calibri" w:hAnsi="Calibri"/>
        </w:rPr>
        <w:t xml:space="preserve"> and adjust its level so that the value for year </w:t>
      </w:r>
      <w:r w:rsidRPr="00716E7E">
        <w:rPr>
          <w:rFonts w:ascii="Calibri" w:hAnsi="Calibri"/>
          <w:i/>
          <w:iCs/>
        </w:rPr>
        <w:t>T</w:t>
      </w:r>
      <w:r w:rsidRPr="00716E7E">
        <w:rPr>
          <w:rFonts w:ascii="Calibri" w:hAnsi="Calibri"/>
        </w:rPr>
        <w:t xml:space="preserve"> matches the actual value. (This is necessary as the MIRAGRODEP model has been calibrated to an older FBS series.)</w:t>
      </w:r>
      <w:bookmarkEnd w:id="24"/>
    </w:p>
    <w:bookmarkEnd w:id="21"/>
    <w:p w14:paraId="27C5B33F" w14:textId="77777777" w:rsidR="00734FC8" w:rsidRPr="00716E7E" w:rsidRDefault="00734FC8" w:rsidP="00734FC8">
      <w:pPr>
        <w:pStyle w:val="Heading4"/>
        <w:rPr>
          <w:rFonts w:ascii="Calibri" w:hAnsi="Calibri" w:cs="Calibri"/>
        </w:rPr>
      </w:pPr>
      <w:r w:rsidRPr="00716E7E">
        <w:rPr>
          <w:rFonts w:ascii="Calibri" w:hAnsi="Calibri" w:cs="Calibri"/>
        </w:rPr>
        <w:t>Projections of MDER</w:t>
      </w:r>
    </w:p>
    <w:p w14:paraId="667A3FBE" w14:textId="2B68FD01" w:rsidR="00734FC8" w:rsidRPr="00716E7E" w:rsidRDefault="00734FC8" w:rsidP="00734FC8">
      <w:pPr>
        <w:rPr>
          <w:rFonts w:ascii="Calibri" w:hAnsi="Calibri"/>
        </w:rPr>
      </w:pPr>
      <w:r w:rsidRPr="00716E7E">
        <w:rPr>
          <w:rFonts w:ascii="Calibri" w:hAnsi="Calibri"/>
        </w:rPr>
        <w:t>To project the MDER, we simply compute it based on the data on the composition of the population by sex and age as projected by the 20</w:t>
      </w:r>
      <w:r>
        <w:rPr>
          <w:rFonts w:ascii="Calibri" w:hAnsi="Calibri"/>
        </w:rPr>
        <w:t>22</w:t>
      </w:r>
      <w:r w:rsidRPr="00716E7E">
        <w:rPr>
          <w:rFonts w:ascii="Calibri" w:hAnsi="Calibri"/>
        </w:rPr>
        <w:t xml:space="preserve"> </w:t>
      </w:r>
      <w:r w:rsidRPr="00716E7E">
        <w:rPr>
          <w:rFonts w:ascii="Calibri" w:hAnsi="Calibri"/>
          <w:i/>
          <w:iCs/>
        </w:rPr>
        <w:t>World Population Prospects</w:t>
      </w:r>
      <w:r>
        <w:rPr>
          <w:rFonts w:ascii="Calibri" w:hAnsi="Calibri"/>
          <w:i/>
          <w:iCs/>
        </w:rPr>
        <w:fldChar w:fldCharType="begin"/>
      </w:r>
      <w:r w:rsidR="00BA380E">
        <w:rPr>
          <w:rFonts w:ascii="Calibri" w:hAnsi="Calibri"/>
          <w:i/>
          <w:iCs/>
        </w:rPr>
        <w:instrText xml:space="preserve"> ADDIN ZOTERO_ITEM CSL_CITATION {"citationID":"a8679ttlbu","properties":{"formattedCitation":"\\super 4\\nosupersub{}","plainCitation":"4","noteIndex":0},"citationItems":[{"id":4548,"uris":["http://zotero.org/groups/5342363/items/ZGHSF5SS"],"itemData":{"id":4548,"type":"webpage","container-title":"United Nations","title":"World Population Prospects 2019","URL":"https://population.un.org/wpp2019/","author":[{"literal":"UN DESA"}],"accessed":{"date-parts":[["2024",6,12]]},"issued":{"date-parts":[["2019"]]}}}],"schema":"https://github.com/citation-style-language/schema/raw/master/csl-citation.json"} </w:instrText>
      </w:r>
      <w:r>
        <w:rPr>
          <w:rFonts w:ascii="Calibri" w:hAnsi="Calibri"/>
          <w:i/>
          <w:iCs/>
        </w:rPr>
        <w:fldChar w:fldCharType="separate"/>
      </w:r>
      <w:r w:rsidR="00BA380E" w:rsidRPr="00BA380E">
        <w:rPr>
          <w:rFonts w:ascii="Calibri" w:hAnsi="Calibri"/>
          <w:vertAlign w:val="superscript"/>
        </w:rPr>
        <w:t>4</w:t>
      </w:r>
      <w:r>
        <w:rPr>
          <w:rFonts w:ascii="Calibri" w:hAnsi="Calibri"/>
          <w:i/>
          <w:iCs/>
        </w:rPr>
        <w:fldChar w:fldCharType="end"/>
      </w:r>
      <w:r w:rsidRPr="00716E7E">
        <w:rPr>
          <w:rFonts w:ascii="Calibri" w:hAnsi="Calibri"/>
        </w:rPr>
        <w:t xml:space="preserve"> (medium variant).</w:t>
      </w:r>
    </w:p>
    <w:p w14:paraId="7AEC3D47" w14:textId="77777777" w:rsidR="00734FC8" w:rsidRPr="00716E7E" w:rsidRDefault="00734FC8" w:rsidP="00734FC8">
      <w:pPr>
        <w:pStyle w:val="Heading4"/>
        <w:rPr>
          <w:rFonts w:ascii="Calibri" w:hAnsi="Calibri" w:cs="Calibri"/>
        </w:rPr>
      </w:pPr>
      <w:r w:rsidRPr="00716E7E">
        <w:rPr>
          <w:rFonts w:ascii="Calibri" w:hAnsi="Calibri" w:cs="Calibri"/>
        </w:rPr>
        <w:t>Projections of the CV</w:t>
      </w:r>
    </w:p>
    <w:p w14:paraId="53F7C427" w14:textId="77777777" w:rsidR="00734FC8" w:rsidRPr="00716E7E" w:rsidRDefault="00734FC8" w:rsidP="00734FC8">
      <w:pPr>
        <w:rPr>
          <w:rFonts w:ascii="Calibri" w:eastAsia="Malgun Gothic" w:hAnsi="Calibri"/>
          <w:iCs/>
        </w:rPr>
      </w:pPr>
      <w:r w:rsidRPr="00716E7E">
        <w:rPr>
          <w:rFonts w:ascii="Calibri" w:eastAsia="Malgun Gothic" w:hAnsi="Calibri"/>
          <w:iCs/>
        </w:rPr>
        <w:t xml:space="preserve">As explained in the methodological note on the </w:t>
      </w:r>
      <w:proofErr w:type="spellStart"/>
      <w:r w:rsidRPr="00716E7E">
        <w:rPr>
          <w:rFonts w:ascii="Calibri" w:eastAsia="Malgun Gothic" w:hAnsi="Calibri"/>
          <w:iCs/>
        </w:rPr>
        <w:t>PoU</w:t>
      </w:r>
      <w:proofErr w:type="spellEnd"/>
      <w:r w:rsidRPr="00716E7E">
        <w:rPr>
          <w:rFonts w:ascii="Calibri" w:eastAsia="Malgun Gothic" w:hAnsi="Calibri"/>
          <w:iCs/>
        </w:rPr>
        <w:t xml:space="preserve"> in </w:t>
      </w:r>
      <w:r w:rsidRPr="00716E7E">
        <w:rPr>
          <w:rFonts w:ascii="Calibri" w:eastAsia="Malgun Gothic" w:hAnsi="Calibri"/>
          <w:b/>
          <w:iCs/>
        </w:rPr>
        <w:t>Annex 1B</w:t>
      </w:r>
      <w:r w:rsidRPr="00716E7E">
        <w:rPr>
          <w:rFonts w:ascii="Calibri" w:eastAsia="Malgun Gothic" w:hAnsi="Calibri"/>
          <w:iCs/>
        </w:rPr>
        <w:t xml:space="preserve">, the total CV is computed as </w:t>
      </w:r>
      <m:oMath>
        <m:r>
          <w:rPr>
            <w:rFonts w:ascii="Cambria Math" w:hAnsi="Cambria Math"/>
            <w:color w:val="4A4A4A"/>
            <w:szCs w:val="22"/>
          </w:rPr>
          <m:t>CV=</m:t>
        </m:r>
        <m:rad>
          <m:radPr>
            <m:degHide m:val="1"/>
            <m:ctrlPr>
              <w:rPr>
                <w:rFonts w:ascii="Cambria Math" w:hAnsi="Cambria Math"/>
                <w:i/>
                <w:color w:val="4A4A4A"/>
                <w:szCs w:val="22"/>
              </w:rPr>
            </m:ctrlPr>
          </m:radPr>
          <m:deg/>
          <m:e>
            <m:sSup>
              <m:sSupPr>
                <m:ctrlPr>
                  <w:rPr>
                    <w:rFonts w:ascii="Cambria Math" w:hAnsi="Cambria Math"/>
                    <w:i/>
                    <w:color w:val="4A4A4A"/>
                    <w:szCs w:val="22"/>
                  </w:rPr>
                </m:ctrlPr>
              </m:sSupPr>
              <m:e>
                <m:r>
                  <w:rPr>
                    <w:rFonts w:ascii="Cambria Math" w:hAnsi="Cambria Math"/>
                    <w:color w:val="4A4A4A"/>
                    <w:szCs w:val="22"/>
                  </w:rPr>
                  <m:t>(CV</m:t>
                </m:r>
                <m:r>
                  <m:rPr>
                    <m:sty m:val="p"/>
                  </m:rPr>
                  <w:rPr>
                    <w:rFonts w:ascii="Cambria Math" w:hAnsi="Cambria Math"/>
                    <w:color w:val="4A4A4A"/>
                    <w:szCs w:val="22"/>
                  </w:rPr>
                  <w:softHyphen/>
                </m:r>
                <m:r>
                  <w:rPr>
                    <w:rFonts w:ascii="Cambria Math" w:hAnsi="Cambria Math"/>
                    <w:color w:val="4A4A4A"/>
                    <w:szCs w:val="22"/>
                  </w:rPr>
                  <m:t>|y)</m:t>
                </m:r>
              </m:e>
              <m:sup>
                <m:r>
                  <w:rPr>
                    <w:rFonts w:ascii="Cambria Math" w:hAnsi="Cambria Math"/>
                    <w:color w:val="4A4A4A"/>
                    <w:szCs w:val="22"/>
                  </w:rPr>
                  <m:t>2</m:t>
                </m:r>
              </m:sup>
            </m:sSup>
            <m:r>
              <w:rPr>
                <w:rFonts w:ascii="Cambria Math" w:hAnsi="Cambria Math"/>
                <w:color w:val="4A4A4A"/>
                <w:szCs w:val="22"/>
              </w:rPr>
              <m:t>+</m:t>
            </m:r>
            <m:sSup>
              <m:sSupPr>
                <m:ctrlPr>
                  <w:rPr>
                    <w:rFonts w:ascii="Cambria Math" w:hAnsi="Cambria Math"/>
                    <w:i/>
                    <w:color w:val="4A4A4A"/>
                    <w:szCs w:val="22"/>
                  </w:rPr>
                </m:ctrlPr>
              </m:sSupPr>
              <m:e>
                <m:r>
                  <w:rPr>
                    <w:rFonts w:ascii="Cambria Math" w:hAnsi="Cambria Math"/>
                    <w:color w:val="4A4A4A"/>
                    <w:szCs w:val="22"/>
                  </w:rPr>
                  <m:t>(CV|r)</m:t>
                </m:r>
              </m:e>
              <m:sup>
                <m:r>
                  <w:rPr>
                    <w:rFonts w:ascii="Cambria Math" w:hAnsi="Cambria Math"/>
                    <w:color w:val="4A4A4A"/>
                    <w:szCs w:val="22"/>
                  </w:rPr>
                  <m:t>2</m:t>
                </m:r>
              </m:sup>
            </m:sSup>
          </m:e>
        </m:rad>
      </m:oMath>
      <w:r w:rsidRPr="00716E7E">
        <w:rPr>
          <w:rFonts w:ascii="Calibri" w:eastAsia="Malgun Gothic" w:hAnsi="Calibri"/>
          <w:color w:val="4A4A4A"/>
          <w:sz w:val="21"/>
          <w:szCs w:val="21"/>
        </w:rPr>
        <w:t>,</w:t>
      </w:r>
      <w:r w:rsidRPr="00716E7E">
        <w:rPr>
          <w:rFonts w:ascii="Calibri" w:hAnsi="Calibri"/>
          <w:color w:val="4A4A4A"/>
          <w:sz w:val="21"/>
          <w:szCs w:val="21"/>
        </w:rPr>
        <w:t xml:space="preserve"> </w:t>
      </w:r>
      <w:r w:rsidRPr="00716E7E">
        <w:rPr>
          <w:rFonts w:ascii="Calibri" w:eastAsia="Malgun Gothic" w:hAnsi="Calibri"/>
          <w:iCs/>
        </w:rPr>
        <w:t xml:space="preserve">where the two components refer to variability in the per capita habitual dietary energy consumption due to differences across households in terms of income level and variability across individuals based on differences in sex, age, body mass and physical activity level. The projected values for CV in 2025 and 2030 are obtained by applying the formula above to the </w:t>
      </w:r>
      <w:proofErr w:type="spellStart"/>
      <w:r w:rsidRPr="00716E7E">
        <w:rPr>
          <w:rFonts w:ascii="Calibri" w:eastAsia="Malgun Gothic" w:hAnsi="Calibri"/>
          <w:iCs/>
          <w:lang w:val="en-US"/>
        </w:rPr>
        <w:t>CV|r</w:t>
      </w:r>
      <w:proofErr w:type="spellEnd"/>
      <w:r w:rsidRPr="00716E7E">
        <w:rPr>
          <w:rFonts w:ascii="Calibri" w:eastAsia="Malgun Gothic" w:hAnsi="Calibri"/>
          <w:iCs/>
          <w:lang w:val="en-US"/>
        </w:rPr>
        <w:t xml:space="preserve"> and </w:t>
      </w:r>
      <w:proofErr w:type="spellStart"/>
      <w:r w:rsidRPr="00716E7E">
        <w:rPr>
          <w:rFonts w:ascii="Calibri" w:eastAsia="Malgun Gothic" w:hAnsi="Calibri"/>
          <w:iCs/>
          <w:lang w:val="en-US"/>
        </w:rPr>
        <w:t>CV|y</w:t>
      </w:r>
      <w:proofErr w:type="spellEnd"/>
      <w:r w:rsidRPr="00716E7E">
        <w:rPr>
          <w:rFonts w:ascii="Calibri" w:eastAsia="Malgun Gothic" w:hAnsi="Calibri"/>
          <w:iCs/>
          <w:lang w:val="en-US"/>
        </w:rPr>
        <w:t xml:space="preserve"> projected </w:t>
      </w:r>
      <w:r w:rsidRPr="00716E7E">
        <w:rPr>
          <w:rFonts w:ascii="Calibri" w:eastAsia="Malgun Gothic" w:hAnsi="Calibri"/>
          <w:iCs/>
          <w:lang w:val="en-US"/>
        </w:rPr>
        <w:lastRenderedPageBreak/>
        <w:t xml:space="preserve">separately. </w:t>
      </w:r>
      <w:r w:rsidRPr="00716E7E">
        <w:rPr>
          <w:rFonts w:ascii="Calibri" w:eastAsia="Malgun Gothic" w:hAnsi="Calibri"/>
          <w:iCs/>
        </w:rPr>
        <w:t xml:space="preserve">Projected </w:t>
      </w:r>
      <w:proofErr w:type="spellStart"/>
      <w:r w:rsidRPr="00716E7E">
        <w:rPr>
          <w:rFonts w:ascii="Calibri" w:eastAsia="Malgun Gothic" w:hAnsi="Calibri"/>
          <w:iCs/>
        </w:rPr>
        <w:t>CV|r</w:t>
      </w:r>
      <w:proofErr w:type="spellEnd"/>
      <w:r w:rsidRPr="00716E7E">
        <w:rPr>
          <w:rFonts w:ascii="Calibri" w:eastAsia="Malgun Gothic" w:hAnsi="Calibri"/>
          <w:iCs/>
        </w:rPr>
        <w:t xml:space="preserve"> is computed based on the projected population structures by sex and age as provided by the </w:t>
      </w:r>
      <w:r w:rsidRPr="00716E7E">
        <w:rPr>
          <w:rFonts w:ascii="Calibri" w:eastAsia="Malgun Gothic" w:hAnsi="Calibri"/>
          <w:i/>
        </w:rPr>
        <w:t>World Population Prospects</w:t>
      </w:r>
      <w:r w:rsidRPr="00716E7E">
        <w:rPr>
          <w:rFonts w:ascii="Calibri" w:eastAsia="Malgun Gothic" w:hAnsi="Calibri"/>
          <w:iCs/>
        </w:rPr>
        <w:t xml:space="preserve"> (similarly to what we do for the MDER), while the projected </w:t>
      </w:r>
      <w:proofErr w:type="spellStart"/>
      <w:r w:rsidRPr="00716E7E">
        <w:rPr>
          <w:rFonts w:ascii="Calibri" w:eastAsia="Malgun Gothic" w:hAnsi="Calibri"/>
          <w:iCs/>
        </w:rPr>
        <w:t>CV|y</w:t>
      </w:r>
      <w:proofErr w:type="spellEnd"/>
      <w:r w:rsidRPr="00716E7E">
        <w:rPr>
          <w:rFonts w:ascii="Calibri" w:eastAsia="Malgun Gothic" w:hAnsi="Calibri"/>
          <w:iCs/>
        </w:rPr>
        <w:t xml:space="preserve"> is computed as a linear combination of relevant projected macroeconomic and demographic variables as follows: </w:t>
      </w:r>
    </w:p>
    <w:p w14:paraId="632CF3A4" w14:textId="77777777" w:rsidR="00734FC8" w:rsidRPr="00716E7E" w:rsidRDefault="00000000" w:rsidP="00734FC8">
      <w:pPr>
        <w:pStyle w:val="formula"/>
        <w:rPr>
          <w:sz w:val="22"/>
          <w:szCs w:val="22"/>
        </w:rPr>
      </w:pPr>
      <m:oMathPara>
        <m:oMath>
          <m:sSub>
            <m:sSubPr>
              <m:ctrlPr>
                <w:rPr>
                  <w:rFonts w:ascii="Cambria Math" w:eastAsia="Malgun Gothic" w:hAnsi="Cambria Math"/>
                  <w:szCs w:val="22"/>
                </w:rPr>
              </m:ctrlPr>
            </m:sSubPr>
            <m:e>
              <m:acc>
                <m:accPr>
                  <m:ctrlPr>
                    <w:rPr>
                      <w:rFonts w:ascii="Cambria Math" w:eastAsia="Malgun Gothic" w:hAnsi="Cambria Math"/>
                      <w:szCs w:val="22"/>
                    </w:rPr>
                  </m:ctrlPr>
                </m:accPr>
                <m:e>
                  <m:r>
                    <w:rPr>
                      <w:rFonts w:ascii="Cambria Math" w:eastAsia="Malgun Gothic" w:hAnsi="Cambria Math"/>
                      <w:szCs w:val="22"/>
                    </w:rPr>
                    <m:t>CV|y</m:t>
                  </m:r>
                </m:e>
              </m:acc>
            </m:e>
            <m:sub>
              <m:r>
                <w:rPr>
                  <w:rFonts w:ascii="Cambria Math" w:eastAsia="Malgun Gothic" w:hAnsi="Cambria Math"/>
                  <w:szCs w:val="22"/>
                </w:rPr>
                <m:t>t</m:t>
              </m:r>
            </m:sub>
          </m:sSub>
          <m:r>
            <m:rPr>
              <m:sty m:val="p"/>
            </m:rPr>
            <w:rPr>
              <w:rFonts w:ascii="Cambria Math" w:eastAsia="Malgun Gothic" w:hAnsi="Cambria Math"/>
              <w:szCs w:val="22"/>
            </w:rPr>
            <m:t>=</m:t>
          </m:r>
          <m:r>
            <w:rPr>
              <w:rFonts w:ascii="Cambria Math" w:eastAsia="Malgun Gothic" w:hAnsi="Cambria Math"/>
              <w:szCs w:val="22"/>
            </w:rPr>
            <m:t>α</m:t>
          </m:r>
          <m:r>
            <m:rPr>
              <m:sty m:val="p"/>
            </m:rPr>
            <w:rPr>
              <w:rFonts w:ascii="Cambria Math" w:eastAsia="Malgun Gothic" w:hAnsi="Cambria Math"/>
              <w:szCs w:val="22"/>
            </w:rPr>
            <m:t xml:space="preserve"> +</m:t>
          </m:r>
          <m:sSub>
            <m:sSubPr>
              <m:ctrlPr>
                <w:rPr>
                  <w:rFonts w:ascii="Cambria Math" w:eastAsia="Malgun Gothic" w:hAnsi="Cambria Math"/>
                  <w:szCs w:val="22"/>
                </w:rPr>
              </m:ctrlPr>
            </m:sSubPr>
            <m:e>
              <m:r>
                <w:rPr>
                  <w:rFonts w:ascii="Cambria Math" w:eastAsia="Malgun Gothic" w:hAnsi="Cambria Math"/>
                  <w:szCs w:val="22"/>
                </w:rPr>
                <m:t>β</m:t>
              </m:r>
            </m:e>
            <m:sub>
              <m:r>
                <m:rPr>
                  <m:sty m:val="p"/>
                </m:rPr>
                <w:rPr>
                  <w:rFonts w:ascii="Cambria Math" w:eastAsia="Malgun Gothic" w:hAnsi="Cambria Math"/>
                  <w:szCs w:val="22"/>
                </w:rPr>
                <m:t>1</m:t>
              </m:r>
            </m:sub>
          </m:sSub>
          <m:r>
            <w:rPr>
              <w:rFonts w:ascii="Cambria Math" w:eastAsia="Malgun Gothic" w:hAnsi="Cambria Math"/>
              <w:szCs w:val="22"/>
            </w:rPr>
            <m:t>GDP</m:t>
          </m:r>
          <m:r>
            <m:rPr>
              <m:sty m:val="p"/>
            </m:rPr>
            <w:rPr>
              <w:rFonts w:ascii="Cambria Math" w:eastAsia="Malgun Gothic" w:hAnsi="Cambria Math"/>
              <w:szCs w:val="22"/>
            </w:rPr>
            <m:t>_</m:t>
          </m:r>
          <m:r>
            <w:rPr>
              <w:rFonts w:ascii="Cambria Math" w:eastAsia="Malgun Gothic" w:hAnsi="Cambria Math"/>
              <w:szCs w:val="22"/>
            </w:rPr>
            <m:t>vol</m:t>
          </m:r>
          <m:r>
            <m:rPr>
              <m:sty m:val="p"/>
            </m:rPr>
            <w:rPr>
              <w:rFonts w:ascii="Cambria Math" w:eastAsia="Malgun Gothic" w:hAnsi="Cambria Math"/>
              <w:szCs w:val="22"/>
            </w:rPr>
            <m:t>_</m:t>
          </m:r>
          <m:r>
            <w:rPr>
              <w:rFonts w:ascii="Cambria Math" w:eastAsia="Malgun Gothic" w:hAnsi="Cambria Math"/>
              <w:szCs w:val="22"/>
            </w:rPr>
            <m:t>p</m:t>
          </m:r>
          <m:sSub>
            <m:sSubPr>
              <m:ctrlPr>
                <w:rPr>
                  <w:rFonts w:ascii="Cambria Math" w:eastAsia="Malgun Gothic" w:hAnsi="Cambria Math"/>
                  <w:szCs w:val="22"/>
                </w:rPr>
              </m:ctrlPr>
            </m:sSubPr>
            <m:e>
              <m:r>
                <w:rPr>
                  <w:rFonts w:ascii="Cambria Math" w:eastAsia="Malgun Gothic" w:hAnsi="Cambria Math"/>
                  <w:szCs w:val="22"/>
                </w:rPr>
                <m:t>c</m:t>
              </m:r>
            </m:e>
            <m:sub>
              <m:r>
                <w:rPr>
                  <w:rFonts w:ascii="Cambria Math" w:eastAsia="Malgun Gothic" w:hAnsi="Cambria Math"/>
                  <w:szCs w:val="22"/>
                </w:rPr>
                <m:t>t</m:t>
              </m:r>
            </m:sub>
          </m:sSub>
          <m:r>
            <m:rPr>
              <m:sty m:val="p"/>
            </m:rPr>
            <w:rPr>
              <w:rFonts w:ascii="Cambria Math" w:eastAsia="Malgun Gothic" w:hAnsi="Cambria Math"/>
              <w:szCs w:val="22"/>
            </w:rPr>
            <m:t>+</m:t>
          </m:r>
          <m:sSub>
            <m:sSubPr>
              <m:ctrlPr>
                <w:rPr>
                  <w:rFonts w:ascii="Cambria Math" w:eastAsia="Malgun Gothic" w:hAnsi="Cambria Math"/>
                  <w:szCs w:val="22"/>
                </w:rPr>
              </m:ctrlPr>
            </m:sSubPr>
            <m:e>
              <m:r>
                <w:rPr>
                  <w:rFonts w:ascii="Cambria Math" w:eastAsia="Malgun Gothic" w:hAnsi="Cambria Math"/>
                  <w:szCs w:val="22"/>
                </w:rPr>
                <m:t>β</m:t>
              </m:r>
            </m:e>
            <m:sub>
              <m:r>
                <m:rPr>
                  <m:sty m:val="p"/>
                </m:rPr>
                <w:rPr>
                  <w:rFonts w:ascii="Cambria Math" w:eastAsia="Malgun Gothic" w:hAnsi="Cambria Math"/>
                  <w:szCs w:val="22"/>
                </w:rPr>
                <m:t>2</m:t>
              </m:r>
            </m:sub>
          </m:sSub>
          <m:r>
            <m:rPr>
              <m:sty m:val="p"/>
            </m:rPr>
            <w:rPr>
              <w:rFonts w:ascii="Cambria Math" w:eastAsia="Malgun Gothic" w:hAnsi="Cambria Math"/>
              <w:szCs w:val="22"/>
            </w:rPr>
            <m:t xml:space="preserve"> </m:t>
          </m:r>
          <m:r>
            <w:rPr>
              <w:rFonts w:ascii="Cambria Math" w:eastAsia="Malgun Gothic" w:hAnsi="Cambria Math"/>
              <w:szCs w:val="22"/>
            </w:rPr>
            <m:t>gini</m:t>
          </m:r>
          <m:r>
            <m:rPr>
              <m:sty m:val="p"/>
            </m:rPr>
            <w:rPr>
              <w:rFonts w:ascii="Cambria Math" w:eastAsia="Malgun Gothic" w:hAnsi="Cambria Math"/>
              <w:szCs w:val="22"/>
            </w:rPr>
            <m:t>_</m:t>
          </m:r>
          <m:r>
            <w:rPr>
              <w:rFonts w:ascii="Cambria Math" w:eastAsia="Malgun Gothic" w:hAnsi="Cambria Math"/>
              <w:szCs w:val="22"/>
            </w:rPr>
            <m:t>incom</m:t>
          </m:r>
          <m:sSub>
            <m:sSubPr>
              <m:ctrlPr>
                <w:rPr>
                  <w:rFonts w:ascii="Cambria Math" w:eastAsia="Malgun Gothic" w:hAnsi="Cambria Math"/>
                  <w:szCs w:val="22"/>
                </w:rPr>
              </m:ctrlPr>
            </m:sSubPr>
            <m:e>
              <m:r>
                <w:rPr>
                  <w:rFonts w:ascii="Cambria Math" w:eastAsia="Malgun Gothic" w:hAnsi="Cambria Math"/>
                  <w:szCs w:val="22"/>
                </w:rPr>
                <m:t>e</m:t>
              </m:r>
            </m:e>
            <m:sub>
              <m:r>
                <w:rPr>
                  <w:rFonts w:ascii="Cambria Math" w:eastAsia="Malgun Gothic" w:hAnsi="Cambria Math"/>
                  <w:szCs w:val="22"/>
                </w:rPr>
                <m:t>t</m:t>
              </m:r>
            </m:sub>
          </m:sSub>
          <m:r>
            <m:rPr>
              <m:sty m:val="p"/>
            </m:rPr>
            <w:rPr>
              <w:rFonts w:ascii="Cambria Math" w:eastAsia="Malgun Gothic" w:hAnsi="Cambria Math"/>
              <w:szCs w:val="22"/>
            </w:rPr>
            <m:t>+</m:t>
          </m:r>
          <m:sSub>
            <m:sSubPr>
              <m:ctrlPr>
                <w:rPr>
                  <w:rFonts w:ascii="Cambria Math" w:eastAsia="Malgun Gothic" w:hAnsi="Cambria Math"/>
                  <w:szCs w:val="22"/>
                </w:rPr>
              </m:ctrlPr>
            </m:sSubPr>
            <m:e>
              <m:r>
                <w:rPr>
                  <w:rFonts w:ascii="Cambria Math" w:eastAsia="Malgun Gothic" w:hAnsi="Cambria Math"/>
                  <w:szCs w:val="22"/>
                </w:rPr>
                <m:t>β</m:t>
              </m:r>
            </m:e>
            <m:sub>
              <m:r>
                <m:rPr>
                  <m:sty m:val="p"/>
                </m:rPr>
                <w:rPr>
                  <w:rFonts w:ascii="Cambria Math" w:eastAsia="Malgun Gothic" w:hAnsi="Cambria Math"/>
                  <w:szCs w:val="22"/>
                </w:rPr>
                <m:t>3</m:t>
              </m:r>
            </m:sub>
          </m:sSub>
          <m:r>
            <m:rPr>
              <m:sty m:val="p"/>
            </m:rPr>
            <w:rPr>
              <w:rFonts w:ascii="Cambria Math" w:eastAsia="Malgun Gothic" w:hAnsi="Cambria Math"/>
              <w:szCs w:val="22"/>
            </w:rPr>
            <m:t xml:space="preserve"> </m:t>
          </m:r>
          <m:r>
            <w:rPr>
              <w:rFonts w:ascii="Cambria Math" w:eastAsia="Malgun Gothic" w:hAnsi="Cambria Math"/>
              <w:szCs w:val="22"/>
            </w:rPr>
            <m:t>x</m:t>
          </m:r>
          <m:r>
            <m:rPr>
              <m:sty m:val="p"/>
            </m:rPr>
            <w:rPr>
              <w:rFonts w:ascii="Cambria Math" w:eastAsia="Malgun Gothic" w:hAnsi="Cambria Math"/>
              <w:szCs w:val="22"/>
            </w:rPr>
            <m:t>215_</m:t>
          </m:r>
          <m:r>
            <w:rPr>
              <w:rFonts w:ascii="Cambria Math" w:eastAsia="Malgun Gothic" w:hAnsi="Cambria Math"/>
              <w:szCs w:val="22"/>
            </w:rPr>
            <m:t>AL</m:t>
          </m:r>
          <m:sSub>
            <m:sSubPr>
              <m:ctrlPr>
                <w:rPr>
                  <w:rFonts w:ascii="Cambria Math" w:eastAsia="Malgun Gothic" w:hAnsi="Cambria Math"/>
                  <w:szCs w:val="22"/>
                </w:rPr>
              </m:ctrlPr>
            </m:sSubPr>
            <m:e>
              <m:r>
                <w:rPr>
                  <w:rFonts w:ascii="Cambria Math" w:eastAsia="Malgun Gothic" w:hAnsi="Cambria Math"/>
                  <w:szCs w:val="22"/>
                </w:rPr>
                <m:t>L</m:t>
              </m:r>
            </m:e>
            <m:sub>
              <m:r>
                <w:rPr>
                  <w:rFonts w:ascii="Cambria Math" w:eastAsia="Malgun Gothic" w:hAnsi="Cambria Math"/>
                  <w:szCs w:val="22"/>
                </w:rPr>
                <m:t>t</m:t>
              </m:r>
            </m:sub>
          </m:sSub>
          <m:r>
            <m:rPr>
              <m:sty m:val="p"/>
            </m:rPr>
            <w:rPr>
              <w:rFonts w:ascii="Cambria Math" w:eastAsia="Malgun Gothic" w:hAnsi="Cambria Math"/>
              <w:szCs w:val="22"/>
            </w:rPr>
            <m:t>+</m:t>
          </m:r>
          <m:sSub>
            <m:sSubPr>
              <m:ctrlPr>
                <w:rPr>
                  <w:rFonts w:ascii="Cambria Math" w:eastAsia="Malgun Gothic" w:hAnsi="Cambria Math"/>
                  <w:szCs w:val="22"/>
                </w:rPr>
              </m:ctrlPr>
            </m:sSubPr>
            <m:e>
              <m:r>
                <w:rPr>
                  <w:rFonts w:ascii="Cambria Math" w:eastAsia="Malgun Gothic" w:hAnsi="Cambria Math"/>
                  <w:szCs w:val="22"/>
                </w:rPr>
                <m:t>β</m:t>
              </m:r>
            </m:e>
            <m:sub>
              <m:r>
                <m:rPr>
                  <m:sty m:val="p"/>
                </m:rPr>
                <w:rPr>
                  <w:rFonts w:ascii="Cambria Math" w:eastAsia="Malgun Gothic" w:hAnsi="Cambria Math"/>
                  <w:szCs w:val="22"/>
                </w:rPr>
                <m:t>4</m:t>
              </m:r>
            </m:sub>
          </m:sSub>
          <m:r>
            <w:rPr>
              <w:rFonts w:ascii="Cambria Math" w:eastAsia="Malgun Gothic" w:hAnsi="Cambria Math"/>
              <w:szCs w:val="22"/>
            </w:rPr>
            <m:t xml:space="preserve"> Prices</m:t>
          </m:r>
          <m:r>
            <m:rPr>
              <m:sty m:val="p"/>
            </m:rPr>
            <w:rPr>
              <w:rFonts w:ascii="Cambria Math" w:eastAsia="Malgun Gothic" w:hAnsi="Cambria Math"/>
              <w:szCs w:val="22"/>
            </w:rPr>
            <m:t>_</m:t>
          </m:r>
          <m:r>
            <w:rPr>
              <w:rFonts w:ascii="Cambria Math" w:eastAsia="Malgun Gothic" w:hAnsi="Cambria Math"/>
              <w:szCs w:val="22"/>
            </w:rPr>
            <m:t>Real</m:t>
          </m:r>
          <m:r>
            <m:rPr>
              <m:sty m:val="p"/>
            </m:rPr>
            <w:rPr>
              <w:rFonts w:ascii="Cambria Math" w:eastAsia="Malgun Gothic" w:hAnsi="Cambria Math"/>
              <w:szCs w:val="22"/>
            </w:rPr>
            <m:t>_</m:t>
          </m:r>
          <m:r>
            <w:rPr>
              <w:rFonts w:ascii="Cambria Math" w:eastAsia="Malgun Gothic" w:hAnsi="Cambria Math"/>
              <w:szCs w:val="22"/>
            </w:rPr>
            <m:t>Foo</m:t>
          </m:r>
          <m:sSub>
            <m:sSubPr>
              <m:ctrlPr>
                <w:rPr>
                  <w:rFonts w:ascii="Cambria Math" w:eastAsia="Malgun Gothic" w:hAnsi="Cambria Math"/>
                  <w:szCs w:val="22"/>
                </w:rPr>
              </m:ctrlPr>
            </m:sSubPr>
            <m:e>
              <m:r>
                <w:rPr>
                  <w:rFonts w:ascii="Cambria Math" w:eastAsia="Malgun Gothic" w:hAnsi="Cambria Math"/>
                  <w:szCs w:val="22"/>
                </w:rPr>
                <m:t>d</m:t>
              </m:r>
            </m:e>
            <m:sub>
              <m:r>
                <w:rPr>
                  <w:rFonts w:ascii="Cambria Math" w:eastAsia="Malgun Gothic" w:hAnsi="Cambria Math"/>
                  <w:szCs w:val="22"/>
                </w:rPr>
                <m:t>t</m:t>
              </m:r>
            </m:sub>
          </m:sSub>
          <m:r>
            <m:rPr>
              <m:sty m:val="p"/>
            </m:rPr>
            <w:rPr>
              <w:rFonts w:ascii="Cambria Math" w:eastAsia="Malgun Gothic" w:hAnsi="Cambria Math"/>
              <w:szCs w:val="22"/>
            </w:rPr>
            <m:t>+</m:t>
          </m:r>
          <m:sSub>
            <m:sSubPr>
              <m:ctrlPr>
                <w:rPr>
                  <w:rFonts w:ascii="Cambria Math" w:eastAsia="Malgun Gothic" w:hAnsi="Cambria Math"/>
                  <w:szCs w:val="22"/>
                </w:rPr>
              </m:ctrlPr>
            </m:sSubPr>
            <m:e>
              <m:r>
                <w:rPr>
                  <w:rFonts w:ascii="Cambria Math" w:eastAsia="Malgun Gothic" w:hAnsi="Cambria Math"/>
                  <w:szCs w:val="22"/>
                </w:rPr>
                <m:t>β</m:t>
              </m:r>
            </m:e>
            <m:sub>
              <m:r>
                <m:rPr>
                  <m:sty m:val="p"/>
                </m:rPr>
                <w:rPr>
                  <w:rFonts w:ascii="Cambria Math" w:eastAsia="Malgun Gothic" w:hAnsi="Cambria Math"/>
                  <w:szCs w:val="22"/>
                </w:rPr>
                <m:t>5</m:t>
              </m:r>
            </m:sub>
          </m:sSub>
          <m:r>
            <m:rPr>
              <m:sty m:val="p"/>
            </m:rPr>
            <w:rPr>
              <w:rFonts w:ascii="Cambria Math" w:eastAsia="Malgun Gothic" w:hAnsi="Cambria Math"/>
              <w:szCs w:val="22"/>
            </w:rPr>
            <m:t xml:space="preserve"> </m:t>
          </m:r>
          <m:r>
            <w:rPr>
              <w:rFonts w:ascii="Cambria Math" w:eastAsia="Malgun Gothic" w:hAnsi="Cambria Math"/>
              <w:szCs w:val="22"/>
            </w:rPr>
            <m:t>cb</m:t>
          </m:r>
          <m:sSub>
            <m:sSubPr>
              <m:ctrlPr>
                <w:rPr>
                  <w:rFonts w:ascii="Cambria Math" w:eastAsia="Malgun Gothic" w:hAnsi="Cambria Math"/>
                  <w:szCs w:val="22"/>
                </w:rPr>
              </m:ctrlPr>
            </m:sSubPr>
            <m:e>
              <m:r>
                <w:rPr>
                  <w:rFonts w:ascii="Cambria Math" w:eastAsia="Malgun Gothic" w:hAnsi="Cambria Math"/>
                  <w:szCs w:val="22"/>
                </w:rPr>
                <m:t>r</m:t>
              </m:r>
            </m:e>
            <m:sub>
              <m:r>
                <w:rPr>
                  <w:rFonts w:ascii="Cambria Math" w:eastAsia="Malgun Gothic" w:hAnsi="Cambria Math"/>
                  <w:szCs w:val="22"/>
                </w:rPr>
                <m:t>t</m:t>
              </m:r>
            </m:sub>
          </m:sSub>
          <m:r>
            <m:rPr>
              <m:sty m:val="p"/>
            </m:rPr>
            <w:rPr>
              <w:rFonts w:ascii="Cambria Math" w:eastAsia="Malgun Gothic" w:hAnsi="Cambria Math"/>
              <w:szCs w:val="22"/>
            </w:rPr>
            <m:t>+</m:t>
          </m:r>
          <m:sSub>
            <m:sSubPr>
              <m:ctrlPr>
                <w:rPr>
                  <w:rFonts w:ascii="Cambria Math" w:eastAsia="Malgun Gothic" w:hAnsi="Cambria Math"/>
                  <w:szCs w:val="22"/>
                </w:rPr>
              </m:ctrlPr>
            </m:sSubPr>
            <m:e>
              <m:r>
                <w:rPr>
                  <w:rFonts w:ascii="Cambria Math" w:eastAsia="Malgun Gothic" w:hAnsi="Cambria Math"/>
                  <w:szCs w:val="22"/>
                </w:rPr>
                <m:t>β</m:t>
              </m:r>
            </m:e>
            <m:sub>
              <m:r>
                <m:rPr>
                  <m:sty m:val="p"/>
                </m:rPr>
                <w:rPr>
                  <w:rFonts w:ascii="Cambria Math" w:eastAsia="Malgun Gothic" w:hAnsi="Cambria Math"/>
                  <w:szCs w:val="22"/>
                </w:rPr>
                <m:t>6</m:t>
              </m:r>
            </m:sub>
          </m:sSub>
          <m:r>
            <m:rPr>
              <m:sty m:val="p"/>
            </m:rPr>
            <w:rPr>
              <w:rFonts w:ascii="Cambria Math" w:eastAsia="Malgun Gothic" w:hAnsi="Cambria Math"/>
              <w:szCs w:val="22"/>
            </w:rPr>
            <m:t xml:space="preserve"> </m:t>
          </m:r>
          <m:r>
            <w:rPr>
              <w:rFonts w:ascii="Cambria Math" w:eastAsia="Malgun Gothic" w:hAnsi="Cambria Math"/>
              <w:szCs w:val="22"/>
            </w:rPr>
            <m:t>po</m:t>
          </m:r>
          <m:sSub>
            <m:sSubPr>
              <m:ctrlPr>
                <w:rPr>
                  <w:rFonts w:ascii="Cambria Math" w:eastAsia="Malgun Gothic" w:hAnsi="Cambria Math"/>
                  <w:szCs w:val="22"/>
                </w:rPr>
              </m:ctrlPr>
            </m:sSubPr>
            <m:e>
              <m:r>
                <w:rPr>
                  <w:rFonts w:ascii="Cambria Math" w:eastAsia="Malgun Gothic" w:hAnsi="Cambria Math"/>
                  <w:szCs w:val="22"/>
                </w:rPr>
                <m:t>p</m:t>
              </m:r>
            </m:e>
            <m:sub>
              <m:r>
                <w:rPr>
                  <w:rFonts w:ascii="Cambria Math" w:eastAsia="Malgun Gothic" w:hAnsi="Cambria Math"/>
                  <w:szCs w:val="22"/>
                </w:rPr>
                <m:t>t</m:t>
              </m:r>
            </m:sub>
          </m:sSub>
        </m:oMath>
      </m:oMathPara>
    </w:p>
    <w:p w14:paraId="4E8BD4DC" w14:textId="77777777" w:rsidR="00734FC8" w:rsidRPr="00716E7E" w:rsidRDefault="00734FC8" w:rsidP="00734FC8">
      <w:pPr>
        <w:rPr>
          <w:rFonts w:ascii="Calibri" w:hAnsi="Calibri"/>
        </w:rPr>
      </w:pPr>
      <w:bookmarkStart w:id="25" w:name="_Ref102578795"/>
      <w:bookmarkStart w:id="26" w:name="_Toc73525581"/>
      <w:bookmarkStart w:id="27" w:name="_Toc74213793"/>
      <w:bookmarkStart w:id="28" w:name="_Toc105784757"/>
      <w:r>
        <w:rPr>
          <w:rFonts w:ascii="Calibri" w:hAnsi="Calibri"/>
        </w:rPr>
        <w:t>Table A2.2. reports the estimated regression coefficients.</w:t>
      </w:r>
    </w:p>
    <w:p w14:paraId="6571E68B" w14:textId="77777777" w:rsidR="00734FC8" w:rsidRPr="00716E7E" w:rsidRDefault="00734FC8" w:rsidP="00734FC8">
      <w:pPr>
        <w:pStyle w:val="Caption"/>
        <w:rPr>
          <w:rFonts w:ascii="Calibri" w:hAnsi="Calibri"/>
        </w:rPr>
      </w:pPr>
      <w:bookmarkStart w:id="29" w:name="_Toc134190004"/>
      <w:bookmarkStart w:id="30" w:name="_Toc136514210"/>
      <w:bookmarkStart w:id="31" w:name="_Toc137561081"/>
      <w:bookmarkEnd w:id="25"/>
      <w:bookmarkEnd w:id="26"/>
      <w:bookmarkEnd w:id="27"/>
      <w:bookmarkEnd w:id="28"/>
      <w:r w:rsidRPr="00716E7E">
        <w:rPr>
          <w:rFonts w:ascii="Calibri" w:hAnsi="Calibri"/>
        </w:rPr>
        <w:t>Table A2.</w:t>
      </w:r>
      <w:r w:rsidRPr="00716E7E">
        <w:rPr>
          <w:rFonts w:ascii="Calibri" w:hAnsi="Calibri"/>
        </w:rPr>
        <w:fldChar w:fldCharType="begin"/>
      </w:r>
      <w:r w:rsidRPr="00716E7E">
        <w:rPr>
          <w:rFonts w:ascii="Calibri" w:hAnsi="Calibri"/>
        </w:rPr>
        <w:instrText xml:space="preserve"> SEQ Table_A2 \* ARABIC </w:instrText>
      </w:r>
      <w:r w:rsidRPr="00716E7E">
        <w:rPr>
          <w:rFonts w:ascii="Calibri" w:hAnsi="Calibri"/>
        </w:rPr>
        <w:fldChar w:fldCharType="separate"/>
      </w:r>
      <w:r w:rsidRPr="00716E7E">
        <w:rPr>
          <w:rFonts w:ascii="Calibri" w:hAnsi="Calibri"/>
          <w:noProof/>
        </w:rPr>
        <w:t>2</w:t>
      </w:r>
      <w:r w:rsidRPr="00716E7E">
        <w:rPr>
          <w:rFonts w:ascii="Calibri" w:hAnsi="Calibri"/>
        </w:rPr>
        <w:fldChar w:fldCharType="end"/>
      </w:r>
      <w:r w:rsidRPr="00716E7E">
        <w:rPr>
          <w:rFonts w:ascii="Calibri" w:hAnsi="Calibri"/>
        </w:rPr>
        <w:tab/>
      </w:r>
      <w:r>
        <w:rPr>
          <w:rFonts w:ascii="Calibri" w:hAnsi="Calibri"/>
        </w:rPr>
        <w:t xml:space="preserve">Estimated </w:t>
      </w:r>
      <w:r w:rsidRPr="00716E7E">
        <w:rPr>
          <w:rFonts w:ascii="Calibri" w:hAnsi="Calibri"/>
        </w:rPr>
        <w:t xml:space="preserve">coefficients </w:t>
      </w:r>
      <w:r>
        <w:rPr>
          <w:rFonts w:ascii="Calibri" w:hAnsi="Calibri"/>
        </w:rPr>
        <w:t xml:space="preserve">from a regression of </w:t>
      </w:r>
      <w:r w:rsidRPr="00716E7E">
        <w:rPr>
          <w:rFonts w:ascii="Calibri" w:hAnsi="Calibri"/>
        </w:rPr>
        <w:t xml:space="preserve">historical </w:t>
      </w:r>
      <w:proofErr w:type="spellStart"/>
      <w:r w:rsidRPr="00716E7E">
        <w:rPr>
          <w:rFonts w:ascii="Calibri" w:hAnsi="Calibri"/>
        </w:rPr>
        <w:t>CV|y</w:t>
      </w:r>
      <w:proofErr w:type="spellEnd"/>
      <w:r w:rsidRPr="00716E7E">
        <w:rPr>
          <w:rFonts w:ascii="Calibri" w:hAnsi="Calibri"/>
        </w:rPr>
        <w:t xml:space="preserve"> values </w:t>
      </w:r>
      <w:r>
        <w:rPr>
          <w:rFonts w:ascii="Calibri" w:hAnsi="Calibri"/>
        </w:rPr>
        <w:t xml:space="preserve">on a set of covariates, </w:t>
      </w:r>
      <w:r w:rsidRPr="00716E7E">
        <w:rPr>
          <w:rFonts w:ascii="Calibri" w:hAnsi="Calibri"/>
        </w:rPr>
        <w:t>2000–2018</w:t>
      </w:r>
      <w:bookmarkEnd w:id="29"/>
      <w:bookmarkEnd w:id="30"/>
      <w:bookmarkEnd w:id="31"/>
    </w:p>
    <w:tbl>
      <w:tblPr>
        <w:tblW w:w="5000" w:type="pct"/>
        <w:tblLook w:val="04A0" w:firstRow="1" w:lastRow="0" w:firstColumn="1" w:lastColumn="0" w:noHBand="0" w:noVBand="1"/>
      </w:tblPr>
      <w:tblGrid>
        <w:gridCol w:w="1910"/>
        <w:gridCol w:w="1511"/>
        <w:gridCol w:w="5871"/>
      </w:tblGrid>
      <w:tr w:rsidR="00734FC8" w:rsidRPr="00716E7E" w14:paraId="6DE1BA8D" w14:textId="77777777" w:rsidTr="00540A29">
        <w:trPr>
          <w:trHeight w:val="336"/>
        </w:trPr>
        <w:tc>
          <w:tcPr>
            <w:tcW w:w="1028" w:type="pct"/>
            <w:tcBorders>
              <w:left w:val="nil"/>
              <w:right w:val="nil"/>
            </w:tcBorders>
            <w:shd w:val="clear" w:color="auto" w:fill="ED7D31"/>
            <w:noWrap/>
          </w:tcPr>
          <w:p w14:paraId="5DA64E8B" w14:textId="77777777" w:rsidR="00734FC8" w:rsidRPr="00716E7E" w:rsidRDefault="00734FC8" w:rsidP="00540A29">
            <w:pPr>
              <w:spacing w:before="40" w:after="40" w:line="240" w:lineRule="auto"/>
              <w:jc w:val="left"/>
              <w:rPr>
                <w:rFonts w:ascii="Calibri" w:hAnsi="Calibri"/>
                <w:b/>
                <w:bCs/>
                <w:color w:val="FFFFFF"/>
                <w:sz w:val="18"/>
                <w:szCs w:val="18"/>
              </w:rPr>
            </w:pPr>
            <w:r w:rsidRPr="00716E7E">
              <w:rPr>
                <w:rFonts w:ascii="Calibri" w:hAnsi="Calibri"/>
                <w:b/>
                <w:bCs/>
                <w:color w:val="FFFFFF"/>
                <w:sz w:val="18"/>
                <w:szCs w:val="18"/>
              </w:rPr>
              <w:t>Regressors</w:t>
            </w:r>
          </w:p>
        </w:tc>
        <w:tc>
          <w:tcPr>
            <w:tcW w:w="813" w:type="pct"/>
            <w:tcBorders>
              <w:left w:val="nil"/>
              <w:right w:val="nil"/>
            </w:tcBorders>
            <w:shd w:val="clear" w:color="auto" w:fill="ED7D31"/>
          </w:tcPr>
          <w:p w14:paraId="5020017D" w14:textId="77777777" w:rsidR="00734FC8" w:rsidRPr="00716E7E" w:rsidRDefault="00734FC8" w:rsidP="00540A29">
            <w:pPr>
              <w:spacing w:before="40" w:after="40" w:line="240" w:lineRule="auto"/>
              <w:jc w:val="left"/>
              <w:rPr>
                <w:rFonts w:ascii="Calibri" w:hAnsi="Calibri"/>
                <w:b/>
                <w:bCs/>
                <w:color w:val="FFFFFF"/>
                <w:sz w:val="18"/>
                <w:szCs w:val="18"/>
              </w:rPr>
            </w:pPr>
            <w:r w:rsidRPr="00716E7E">
              <w:rPr>
                <w:rFonts w:ascii="Calibri" w:hAnsi="Calibri"/>
                <w:b/>
                <w:bCs/>
                <w:color w:val="FFFFFF"/>
                <w:sz w:val="18"/>
                <w:szCs w:val="18"/>
              </w:rPr>
              <w:t>Variable used</w:t>
            </w:r>
            <w:r w:rsidRPr="00716E7E">
              <w:rPr>
                <w:rFonts w:ascii="Calibri" w:hAnsi="Calibri"/>
                <w:b/>
                <w:bCs/>
                <w:color w:val="FFFFFF"/>
                <w:sz w:val="18"/>
                <w:szCs w:val="18"/>
              </w:rPr>
              <w:br/>
              <w:t>to project</w:t>
            </w:r>
          </w:p>
        </w:tc>
        <w:tc>
          <w:tcPr>
            <w:tcW w:w="3159" w:type="pct"/>
            <w:tcBorders>
              <w:left w:val="nil"/>
              <w:right w:val="nil"/>
            </w:tcBorders>
            <w:shd w:val="clear" w:color="auto" w:fill="ED7D31"/>
          </w:tcPr>
          <w:p w14:paraId="76E5EDD3" w14:textId="77777777" w:rsidR="00734FC8" w:rsidRPr="00716E7E" w:rsidRDefault="00734FC8" w:rsidP="00540A29">
            <w:pPr>
              <w:spacing w:before="40" w:after="40" w:line="240" w:lineRule="auto"/>
              <w:jc w:val="center"/>
              <w:rPr>
                <w:rFonts w:ascii="Calibri" w:hAnsi="Calibri"/>
                <w:b/>
                <w:bCs/>
                <w:color w:val="FFFFFF"/>
                <w:sz w:val="18"/>
                <w:szCs w:val="18"/>
              </w:rPr>
            </w:pPr>
            <w:r w:rsidRPr="00716E7E">
              <w:rPr>
                <w:rFonts w:ascii="Calibri" w:hAnsi="Calibri"/>
                <w:b/>
                <w:bCs/>
                <w:color w:val="FFFFFF"/>
                <w:sz w:val="18"/>
                <w:szCs w:val="18"/>
              </w:rPr>
              <w:t>Regression model coefficients (standard error in parentheses)</w:t>
            </w:r>
          </w:p>
        </w:tc>
      </w:tr>
      <w:tr w:rsidR="00734FC8" w:rsidRPr="00716E7E" w14:paraId="77A588DD" w14:textId="77777777" w:rsidTr="00540A29">
        <w:trPr>
          <w:trHeight w:val="20"/>
        </w:trPr>
        <w:tc>
          <w:tcPr>
            <w:tcW w:w="1028" w:type="pct"/>
            <w:tcBorders>
              <w:left w:val="nil"/>
              <w:bottom w:val="nil"/>
              <w:right w:val="nil"/>
            </w:tcBorders>
            <w:shd w:val="clear" w:color="auto" w:fill="auto"/>
            <w:noWrap/>
          </w:tcPr>
          <w:p w14:paraId="07BE99A7" w14:textId="77777777" w:rsidR="00734FC8" w:rsidRPr="00716E7E" w:rsidRDefault="00734FC8" w:rsidP="00540A29">
            <w:pPr>
              <w:spacing w:before="40" w:after="40" w:line="240" w:lineRule="auto"/>
              <w:rPr>
                <w:rFonts w:ascii="Calibri" w:hAnsi="Calibri"/>
                <w:color w:val="000000"/>
                <w:sz w:val="18"/>
                <w:szCs w:val="18"/>
              </w:rPr>
            </w:pPr>
            <w:r w:rsidRPr="00716E7E">
              <w:rPr>
                <w:rFonts w:ascii="Calibri" w:hAnsi="Calibri"/>
                <w:color w:val="000000"/>
                <w:sz w:val="18"/>
                <w:szCs w:val="18"/>
              </w:rPr>
              <w:t>Real GDP per capita</w:t>
            </w:r>
          </w:p>
        </w:tc>
        <w:tc>
          <w:tcPr>
            <w:tcW w:w="813" w:type="pct"/>
            <w:tcBorders>
              <w:left w:val="nil"/>
              <w:bottom w:val="nil"/>
              <w:right w:val="nil"/>
            </w:tcBorders>
          </w:tcPr>
          <w:p w14:paraId="36195AD5" w14:textId="77777777" w:rsidR="00734FC8" w:rsidRPr="00716E7E" w:rsidRDefault="00734FC8" w:rsidP="00540A29">
            <w:pPr>
              <w:spacing w:before="40" w:after="40" w:line="240" w:lineRule="auto"/>
              <w:rPr>
                <w:rFonts w:ascii="Calibri" w:hAnsi="Calibri"/>
                <w:color w:val="000000"/>
                <w:sz w:val="18"/>
                <w:szCs w:val="18"/>
              </w:rPr>
            </w:pPr>
            <w:proofErr w:type="spellStart"/>
            <w:r w:rsidRPr="00716E7E">
              <w:rPr>
                <w:rFonts w:ascii="Calibri" w:hAnsi="Calibri"/>
                <w:color w:val="000000"/>
                <w:sz w:val="18"/>
                <w:szCs w:val="18"/>
              </w:rPr>
              <w:t>GDP_vol_pc</w:t>
            </w:r>
            <w:proofErr w:type="spellEnd"/>
          </w:p>
        </w:tc>
        <w:tc>
          <w:tcPr>
            <w:tcW w:w="3159" w:type="pct"/>
            <w:tcBorders>
              <w:top w:val="nil"/>
              <w:left w:val="nil"/>
              <w:bottom w:val="nil"/>
              <w:right w:val="nil"/>
            </w:tcBorders>
            <w:shd w:val="clear" w:color="auto" w:fill="auto"/>
            <w:vAlign w:val="center"/>
          </w:tcPr>
          <w:p w14:paraId="05BE7BF1" w14:textId="77777777" w:rsidR="00734FC8" w:rsidRPr="00716E7E" w:rsidDel="00D23A2B" w:rsidRDefault="00734FC8" w:rsidP="00540A29">
            <w:pPr>
              <w:spacing w:before="40" w:after="40" w:line="240" w:lineRule="auto"/>
              <w:jc w:val="center"/>
              <w:rPr>
                <w:rFonts w:ascii="Calibri" w:hAnsi="Calibri"/>
                <w:color w:val="000000"/>
                <w:sz w:val="18"/>
                <w:szCs w:val="18"/>
              </w:rPr>
            </w:pPr>
            <w:r w:rsidRPr="00716E7E">
              <w:rPr>
                <w:rFonts w:ascii="Calibri" w:hAnsi="Calibri"/>
                <w:color w:val="000000"/>
                <w:sz w:val="18"/>
                <w:szCs w:val="18"/>
              </w:rPr>
              <w:t>−0.2572 (0.0994)</w:t>
            </w:r>
          </w:p>
        </w:tc>
      </w:tr>
      <w:tr w:rsidR="00734FC8" w:rsidRPr="00716E7E" w14:paraId="1F77EAF5" w14:textId="77777777" w:rsidTr="00540A29">
        <w:trPr>
          <w:trHeight w:val="20"/>
        </w:trPr>
        <w:tc>
          <w:tcPr>
            <w:tcW w:w="1028" w:type="pct"/>
            <w:tcBorders>
              <w:top w:val="nil"/>
              <w:left w:val="nil"/>
              <w:bottom w:val="nil"/>
              <w:right w:val="nil"/>
            </w:tcBorders>
            <w:shd w:val="clear" w:color="auto" w:fill="auto"/>
            <w:noWrap/>
          </w:tcPr>
          <w:p w14:paraId="24808EF5" w14:textId="77777777" w:rsidR="00734FC8" w:rsidRPr="00716E7E" w:rsidRDefault="00734FC8" w:rsidP="00540A29">
            <w:pPr>
              <w:spacing w:before="40" w:after="40" w:line="240" w:lineRule="auto"/>
              <w:rPr>
                <w:rFonts w:ascii="Calibri" w:hAnsi="Calibri"/>
                <w:color w:val="000000"/>
                <w:sz w:val="18"/>
                <w:szCs w:val="18"/>
              </w:rPr>
            </w:pPr>
            <w:r w:rsidRPr="00716E7E">
              <w:rPr>
                <w:rFonts w:ascii="Calibri" w:hAnsi="Calibri"/>
                <w:color w:val="000000"/>
                <w:sz w:val="18"/>
                <w:szCs w:val="18"/>
              </w:rPr>
              <w:t>Income Gini coefficient</w:t>
            </w:r>
          </w:p>
        </w:tc>
        <w:tc>
          <w:tcPr>
            <w:tcW w:w="813" w:type="pct"/>
            <w:tcBorders>
              <w:top w:val="nil"/>
              <w:left w:val="nil"/>
              <w:bottom w:val="nil"/>
              <w:right w:val="nil"/>
            </w:tcBorders>
          </w:tcPr>
          <w:p w14:paraId="72F90C77" w14:textId="77777777" w:rsidR="00734FC8" w:rsidRPr="00716E7E" w:rsidRDefault="00734FC8" w:rsidP="00540A29">
            <w:pPr>
              <w:spacing w:before="40" w:after="40" w:line="240" w:lineRule="auto"/>
              <w:rPr>
                <w:rFonts w:ascii="Calibri" w:hAnsi="Calibri"/>
                <w:color w:val="000000"/>
                <w:sz w:val="18"/>
                <w:szCs w:val="18"/>
              </w:rPr>
            </w:pPr>
            <w:proofErr w:type="spellStart"/>
            <w:r w:rsidRPr="00716E7E">
              <w:rPr>
                <w:rFonts w:ascii="Calibri" w:hAnsi="Calibri"/>
                <w:color w:val="000000"/>
                <w:sz w:val="18"/>
                <w:szCs w:val="18"/>
              </w:rPr>
              <w:t>gini_income</w:t>
            </w:r>
            <w:proofErr w:type="spellEnd"/>
          </w:p>
        </w:tc>
        <w:tc>
          <w:tcPr>
            <w:tcW w:w="3159" w:type="pct"/>
            <w:tcBorders>
              <w:top w:val="nil"/>
              <w:left w:val="nil"/>
              <w:bottom w:val="nil"/>
              <w:right w:val="nil"/>
            </w:tcBorders>
            <w:shd w:val="clear" w:color="auto" w:fill="auto"/>
            <w:vAlign w:val="center"/>
          </w:tcPr>
          <w:p w14:paraId="57602BAA" w14:textId="77777777" w:rsidR="00734FC8" w:rsidRPr="00716E7E" w:rsidDel="00D23A2B" w:rsidRDefault="00734FC8" w:rsidP="00540A29">
            <w:pPr>
              <w:spacing w:before="40" w:after="40" w:line="240" w:lineRule="auto"/>
              <w:jc w:val="center"/>
              <w:rPr>
                <w:rFonts w:ascii="Calibri" w:hAnsi="Calibri"/>
                <w:color w:val="000000"/>
                <w:sz w:val="18"/>
                <w:szCs w:val="18"/>
              </w:rPr>
            </w:pPr>
            <w:r w:rsidRPr="00716E7E">
              <w:rPr>
                <w:rFonts w:ascii="Calibri" w:hAnsi="Calibri"/>
                <w:color w:val="000000"/>
                <w:sz w:val="18"/>
                <w:szCs w:val="18"/>
              </w:rPr>
              <w:t>0.3286 (0.1210)</w:t>
            </w:r>
          </w:p>
        </w:tc>
      </w:tr>
      <w:tr w:rsidR="00734FC8" w:rsidRPr="00716E7E" w14:paraId="67671CF8" w14:textId="77777777" w:rsidTr="00540A29">
        <w:trPr>
          <w:trHeight w:val="20"/>
        </w:trPr>
        <w:tc>
          <w:tcPr>
            <w:tcW w:w="1028" w:type="pct"/>
            <w:tcBorders>
              <w:top w:val="nil"/>
              <w:left w:val="nil"/>
              <w:bottom w:val="nil"/>
              <w:right w:val="nil"/>
            </w:tcBorders>
            <w:shd w:val="clear" w:color="auto" w:fill="auto"/>
            <w:noWrap/>
          </w:tcPr>
          <w:p w14:paraId="567D7672" w14:textId="77777777" w:rsidR="00734FC8" w:rsidRPr="00716E7E" w:rsidRDefault="00734FC8" w:rsidP="00540A29">
            <w:pPr>
              <w:spacing w:before="40" w:after="40" w:line="240" w:lineRule="auto"/>
              <w:rPr>
                <w:rFonts w:ascii="Calibri" w:hAnsi="Calibri"/>
                <w:color w:val="000000"/>
                <w:sz w:val="18"/>
                <w:szCs w:val="18"/>
              </w:rPr>
            </w:pPr>
            <w:r w:rsidRPr="00716E7E">
              <w:rPr>
                <w:rFonts w:ascii="Calibri" w:hAnsi="Calibri"/>
                <w:color w:val="000000"/>
                <w:sz w:val="18"/>
                <w:szCs w:val="18"/>
              </w:rPr>
              <w:t>Poverty headcount</w:t>
            </w:r>
          </w:p>
        </w:tc>
        <w:tc>
          <w:tcPr>
            <w:tcW w:w="813" w:type="pct"/>
            <w:tcBorders>
              <w:top w:val="nil"/>
              <w:left w:val="nil"/>
              <w:bottom w:val="nil"/>
              <w:right w:val="nil"/>
            </w:tcBorders>
          </w:tcPr>
          <w:p w14:paraId="2635CB28" w14:textId="77777777" w:rsidR="00734FC8" w:rsidRPr="00716E7E" w:rsidRDefault="00734FC8" w:rsidP="00540A29">
            <w:pPr>
              <w:spacing w:before="40" w:after="40" w:line="240" w:lineRule="auto"/>
              <w:rPr>
                <w:rFonts w:ascii="Calibri" w:hAnsi="Calibri"/>
                <w:b/>
                <w:bCs/>
                <w:color w:val="000000"/>
                <w:sz w:val="18"/>
                <w:szCs w:val="18"/>
              </w:rPr>
            </w:pPr>
            <w:r w:rsidRPr="00716E7E">
              <w:rPr>
                <w:rFonts w:ascii="Calibri" w:hAnsi="Calibri"/>
                <w:color w:val="000000"/>
                <w:sz w:val="18"/>
                <w:szCs w:val="18"/>
              </w:rPr>
              <w:t>X215_ALL</w:t>
            </w:r>
          </w:p>
        </w:tc>
        <w:tc>
          <w:tcPr>
            <w:tcW w:w="3159" w:type="pct"/>
            <w:tcBorders>
              <w:top w:val="nil"/>
              <w:left w:val="nil"/>
              <w:bottom w:val="nil"/>
              <w:right w:val="nil"/>
            </w:tcBorders>
            <w:shd w:val="clear" w:color="auto" w:fill="auto"/>
            <w:vAlign w:val="center"/>
          </w:tcPr>
          <w:p w14:paraId="78BF8BE7" w14:textId="77777777" w:rsidR="00734FC8" w:rsidRPr="00716E7E" w:rsidDel="00D23A2B" w:rsidRDefault="00734FC8" w:rsidP="00540A29">
            <w:pPr>
              <w:spacing w:before="40" w:after="40" w:line="240" w:lineRule="auto"/>
              <w:jc w:val="center"/>
              <w:rPr>
                <w:rFonts w:ascii="Calibri" w:hAnsi="Calibri"/>
                <w:color w:val="000000"/>
                <w:sz w:val="18"/>
                <w:szCs w:val="18"/>
              </w:rPr>
            </w:pPr>
            <w:r w:rsidRPr="00716E7E">
              <w:rPr>
                <w:rFonts w:ascii="Calibri" w:hAnsi="Calibri"/>
                <w:color w:val="000000"/>
                <w:sz w:val="18"/>
                <w:szCs w:val="18"/>
              </w:rPr>
              <w:t>0.0904 (0.1205)</w:t>
            </w:r>
          </w:p>
        </w:tc>
      </w:tr>
      <w:tr w:rsidR="00734FC8" w:rsidRPr="00716E7E" w14:paraId="19A52F79" w14:textId="77777777" w:rsidTr="00540A29">
        <w:trPr>
          <w:trHeight w:val="20"/>
        </w:trPr>
        <w:tc>
          <w:tcPr>
            <w:tcW w:w="1028" w:type="pct"/>
            <w:tcBorders>
              <w:top w:val="nil"/>
              <w:left w:val="nil"/>
              <w:bottom w:val="nil"/>
              <w:right w:val="nil"/>
            </w:tcBorders>
            <w:shd w:val="clear" w:color="auto" w:fill="auto"/>
            <w:noWrap/>
          </w:tcPr>
          <w:p w14:paraId="79CF4044" w14:textId="77777777" w:rsidR="00734FC8" w:rsidRPr="00716E7E" w:rsidRDefault="00734FC8" w:rsidP="00540A29">
            <w:pPr>
              <w:spacing w:before="40" w:after="40" w:line="240" w:lineRule="auto"/>
              <w:rPr>
                <w:rFonts w:ascii="Calibri" w:hAnsi="Calibri"/>
                <w:color w:val="000000"/>
                <w:sz w:val="18"/>
                <w:szCs w:val="18"/>
              </w:rPr>
            </w:pPr>
            <w:r w:rsidRPr="00716E7E">
              <w:rPr>
                <w:rFonts w:ascii="Calibri" w:hAnsi="Calibri"/>
                <w:color w:val="000000"/>
                <w:sz w:val="18"/>
                <w:szCs w:val="18"/>
              </w:rPr>
              <w:t>Real food CPI</w:t>
            </w:r>
          </w:p>
        </w:tc>
        <w:tc>
          <w:tcPr>
            <w:tcW w:w="813" w:type="pct"/>
            <w:tcBorders>
              <w:top w:val="nil"/>
              <w:left w:val="nil"/>
              <w:bottom w:val="nil"/>
              <w:right w:val="nil"/>
            </w:tcBorders>
          </w:tcPr>
          <w:p w14:paraId="1EE1594E" w14:textId="77777777" w:rsidR="00734FC8" w:rsidRPr="00716E7E" w:rsidRDefault="00734FC8" w:rsidP="00540A29">
            <w:pPr>
              <w:spacing w:before="40" w:after="40" w:line="240" w:lineRule="auto"/>
              <w:rPr>
                <w:rFonts w:ascii="Calibri" w:hAnsi="Calibri"/>
                <w:b/>
                <w:bCs/>
                <w:color w:val="000000"/>
                <w:sz w:val="18"/>
                <w:szCs w:val="18"/>
              </w:rPr>
            </w:pPr>
            <w:proofErr w:type="spellStart"/>
            <w:r w:rsidRPr="00716E7E">
              <w:rPr>
                <w:rFonts w:ascii="Calibri" w:hAnsi="Calibri"/>
                <w:color w:val="000000"/>
                <w:sz w:val="18"/>
                <w:szCs w:val="18"/>
              </w:rPr>
              <w:t>Prices_Real_Food</w:t>
            </w:r>
            <w:proofErr w:type="spellEnd"/>
          </w:p>
        </w:tc>
        <w:tc>
          <w:tcPr>
            <w:tcW w:w="3159" w:type="pct"/>
            <w:tcBorders>
              <w:top w:val="nil"/>
              <w:left w:val="nil"/>
              <w:bottom w:val="nil"/>
              <w:right w:val="nil"/>
            </w:tcBorders>
            <w:shd w:val="clear" w:color="auto" w:fill="auto"/>
            <w:vAlign w:val="center"/>
          </w:tcPr>
          <w:p w14:paraId="462BCEB1" w14:textId="77777777" w:rsidR="00734FC8" w:rsidRPr="00716E7E" w:rsidDel="00D23A2B" w:rsidRDefault="00734FC8" w:rsidP="00540A29">
            <w:pPr>
              <w:spacing w:before="40" w:after="40" w:line="240" w:lineRule="auto"/>
              <w:jc w:val="center"/>
              <w:rPr>
                <w:rFonts w:ascii="Calibri" w:hAnsi="Calibri"/>
                <w:color w:val="000000"/>
                <w:sz w:val="18"/>
                <w:szCs w:val="18"/>
              </w:rPr>
            </w:pPr>
            <w:r w:rsidRPr="00716E7E">
              <w:rPr>
                <w:rFonts w:ascii="Calibri" w:hAnsi="Calibri"/>
                <w:color w:val="000000"/>
                <w:sz w:val="18"/>
                <w:szCs w:val="18"/>
              </w:rPr>
              <w:t>0.0786 (0.0700)</w:t>
            </w:r>
          </w:p>
        </w:tc>
      </w:tr>
      <w:tr w:rsidR="00734FC8" w:rsidRPr="00716E7E" w14:paraId="71931E3F" w14:textId="77777777" w:rsidTr="00540A29">
        <w:trPr>
          <w:trHeight w:val="20"/>
        </w:trPr>
        <w:tc>
          <w:tcPr>
            <w:tcW w:w="1028" w:type="pct"/>
            <w:tcBorders>
              <w:top w:val="nil"/>
              <w:left w:val="nil"/>
              <w:bottom w:val="nil"/>
              <w:right w:val="nil"/>
            </w:tcBorders>
            <w:shd w:val="clear" w:color="auto" w:fill="auto"/>
            <w:noWrap/>
          </w:tcPr>
          <w:p w14:paraId="711B0042" w14:textId="77777777" w:rsidR="00734FC8" w:rsidRPr="00716E7E" w:rsidRDefault="00734FC8" w:rsidP="00540A29">
            <w:pPr>
              <w:spacing w:before="40" w:after="40" w:line="240" w:lineRule="auto"/>
              <w:rPr>
                <w:rFonts w:ascii="Calibri" w:hAnsi="Calibri"/>
                <w:color w:val="000000"/>
                <w:sz w:val="18"/>
                <w:szCs w:val="18"/>
              </w:rPr>
            </w:pPr>
            <w:r w:rsidRPr="00716E7E">
              <w:rPr>
                <w:rFonts w:ascii="Calibri" w:hAnsi="Calibri"/>
                <w:color w:val="000000"/>
                <w:sz w:val="18"/>
                <w:szCs w:val="18"/>
              </w:rPr>
              <w:t>Crude birth rate</w:t>
            </w:r>
          </w:p>
        </w:tc>
        <w:tc>
          <w:tcPr>
            <w:tcW w:w="813" w:type="pct"/>
            <w:tcBorders>
              <w:top w:val="nil"/>
              <w:left w:val="nil"/>
              <w:bottom w:val="nil"/>
              <w:right w:val="nil"/>
            </w:tcBorders>
          </w:tcPr>
          <w:p w14:paraId="33E5D2DF" w14:textId="77777777" w:rsidR="00734FC8" w:rsidRPr="00716E7E" w:rsidRDefault="00734FC8" w:rsidP="00540A29">
            <w:pPr>
              <w:spacing w:before="40" w:after="40" w:line="240" w:lineRule="auto"/>
              <w:rPr>
                <w:rFonts w:ascii="Calibri" w:hAnsi="Calibri"/>
                <w:b/>
                <w:bCs/>
                <w:color w:val="000000"/>
                <w:sz w:val="18"/>
                <w:szCs w:val="18"/>
              </w:rPr>
            </w:pPr>
            <w:proofErr w:type="spellStart"/>
            <w:r w:rsidRPr="00716E7E">
              <w:rPr>
                <w:rFonts w:ascii="Calibri" w:hAnsi="Calibri"/>
                <w:color w:val="000000"/>
                <w:sz w:val="18"/>
                <w:szCs w:val="18"/>
              </w:rPr>
              <w:t>cbr</w:t>
            </w:r>
            <w:proofErr w:type="spellEnd"/>
          </w:p>
        </w:tc>
        <w:tc>
          <w:tcPr>
            <w:tcW w:w="3159" w:type="pct"/>
            <w:tcBorders>
              <w:top w:val="nil"/>
              <w:left w:val="nil"/>
              <w:bottom w:val="nil"/>
              <w:right w:val="nil"/>
            </w:tcBorders>
            <w:shd w:val="clear" w:color="auto" w:fill="auto"/>
            <w:vAlign w:val="center"/>
          </w:tcPr>
          <w:p w14:paraId="12D78843" w14:textId="77777777" w:rsidR="00734FC8" w:rsidRPr="00716E7E" w:rsidDel="00D23A2B" w:rsidRDefault="00734FC8" w:rsidP="00540A29">
            <w:pPr>
              <w:spacing w:before="40" w:after="40" w:line="240" w:lineRule="auto"/>
              <w:jc w:val="center"/>
              <w:rPr>
                <w:rFonts w:ascii="Calibri" w:hAnsi="Calibri"/>
                <w:color w:val="000000"/>
                <w:sz w:val="18"/>
                <w:szCs w:val="18"/>
              </w:rPr>
            </w:pPr>
            <w:r w:rsidRPr="00716E7E">
              <w:rPr>
                <w:rFonts w:ascii="Calibri" w:hAnsi="Calibri"/>
                <w:color w:val="000000"/>
                <w:sz w:val="18"/>
                <w:szCs w:val="18"/>
              </w:rPr>
              <w:t>0.5634 (0.1552)</w:t>
            </w:r>
          </w:p>
        </w:tc>
      </w:tr>
      <w:tr w:rsidR="00734FC8" w:rsidRPr="00716E7E" w14:paraId="191EB6F4" w14:textId="77777777" w:rsidTr="00540A29">
        <w:trPr>
          <w:trHeight w:val="20"/>
        </w:trPr>
        <w:tc>
          <w:tcPr>
            <w:tcW w:w="1028" w:type="pct"/>
            <w:tcBorders>
              <w:top w:val="nil"/>
              <w:left w:val="nil"/>
              <w:right w:val="nil"/>
            </w:tcBorders>
            <w:shd w:val="clear" w:color="auto" w:fill="auto"/>
            <w:noWrap/>
          </w:tcPr>
          <w:p w14:paraId="33FC41A9" w14:textId="77777777" w:rsidR="00734FC8" w:rsidRPr="00716E7E" w:rsidRDefault="00734FC8" w:rsidP="00540A29">
            <w:pPr>
              <w:spacing w:before="40" w:after="40" w:line="240" w:lineRule="auto"/>
              <w:rPr>
                <w:rFonts w:ascii="Calibri" w:hAnsi="Calibri"/>
                <w:color w:val="000000"/>
                <w:sz w:val="18"/>
                <w:szCs w:val="18"/>
              </w:rPr>
            </w:pPr>
            <w:r w:rsidRPr="00716E7E">
              <w:rPr>
                <w:rFonts w:ascii="Calibri" w:hAnsi="Calibri"/>
                <w:color w:val="000000"/>
                <w:sz w:val="18"/>
                <w:szCs w:val="18"/>
              </w:rPr>
              <w:t>Total population</w:t>
            </w:r>
          </w:p>
        </w:tc>
        <w:tc>
          <w:tcPr>
            <w:tcW w:w="813" w:type="pct"/>
            <w:tcBorders>
              <w:top w:val="nil"/>
              <w:left w:val="nil"/>
              <w:right w:val="nil"/>
            </w:tcBorders>
          </w:tcPr>
          <w:p w14:paraId="6F6FC416" w14:textId="77777777" w:rsidR="00734FC8" w:rsidRPr="00716E7E" w:rsidRDefault="00734FC8" w:rsidP="00540A29">
            <w:pPr>
              <w:spacing w:before="40" w:after="40" w:line="240" w:lineRule="auto"/>
              <w:rPr>
                <w:rFonts w:ascii="Calibri" w:hAnsi="Calibri"/>
                <w:b/>
                <w:bCs/>
                <w:color w:val="000000"/>
                <w:sz w:val="18"/>
                <w:szCs w:val="18"/>
              </w:rPr>
            </w:pPr>
            <w:r w:rsidRPr="00716E7E">
              <w:rPr>
                <w:rFonts w:ascii="Calibri" w:hAnsi="Calibri"/>
                <w:color w:val="000000"/>
                <w:sz w:val="18"/>
                <w:szCs w:val="18"/>
              </w:rPr>
              <w:t>pop</w:t>
            </w:r>
          </w:p>
        </w:tc>
        <w:tc>
          <w:tcPr>
            <w:tcW w:w="3159" w:type="pct"/>
            <w:tcBorders>
              <w:top w:val="nil"/>
              <w:left w:val="nil"/>
              <w:bottom w:val="nil"/>
              <w:right w:val="nil"/>
            </w:tcBorders>
            <w:shd w:val="clear" w:color="auto" w:fill="auto"/>
            <w:vAlign w:val="center"/>
          </w:tcPr>
          <w:p w14:paraId="2DC27C13" w14:textId="77777777" w:rsidR="00734FC8" w:rsidRPr="00716E7E" w:rsidDel="00D23A2B" w:rsidRDefault="00734FC8" w:rsidP="00540A29">
            <w:pPr>
              <w:spacing w:before="40" w:after="40" w:line="240" w:lineRule="auto"/>
              <w:jc w:val="center"/>
              <w:rPr>
                <w:rFonts w:ascii="Calibri" w:hAnsi="Calibri"/>
                <w:color w:val="000000"/>
                <w:sz w:val="18"/>
                <w:szCs w:val="18"/>
              </w:rPr>
            </w:pPr>
            <w:r w:rsidRPr="00716E7E">
              <w:rPr>
                <w:rFonts w:ascii="Calibri" w:hAnsi="Calibri"/>
                <w:color w:val="000000"/>
                <w:sz w:val="18"/>
                <w:szCs w:val="18"/>
              </w:rPr>
              <w:t>−0.2557 (0.0539)</w:t>
            </w:r>
          </w:p>
        </w:tc>
      </w:tr>
      <w:tr w:rsidR="00734FC8" w:rsidRPr="00716E7E" w14:paraId="5694FB70" w14:textId="77777777" w:rsidTr="00540A29">
        <w:trPr>
          <w:trHeight w:val="20"/>
        </w:trPr>
        <w:tc>
          <w:tcPr>
            <w:tcW w:w="1028" w:type="pct"/>
            <w:tcBorders>
              <w:top w:val="nil"/>
              <w:left w:val="nil"/>
              <w:bottom w:val="single" w:sz="4" w:space="0" w:color="auto"/>
              <w:right w:val="nil"/>
            </w:tcBorders>
            <w:shd w:val="clear" w:color="auto" w:fill="auto"/>
            <w:noWrap/>
            <w:hideMark/>
          </w:tcPr>
          <w:p w14:paraId="4A5D5E25" w14:textId="77777777" w:rsidR="00734FC8" w:rsidRPr="00716E7E" w:rsidRDefault="00734FC8" w:rsidP="00540A29">
            <w:pPr>
              <w:spacing w:before="40" w:after="40" w:line="240" w:lineRule="auto"/>
              <w:rPr>
                <w:rFonts w:ascii="Calibri" w:hAnsi="Calibri"/>
                <w:color w:val="000000"/>
                <w:sz w:val="18"/>
                <w:szCs w:val="18"/>
              </w:rPr>
            </w:pPr>
            <w:r w:rsidRPr="00716E7E">
              <w:rPr>
                <w:rFonts w:ascii="Calibri" w:hAnsi="Calibri"/>
                <w:color w:val="000000"/>
                <w:sz w:val="18"/>
                <w:szCs w:val="18"/>
              </w:rPr>
              <w:t>Constant</w:t>
            </w:r>
          </w:p>
        </w:tc>
        <w:tc>
          <w:tcPr>
            <w:tcW w:w="813" w:type="pct"/>
            <w:tcBorders>
              <w:top w:val="nil"/>
              <w:left w:val="nil"/>
              <w:bottom w:val="single" w:sz="4" w:space="0" w:color="auto"/>
              <w:right w:val="nil"/>
            </w:tcBorders>
          </w:tcPr>
          <w:p w14:paraId="7AF1916C" w14:textId="77777777" w:rsidR="00734FC8" w:rsidRPr="00716E7E" w:rsidRDefault="00734FC8" w:rsidP="00540A29">
            <w:pPr>
              <w:spacing w:before="40" w:after="40" w:line="240" w:lineRule="auto"/>
              <w:rPr>
                <w:rFonts w:ascii="Calibri" w:hAnsi="Calibri"/>
                <w:color w:val="000000"/>
                <w:sz w:val="18"/>
                <w:szCs w:val="18"/>
              </w:rPr>
            </w:pPr>
          </w:p>
        </w:tc>
        <w:tc>
          <w:tcPr>
            <w:tcW w:w="3159" w:type="pct"/>
            <w:tcBorders>
              <w:top w:val="nil"/>
              <w:left w:val="nil"/>
              <w:bottom w:val="nil"/>
              <w:right w:val="nil"/>
            </w:tcBorders>
            <w:shd w:val="clear" w:color="auto" w:fill="auto"/>
            <w:vAlign w:val="center"/>
          </w:tcPr>
          <w:p w14:paraId="2064D03A" w14:textId="77777777" w:rsidR="00734FC8" w:rsidRPr="00716E7E" w:rsidDel="00D23A2B" w:rsidRDefault="00734FC8" w:rsidP="00540A29">
            <w:pPr>
              <w:spacing w:before="40" w:after="40" w:line="240" w:lineRule="auto"/>
              <w:jc w:val="center"/>
              <w:rPr>
                <w:rFonts w:ascii="Calibri" w:hAnsi="Calibri"/>
                <w:color w:val="000000"/>
                <w:sz w:val="18"/>
                <w:szCs w:val="18"/>
              </w:rPr>
            </w:pPr>
            <w:r w:rsidRPr="00716E7E">
              <w:rPr>
                <w:rFonts w:ascii="Calibri" w:hAnsi="Calibri"/>
                <w:color w:val="000000"/>
                <w:sz w:val="18"/>
                <w:szCs w:val="18"/>
              </w:rPr>
              <w:t>−0.0102 (0.0997)</w:t>
            </w:r>
          </w:p>
        </w:tc>
      </w:tr>
      <w:tr w:rsidR="00734FC8" w:rsidRPr="00716E7E" w14:paraId="17A1AEF2" w14:textId="77777777" w:rsidTr="00540A29">
        <w:trPr>
          <w:trHeight w:val="20"/>
        </w:trPr>
        <w:tc>
          <w:tcPr>
            <w:tcW w:w="1028" w:type="pct"/>
            <w:tcBorders>
              <w:top w:val="single" w:sz="4" w:space="0" w:color="auto"/>
              <w:left w:val="nil"/>
              <w:bottom w:val="nil"/>
              <w:right w:val="nil"/>
            </w:tcBorders>
            <w:shd w:val="clear" w:color="auto" w:fill="auto"/>
            <w:noWrap/>
            <w:hideMark/>
          </w:tcPr>
          <w:p w14:paraId="2C7EE4A2" w14:textId="77777777" w:rsidR="00734FC8" w:rsidRPr="00716E7E" w:rsidRDefault="00734FC8" w:rsidP="00540A29">
            <w:pPr>
              <w:spacing w:before="40" w:after="40" w:line="240" w:lineRule="auto"/>
              <w:rPr>
                <w:rFonts w:ascii="Calibri" w:hAnsi="Calibri"/>
                <w:color w:val="000000"/>
                <w:sz w:val="16"/>
                <w:szCs w:val="16"/>
              </w:rPr>
            </w:pPr>
            <w:r w:rsidRPr="00716E7E">
              <w:rPr>
                <w:rFonts w:ascii="Calibri" w:hAnsi="Calibri"/>
                <w:color w:val="000000"/>
                <w:sz w:val="16"/>
                <w:szCs w:val="16"/>
              </w:rPr>
              <w:t>N</w:t>
            </w:r>
          </w:p>
        </w:tc>
        <w:tc>
          <w:tcPr>
            <w:tcW w:w="813" w:type="pct"/>
            <w:tcBorders>
              <w:top w:val="single" w:sz="4" w:space="0" w:color="auto"/>
              <w:left w:val="nil"/>
              <w:bottom w:val="nil"/>
              <w:right w:val="nil"/>
            </w:tcBorders>
          </w:tcPr>
          <w:p w14:paraId="1B15F8BD" w14:textId="77777777" w:rsidR="00734FC8" w:rsidRPr="00716E7E" w:rsidRDefault="00734FC8" w:rsidP="00540A29">
            <w:pPr>
              <w:spacing w:before="40" w:after="40" w:line="240" w:lineRule="auto"/>
              <w:rPr>
                <w:rFonts w:ascii="Calibri" w:hAnsi="Calibri"/>
                <w:color w:val="000000"/>
                <w:sz w:val="16"/>
                <w:szCs w:val="16"/>
              </w:rPr>
            </w:pPr>
          </w:p>
        </w:tc>
        <w:tc>
          <w:tcPr>
            <w:tcW w:w="3159" w:type="pct"/>
            <w:tcBorders>
              <w:top w:val="single" w:sz="4" w:space="0" w:color="auto"/>
              <w:left w:val="nil"/>
              <w:bottom w:val="nil"/>
              <w:right w:val="nil"/>
            </w:tcBorders>
            <w:shd w:val="clear" w:color="auto" w:fill="auto"/>
            <w:vAlign w:val="center"/>
          </w:tcPr>
          <w:p w14:paraId="34F434FD" w14:textId="77777777" w:rsidR="00734FC8" w:rsidRPr="00716E7E" w:rsidDel="00D23A2B" w:rsidRDefault="00734FC8" w:rsidP="00540A29">
            <w:pPr>
              <w:spacing w:before="40" w:after="40" w:line="240" w:lineRule="auto"/>
              <w:jc w:val="center"/>
              <w:rPr>
                <w:rFonts w:ascii="Calibri" w:hAnsi="Calibri"/>
                <w:color w:val="000000"/>
                <w:sz w:val="18"/>
                <w:szCs w:val="18"/>
              </w:rPr>
            </w:pPr>
            <w:r w:rsidRPr="00716E7E">
              <w:rPr>
                <w:rFonts w:ascii="Calibri" w:hAnsi="Calibri"/>
                <w:color w:val="000000"/>
                <w:sz w:val="18"/>
                <w:szCs w:val="18"/>
              </w:rPr>
              <w:t>75</w:t>
            </w:r>
          </w:p>
        </w:tc>
      </w:tr>
      <w:tr w:rsidR="00734FC8" w:rsidRPr="00716E7E" w14:paraId="4A1D45DF" w14:textId="77777777" w:rsidTr="00540A29">
        <w:trPr>
          <w:trHeight w:val="207"/>
        </w:trPr>
        <w:tc>
          <w:tcPr>
            <w:tcW w:w="1028" w:type="pct"/>
            <w:tcBorders>
              <w:top w:val="nil"/>
              <w:left w:val="nil"/>
              <w:right w:val="nil"/>
            </w:tcBorders>
            <w:shd w:val="clear" w:color="auto" w:fill="auto"/>
            <w:noWrap/>
            <w:hideMark/>
          </w:tcPr>
          <w:p w14:paraId="30C13602" w14:textId="77777777" w:rsidR="00734FC8" w:rsidRPr="00716E7E" w:rsidRDefault="00734FC8" w:rsidP="00540A29">
            <w:pPr>
              <w:spacing w:before="40" w:after="40" w:line="240" w:lineRule="auto"/>
              <w:rPr>
                <w:rFonts w:ascii="Calibri" w:hAnsi="Calibri"/>
                <w:color w:val="000000"/>
                <w:sz w:val="16"/>
                <w:szCs w:val="16"/>
              </w:rPr>
            </w:pPr>
            <w:r w:rsidRPr="00716E7E">
              <w:rPr>
                <w:rFonts w:ascii="Calibri" w:hAnsi="Calibri"/>
                <w:color w:val="000000"/>
                <w:sz w:val="16"/>
                <w:szCs w:val="16"/>
              </w:rPr>
              <w:t>r</w:t>
            </w:r>
            <w:r w:rsidRPr="00716E7E">
              <w:rPr>
                <w:rFonts w:ascii="Calibri" w:hAnsi="Calibri"/>
                <w:color w:val="000000"/>
                <w:sz w:val="16"/>
                <w:szCs w:val="16"/>
                <w:vertAlign w:val="superscript"/>
              </w:rPr>
              <w:t>2</w:t>
            </w:r>
          </w:p>
        </w:tc>
        <w:tc>
          <w:tcPr>
            <w:tcW w:w="813" w:type="pct"/>
            <w:tcBorders>
              <w:top w:val="nil"/>
              <w:left w:val="nil"/>
              <w:right w:val="nil"/>
            </w:tcBorders>
          </w:tcPr>
          <w:p w14:paraId="7F41B820" w14:textId="77777777" w:rsidR="00734FC8" w:rsidRPr="00716E7E" w:rsidRDefault="00734FC8" w:rsidP="00540A29">
            <w:pPr>
              <w:spacing w:before="40" w:after="40" w:line="240" w:lineRule="auto"/>
              <w:rPr>
                <w:rFonts w:ascii="Calibri" w:hAnsi="Calibri"/>
                <w:color w:val="000000"/>
                <w:sz w:val="16"/>
                <w:szCs w:val="16"/>
              </w:rPr>
            </w:pPr>
          </w:p>
        </w:tc>
        <w:tc>
          <w:tcPr>
            <w:tcW w:w="3159" w:type="pct"/>
            <w:tcBorders>
              <w:top w:val="nil"/>
              <w:left w:val="nil"/>
              <w:right w:val="nil"/>
            </w:tcBorders>
            <w:shd w:val="clear" w:color="auto" w:fill="auto"/>
            <w:vAlign w:val="center"/>
          </w:tcPr>
          <w:p w14:paraId="174195D2" w14:textId="77777777" w:rsidR="00734FC8" w:rsidRPr="00716E7E" w:rsidDel="00D23A2B" w:rsidRDefault="00734FC8" w:rsidP="00540A29">
            <w:pPr>
              <w:spacing w:before="40" w:after="40" w:line="240" w:lineRule="auto"/>
              <w:jc w:val="center"/>
              <w:rPr>
                <w:rFonts w:ascii="Calibri" w:hAnsi="Calibri"/>
                <w:color w:val="000000"/>
                <w:sz w:val="18"/>
                <w:szCs w:val="18"/>
              </w:rPr>
            </w:pPr>
            <w:r w:rsidRPr="00716E7E">
              <w:rPr>
                <w:rFonts w:ascii="Calibri" w:hAnsi="Calibri"/>
                <w:color w:val="000000"/>
                <w:sz w:val="18"/>
                <w:szCs w:val="18"/>
              </w:rPr>
              <w:t>0.5845</w:t>
            </w:r>
          </w:p>
        </w:tc>
      </w:tr>
      <w:tr w:rsidR="00734FC8" w:rsidRPr="00716E7E" w14:paraId="64D570C4" w14:textId="77777777" w:rsidTr="00540A29">
        <w:trPr>
          <w:trHeight w:val="20"/>
        </w:trPr>
        <w:tc>
          <w:tcPr>
            <w:tcW w:w="1028" w:type="pct"/>
            <w:tcBorders>
              <w:top w:val="nil"/>
              <w:left w:val="nil"/>
              <w:bottom w:val="single" w:sz="4" w:space="0" w:color="auto"/>
              <w:right w:val="nil"/>
            </w:tcBorders>
            <w:shd w:val="clear" w:color="auto" w:fill="auto"/>
            <w:noWrap/>
            <w:hideMark/>
          </w:tcPr>
          <w:p w14:paraId="600E58C5" w14:textId="77777777" w:rsidR="00734FC8" w:rsidRPr="00716E7E" w:rsidRDefault="00734FC8" w:rsidP="00540A29">
            <w:pPr>
              <w:spacing w:before="40" w:after="40" w:line="240" w:lineRule="auto"/>
              <w:rPr>
                <w:rFonts w:ascii="Calibri" w:hAnsi="Calibri"/>
                <w:color w:val="000000"/>
                <w:sz w:val="16"/>
                <w:szCs w:val="16"/>
              </w:rPr>
            </w:pPr>
            <w:r w:rsidRPr="00716E7E">
              <w:rPr>
                <w:rFonts w:ascii="Calibri" w:hAnsi="Calibri"/>
                <w:color w:val="000000"/>
                <w:sz w:val="16"/>
                <w:szCs w:val="16"/>
              </w:rPr>
              <w:t>r</w:t>
            </w:r>
            <w:r w:rsidRPr="00716E7E">
              <w:rPr>
                <w:rFonts w:ascii="Calibri" w:hAnsi="Calibri"/>
                <w:color w:val="000000"/>
                <w:sz w:val="16"/>
                <w:szCs w:val="16"/>
                <w:vertAlign w:val="superscript"/>
              </w:rPr>
              <w:t>2</w:t>
            </w:r>
            <w:r w:rsidRPr="00716E7E">
              <w:rPr>
                <w:rFonts w:ascii="Calibri" w:hAnsi="Calibri"/>
                <w:color w:val="000000"/>
                <w:sz w:val="16"/>
                <w:szCs w:val="16"/>
              </w:rPr>
              <w:t>_between</w:t>
            </w:r>
          </w:p>
        </w:tc>
        <w:tc>
          <w:tcPr>
            <w:tcW w:w="813" w:type="pct"/>
            <w:tcBorders>
              <w:top w:val="nil"/>
              <w:left w:val="nil"/>
              <w:bottom w:val="single" w:sz="4" w:space="0" w:color="auto"/>
              <w:right w:val="nil"/>
            </w:tcBorders>
          </w:tcPr>
          <w:p w14:paraId="217078D3" w14:textId="77777777" w:rsidR="00734FC8" w:rsidRPr="00716E7E" w:rsidRDefault="00734FC8" w:rsidP="00540A29">
            <w:pPr>
              <w:spacing w:before="40" w:after="40" w:line="240" w:lineRule="auto"/>
              <w:rPr>
                <w:rFonts w:ascii="Calibri" w:hAnsi="Calibri"/>
                <w:color w:val="000000"/>
                <w:sz w:val="16"/>
                <w:szCs w:val="16"/>
              </w:rPr>
            </w:pPr>
          </w:p>
        </w:tc>
        <w:tc>
          <w:tcPr>
            <w:tcW w:w="3159" w:type="pct"/>
            <w:tcBorders>
              <w:top w:val="nil"/>
              <w:left w:val="nil"/>
              <w:bottom w:val="single" w:sz="4" w:space="0" w:color="auto"/>
              <w:right w:val="nil"/>
            </w:tcBorders>
            <w:shd w:val="clear" w:color="auto" w:fill="auto"/>
            <w:vAlign w:val="center"/>
          </w:tcPr>
          <w:p w14:paraId="72D808C5" w14:textId="77777777" w:rsidR="00734FC8" w:rsidRPr="00716E7E" w:rsidRDefault="00734FC8" w:rsidP="00540A29">
            <w:pPr>
              <w:spacing w:before="40" w:after="40" w:line="240" w:lineRule="auto"/>
              <w:jc w:val="center"/>
              <w:rPr>
                <w:rFonts w:ascii="Calibri" w:hAnsi="Calibri"/>
                <w:color w:val="000000"/>
                <w:sz w:val="18"/>
                <w:szCs w:val="18"/>
              </w:rPr>
            </w:pPr>
            <w:r w:rsidRPr="00716E7E">
              <w:rPr>
                <w:rFonts w:ascii="Calibri" w:hAnsi="Calibri"/>
                <w:color w:val="000000"/>
                <w:sz w:val="18"/>
                <w:szCs w:val="18"/>
              </w:rPr>
              <w:t>0.5877</w:t>
            </w:r>
          </w:p>
        </w:tc>
      </w:tr>
    </w:tbl>
    <w:p w14:paraId="6B53EB23" w14:textId="77777777" w:rsidR="00734FC8" w:rsidRDefault="00734FC8" w:rsidP="00734FC8">
      <w:pPr>
        <w:pStyle w:val="Source"/>
        <w:rPr>
          <w:rFonts w:ascii="Calibri" w:hAnsi="Calibri"/>
        </w:rPr>
      </w:pPr>
      <w:r>
        <w:rPr>
          <w:rFonts w:ascii="Calibri" w:hAnsi="Calibri"/>
        </w:rPr>
        <w:t xml:space="preserve">NOTE: CPI = </w:t>
      </w:r>
      <w:r w:rsidRPr="00C94A04">
        <w:rPr>
          <w:rFonts w:ascii="Calibri" w:hAnsi="Calibri"/>
        </w:rPr>
        <w:t>consumer price index</w:t>
      </w:r>
      <w:r>
        <w:rPr>
          <w:rFonts w:ascii="Calibri" w:hAnsi="Calibri"/>
        </w:rPr>
        <w:t>.</w:t>
      </w:r>
    </w:p>
    <w:p w14:paraId="0D70990D" w14:textId="77777777" w:rsidR="00734FC8" w:rsidRPr="00716E7E" w:rsidRDefault="00734FC8" w:rsidP="00734FC8">
      <w:pPr>
        <w:pStyle w:val="Source"/>
        <w:rPr>
          <w:rFonts w:ascii="Calibri" w:hAnsi="Calibri"/>
        </w:rPr>
      </w:pPr>
      <w:r w:rsidRPr="00716E7E">
        <w:rPr>
          <w:rFonts w:ascii="Calibri" w:hAnsi="Calibri"/>
        </w:rPr>
        <w:t>SOURCE: Authors’ (FAO) own elaboration.</w:t>
      </w:r>
    </w:p>
    <w:p w14:paraId="33AC3A73" w14:textId="77777777" w:rsidR="00734FC8" w:rsidRPr="00716E7E" w:rsidRDefault="00734FC8" w:rsidP="00734FC8">
      <w:pPr>
        <w:rPr>
          <w:rFonts w:ascii="Calibri" w:eastAsia="Malgun Gothic" w:hAnsi="Calibri"/>
          <w:iCs/>
        </w:rPr>
      </w:pPr>
      <w:r w:rsidRPr="00716E7E">
        <w:rPr>
          <w:rFonts w:ascii="Calibri" w:eastAsia="Malgun Gothic" w:hAnsi="Calibri"/>
          <w:iCs/>
        </w:rPr>
        <w:t xml:space="preserve">The series of </w:t>
      </w:r>
      <w:proofErr w:type="spellStart"/>
      <w:r w:rsidRPr="00716E7E">
        <w:rPr>
          <w:rFonts w:ascii="Calibri" w:eastAsia="Malgun Gothic" w:hAnsi="Calibri"/>
          <w:iCs/>
        </w:rPr>
        <w:t>CV|y</w:t>
      </w:r>
      <w:proofErr w:type="spellEnd"/>
      <w:r w:rsidRPr="00716E7E">
        <w:rPr>
          <w:rFonts w:ascii="Calibri" w:eastAsia="Malgun Gothic" w:hAnsi="Calibri"/>
          <w:iCs/>
        </w:rPr>
        <w:t xml:space="preserve"> values predicted by the formula separately for each country for the years </w:t>
      </w:r>
      <w:r w:rsidRPr="00716E7E">
        <w:rPr>
          <w:rFonts w:ascii="Calibri" w:eastAsia="Malgun Gothic" w:hAnsi="Calibri"/>
          <w:i/>
        </w:rPr>
        <w:t>T</w:t>
      </w:r>
      <w:r w:rsidRPr="00716E7E">
        <w:rPr>
          <w:rFonts w:ascii="Calibri" w:eastAsia="Malgun Gothic" w:hAnsi="Calibri"/>
          <w:iCs/>
        </w:rPr>
        <w:t xml:space="preserve"> + 1 to 2030 is then calibrated to the value for year </w:t>
      </w:r>
      <w:r w:rsidRPr="00716E7E">
        <w:rPr>
          <w:rFonts w:ascii="Calibri" w:eastAsia="Malgun Gothic" w:hAnsi="Calibri"/>
          <w:i/>
        </w:rPr>
        <w:t>T</w:t>
      </w:r>
      <w:r w:rsidRPr="00716E7E">
        <w:rPr>
          <w:rFonts w:ascii="Calibri" w:eastAsia="Malgun Gothic" w:hAnsi="Calibri"/>
          <w:iCs/>
        </w:rPr>
        <w:t>, similarly to what is done for the DES:</w:t>
      </w:r>
    </w:p>
    <w:bookmarkStart w:id="32" w:name="_Hlk103849973"/>
    <w:p w14:paraId="714B267D" w14:textId="77777777" w:rsidR="00734FC8" w:rsidRPr="00716E7E" w:rsidRDefault="00000000" w:rsidP="00734FC8">
      <w:pPr>
        <w:pStyle w:val="formula"/>
        <w:rPr>
          <w:rFonts w:eastAsia="Malgun Gothic"/>
        </w:rPr>
      </w:pPr>
      <m:oMathPara>
        <m:oMath>
          <m:sSub>
            <m:sSubPr>
              <m:ctrlPr>
                <w:rPr>
                  <w:rFonts w:ascii="Cambria Math" w:eastAsia="Malgun Gothic" w:hAnsi="Cambria Math"/>
                </w:rPr>
              </m:ctrlPr>
            </m:sSubPr>
            <m:e>
              <m:r>
                <w:rPr>
                  <w:rFonts w:ascii="Cambria Math" w:eastAsia="Malgun Gothic" w:hAnsi="Cambria Math"/>
                </w:rPr>
                <m:t>CV</m:t>
              </m:r>
              <m:r>
                <m:rPr>
                  <m:sty m:val="p"/>
                </m:rPr>
                <w:rPr>
                  <w:rFonts w:ascii="Cambria Math" w:eastAsia="Malgun Gothic" w:hAnsi="Cambria Math"/>
                </w:rPr>
                <m:t>|</m:t>
              </m:r>
              <m:r>
                <w:rPr>
                  <w:rFonts w:ascii="Cambria Math" w:eastAsia="Malgun Gothic" w:hAnsi="Cambria Math"/>
                </w:rPr>
                <m:t>y</m:t>
              </m:r>
            </m:e>
            <m:sub>
              <m:r>
                <w:rPr>
                  <w:rFonts w:ascii="Cambria Math" w:eastAsia="Malgun Gothic" w:hAnsi="Cambria Math"/>
                </w:rPr>
                <m:t>t</m:t>
              </m:r>
            </m:sub>
          </m:sSub>
          <m:r>
            <m:rPr>
              <m:sty m:val="p"/>
            </m:rPr>
            <w:rPr>
              <w:rFonts w:ascii="Cambria Math" w:eastAsia="Malgun Gothic" w:hAnsi="Cambria Math"/>
            </w:rPr>
            <m:t>=</m:t>
          </m:r>
          <m:sSub>
            <m:sSubPr>
              <m:ctrlPr>
                <w:rPr>
                  <w:rFonts w:ascii="Cambria Math" w:hAnsi="Cambria Math"/>
                </w:rPr>
              </m:ctrlPr>
            </m:sSubPr>
            <m:e>
              <m:r>
                <w:rPr>
                  <w:rFonts w:ascii="Cambria Math" w:hAnsi="Cambria Math"/>
                </w:rPr>
                <m:t>CV</m:t>
              </m:r>
              <m:r>
                <m:rPr>
                  <m:sty m:val="p"/>
                </m:rPr>
                <w:rPr>
                  <w:rFonts w:ascii="Cambria Math" w:hAnsi="Cambria Math"/>
                </w:rPr>
                <m:t>|</m:t>
              </m:r>
              <m:r>
                <w:rPr>
                  <w:rFonts w:ascii="Cambria Math" w:hAnsi="Cambria Math"/>
                </w:rPr>
                <m:t>y</m:t>
              </m:r>
            </m:e>
            <m:sub>
              <m:r>
                <w:rPr>
                  <w:rFonts w:ascii="Cambria Math" w:hAnsi="Cambria Math"/>
                </w:rPr>
                <m:t>T</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acc>
                    <m:accPr>
                      <m:ctrlPr>
                        <w:rPr>
                          <w:rFonts w:ascii="Cambria Math" w:hAnsi="Cambria Math"/>
                        </w:rPr>
                      </m:ctrlPr>
                    </m:accPr>
                    <m:e>
                      <m:sSub>
                        <m:sSubPr>
                          <m:ctrlPr>
                            <w:rPr>
                              <w:rFonts w:ascii="Cambria Math" w:hAnsi="Cambria Math"/>
                            </w:rPr>
                          </m:ctrlPr>
                        </m:sSubPr>
                        <m:e>
                          <m:r>
                            <w:rPr>
                              <w:rFonts w:ascii="Cambria Math" w:hAnsi="Cambria Math"/>
                            </w:rPr>
                            <m:t>CV</m:t>
                          </m:r>
                          <m:r>
                            <m:rPr>
                              <m:sty m:val="p"/>
                            </m:rPr>
                            <w:rPr>
                              <w:rFonts w:ascii="Cambria Math" w:hAnsi="Cambria Math"/>
                            </w:rPr>
                            <m:t>|</m:t>
                          </m:r>
                          <m:r>
                            <w:rPr>
                              <w:rFonts w:ascii="Cambria Math" w:hAnsi="Cambria Math"/>
                            </w:rPr>
                            <m:t>y</m:t>
                          </m:r>
                        </m:e>
                        <m:sub>
                          <m:r>
                            <w:rPr>
                              <w:rFonts w:ascii="Cambria Math" w:hAnsi="Cambria Math"/>
                            </w:rPr>
                            <m:t>t</m:t>
                          </m:r>
                        </m:sub>
                      </m:sSub>
                    </m:e>
                  </m:acc>
                </m:num>
                <m:den>
                  <m:acc>
                    <m:accPr>
                      <m:ctrlPr>
                        <w:rPr>
                          <w:rFonts w:ascii="Cambria Math" w:hAnsi="Cambria Math"/>
                        </w:rPr>
                      </m:ctrlPr>
                    </m:accPr>
                    <m:e>
                      <m:sSub>
                        <m:sSubPr>
                          <m:ctrlPr>
                            <w:rPr>
                              <w:rFonts w:ascii="Cambria Math" w:hAnsi="Cambria Math"/>
                            </w:rPr>
                          </m:ctrlPr>
                        </m:sSubPr>
                        <m:e>
                          <m:r>
                            <w:rPr>
                              <w:rFonts w:ascii="Cambria Math" w:hAnsi="Cambria Math"/>
                            </w:rPr>
                            <m:t>CV</m:t>
                          </m:r>
                          <m:r>
                            <m:rPr>
                              <m:sty m:val="p"/>
                            </m:rPr>
                            <w:rPr>
                              <w:rFonts w:ascii="Cambria Math" w:hAnsi="Cambria Math"/>
                            </w:rPr>
                            <m:t>|</m:t>
                          </m:r>
                          <m:r>
                            <w:rPr>
                              <w:rFonts w:ascii="Cambria Math" w:hAnsi="Cambria Math"/>
                            </w:rPr>
                            <m:t>y</m:t>
                          </m:r>
                        </m:e>
                        <m:sub>
                          <m:r>
                            <w:rPr>
                              <w:rFonts w:ascii="Cambria Math" w:hAnsi="Cambria Math"/>
                            </w:rPr>
                            <m:t>T</m:t>
                          </m:r>
                        </m:sub>
                      </m:sSub>
                    </m:e>
                  </m:acc>
                </m:den>
              </m:f>
            </m:e>
          </m:d>
          <m:r>
            <m:rPr>
              <m:sty m:val="p"/>
            </m:rPr>
            <w:rPr>
              <w:rFonts w:ascii="Cambria Math" w:eastAsia="Malgun Gothic" w:hAnsi="Cambria Math"/>
            </w:rPr>
            <m:t>, ∀</m:t>
          </m:r>
          <m:r>
            <w:rPr>
              <w:rFonts w:ascii="Cambria Math" w:eastAsia="Malgun Gothic" w:hAnsi="Cambria Math"/>
            </w:rPr>
            <m:t>t</m:t>
          </m:r>
          <m:r>
            <m:rPr>
              <m:sty m:val="p"/>
            </m:rPr>
            <w:rPr>
              <w:rFonts w:ascii="Cambria Math" w:eastAsia="Malgun Gothic" w:hAnsi="Cambria Math"/>
            </w:rPr>
            <m:t>&gt;</m:t>
          </m:r>
          <m:r>
            <w:rPr>
              <w:rFonts w:ascii="Cambria Math" w:eastAsia="Malgun Gothic" w:hAnsi="Cambria Math"/>
            </w:rPr>
            <m:t>T</m:t>
          </m:r>
        </m:oMath>
      </m:oMathPara>
    </w:p>
    <w:bookmarkEnd w:id="32"/>
    <w:p w14:paraId="6B108C02" w14:textId="77777777" w:rsidR="00734FC8" w:rsidRPr="00716E7E" w:rsidRDefault="00734FC8" w:rsidP="00734FC8">
      <w:pPr>
        <w:rPr>
          <w:rFonts w:ascii="Calibri" w:eastAsia="Malgun Gothic" w:hAnsi="Calibri"/>
          <w:iCs/>
        </w:rPr>
      </w:pPr>
      <w:r w:rsidRPr="00716E7E">
        <w:rPr>
          <w:rFonts w:ascii="Calibri" w:eastAsia="Malgun Gothic" w:hAnsi="Calibri"/>
          <w:iCs/>
        </w:rPr>
        <w:t xml:space="preserve">where </w:t>
      </w:r>
      <m:oMath>
        <m:r>
          <w:rPr>
            <w:rFonts w:ascii="Cambria Math" w:eastAsia="Malgun Gothic" w:hAnsi="Cambria Math"/>
          </w:rPr>
          <m:t xml:space="preserve">T </m:t>
        </m:r>
      </m:oMath>
      <w:r w:rsidRPr="00716E7E">
        <w:rPr>
          <w:rFonts w:ascii="Calibri" w:eastAsia="Malgun Gothic" w:hAnsi="Calibri"/>
          <w:iCs/>
        </w:rPr>
        <w:t xml:space="preserve">= 2019 for “before COVID-19”, and </w:t>
      </w:r>
      <m:oMath>
        <m:r>
          <w:rPr>
            <w:rFonts w:ascii="Cambria Math" w:eastAsia="Malgun Gothic" w:hAnsi="Cambria Math"/>
          </w:rPr>
          <m:t xml:space="preserve">T </m:t>
        </m:r>
      </m:oMath>
      <w:r w:rsidRPr="00716E7E">
        <w:rPr>
          <w:rFonts w:ascii="Calibri" w:eastAsia="Malgun Gothic" w:hAnsi="Calibri"/>
          <w:iCs/>
        </w:rPr>
        <w:t>= 2022 for “current prospects”.</w:t>
      </w:r>
    </w:p>
    <w:p w14:paraId="74D819A4" w14:textId="77777777" w:rsidR="00734FC8" w:rsidRDefault="00734FC8" w:rsidP="00734FC8">
      <w:pPr>
        <w:spacing w:after="0" w:line="240" w:lineRule="auto"/>
        <w:jc w:val="left"/>
        <w:rPr>
          <w:rFonts w:eastAsiaTheme="majorEastAsia" w:cstheme="minorHAnsi"/>
          <w:color w:val="C45911" w:themeColor="accent2" w:themeShade="BF"/>
          <w:sz w:val="32"/>
          <w:szCs w:val="32"/>
        </w:rPr>
      </w:pPr>
      <w:r>
        <w:br w:type="page"/>
      </w:r>
    </w:p>
    <w:p w14:paraId="215C9E98" w14:textId="77777777" w:rsidR="00734FC8" w:rsidRPr="000D3FB7" w:rsidRDefault="00734FC8" w:rsidP="00734FC8">
      <w:pPr>
        <w:pStyle w:val="Heading2"/>
      </w:pPr>
      <w:bookmarkStart w:id="33" w:name="_Toc168753769"/>
      <w:bookmarkStart w:id="34" w:name="_Toc197368628"/>
      <w:r w:rsidRPr="000D3FB7">
        <w:lastRenderedPageBreak/>
        <w:t>S2.3</w:t>
      </w:r>
      <w:r w:rsidRPr="000D3FB7">
        <w:tab/>
        <w:t>Methodology for the analysis of food insecurity by degree of urbanization and by gender</w:t>
      </w:r>
      <w:bookmarkEnd w:id="33"/>
      <w:bookmarkEnd w:id="34"/>
      <w:r w:rsidRPr="000D3FB7">
        <w:t xml:space="preserve"> </w:t>
      </w:r>
      <w:bookmarkEnd w:id="20"/>
    </w:p>
    <w:p w14:paraId="793CE3FD" w14:textId="77777777" w:rsidR="00734FC8" w:rsidRPr="000D3FB7" w:rsidRDefault="00734FC8" w:rsidP="00734FC8">
      <w:pPr>
        <w:rPr>
          <w:szCs w:val="22"/>
        </w:rPr>
      </w:pPr>
      <w:r w:rsidRPr="000D3FB7">
        <w:rPr>
          <w:szCs w:val="22"/>
        </w:rPr>
        <w:t xml:space="preserve">The prevalence of food insecurity can be disaggregated by respondent/household characteristics when the data are collected directly from individual respondents in nationally representative samples. In </w:t>
      </w:r>
      <w:r w:rsidRPr="000D3FB7">
        <w:rPr>
          <w:b/>
          <w:bCs/>
          <w:szCs w:val="22"/>
        </w:rPr>
        <w:t>Chapter 2</w:t>
      </w:r>
      <w:r w:rsidRPr="000D3FB7">
        <w:rPr>
          <w:szCs w:val="22"/>
        </w:rPr>
        <w:t xml:space="preserve">, food insecurity estimates are presented disaggregated by </w:t>
      </w:r>
      <w:r>
        <w:rPr>
          <w:szCs w:val="22"/>
        </w:rPr>
        <w:t xml:space="preserve">the </w:t>
      </w:r>
      <w:r w:rsidRPr="000D3FB7">
        <w:rPr>
          <w:szCs w:val="22"/>
        </w:rPr>
        <w:t>sex of the respondent (adult men or women) and by Degree of Urbanization (DEGURBA) (i.e. urban, peri-urban or rural residency).</w:t>
      </w:r>
    </w:p>
    <w:p w14:paraId="300358A6" w14:textId="77777777" w:rsidR="00734FC8" w:rsidRPr="000D3FB7" w:rsidRDefault="00734FC8" w:rsidP="00734FC8">
      <w:pPr>
        <w:rPr>
          <w:szCs w:val="22"/>
        </w:rPr>
      </w:pPr>
      <w:r w:rsidRPr="000D3FB7">
        <w:rPr>
          <w:szCs w:val="22"/>
        </w:rPr>
        <w:t>The methodology to disaggregate the indicator by any individual or household characteristic is as follows:</w:t>
      </w:r>
    </w:p>
    <w:p w14:paraId="0B6C95D3" w14:textId="77777777" w:rsidR="00734FC8" w:rsidRPr="000D3FB7" w:rsidRDefault="00734FC8" w:rsidP="00B92C2D">
      <w:pPr>
        <w:pStyle w:val="ListParagraph"/>
        <w:numPr>
          <w:ilvl w:val="0"/>
          <w:numId w:val="11"/>
        </w:numPr>
      </w:pPr>
      <w:r w:rsidRPr="000D3FB7">
        <w:rPr>
          <w:rFonts w:eastAsia="Malgun Gothic"/>
          <w:iCs/>
        </w:rPr>
        <w:t xml:space="preserve">The </w:t>
      </w:r>
      <w:r w:rsidRPr="000D3FB7">
        <w:t>cross-country comparable</w:t>
      </w:r>
      <w:r w:rsidRPr="000D3FB7">
        <w:rPr>
          <w:rFonts w:eastAsia="Malgun Gothic"/>
          <w:iCs/>
        </w:rPr>
        <w:t xml:space="preserve"> probability of food insecurity for each respondent is computed at two levels of severity: moderate or severe, and severe only. The probabilities are aggregated for each category of the characteristic of interest, by computing the weighted average (using sampling weights) across all respondents in </w:t>
      </w:r>
      <w:r w:rsidRPr="000D3FB7">
        <w:t>that category, obtaining the prevalence of food insecurity within that group (</w:t>
      </w:r>
      <w:r>
        <w:t>e.g.</w:t>
      </w:r>
      <w:r w:rsidRPr="000D3FB7">
        <w:t xml:space="preserve"> among female respondents).</w:t>
      </w:r>
    </w:p>
    <w:p w14:paraId="5FBC77FF" w14:textId="77777777" w:rsidR="00734FC8" w:rsidRPr="000D3FB7" w:rsidRDefault="00734FC8" w:rsidP="00B92C2D">
      <w:pPr>
        <w:pStyle w:val="ListParagraph"/>
        <w:numPr>
          <w:ilvl w:val="0"/>
          <w:numId w:val="11"/>
        </w:numPr>
        <w:rPr>
          <w:rFonts w:eastAsia="Malgun Gothic"/>
          <w:iCs/>
        </w:rPr>
      </w:pPr>
      <w:r w:rsidRPr="000D3FB7">
        <w:t>The prevalence of food insecurity in a given category is weighted by the corresponding population (</w:t>
      </w:r>
      <w:r>
        <w:t>e.g.</w:t>
      </w:r>
      <w:r w:rsidRPr="000D3FB7">
        <w:t xml:space="preserve"> the number of female adults in the country) to obtain the subregional/regional/global estimate (</w:t>
      </w:r>
      <w:r>
        <w:t>e.g.</w:t>
      </w:r>
      <w:r w:rsidRPr="000D3FB7">
        <w:t xml:space="preserve"> the prevalence of food insecurity in the female adult population in Northern</w:t>
      </w:r>
      <w:r w:rsidRPr="000D3FB7">
        <w:rPr>
          <w:rFonts w:eastAsia="Malgun Gothic"/>
          <w:iCs/>
        </w:rPr>
        <w:t xml:space="preserve"> Africa), if reliable population data are available and if there is sufficient geographical coverage</w:t>
      </w:r>
      <w:r>
        <w:rPr>
          <w:rFonts w:eastAsia="Malgun Gothic"/>
          <w:iCs/>
        </w:rPr>
        <w:t xml:space="preserve"> (at least 50 percent)</w:t>
      </w:r>
      <w:r w:rsidRPr="000D3FB7">
        <w:rPr>
          <w:rFonts w:eastAsia="Malgun Gothic"/>
          <w:iCs/>
        </w:rPr>
        <w:t xml:space="preserve"> in terms of percentage of the population.</w:t>
      </w:r>
    </w:p>
    <w:p w14:paraId="5C546241" w14:textId="77777777" w:rsidR="00734FC8" w:rsidRPr="000D3FB7" w:rsidRDefault="00734FC8" w:rsidP="00734FC8">
      <w:pPr>
        <w:rPr>
          <w:rFonts w:eastAsia="Malgun Gothic"/>
          <w:iCs/>
        </w:rPr>
      </w:pPr>
      <w:r w:rsidRPr="000D3FB7">
        <w:rPr>
          <w:rFonts w:eastAsia="Malgun Gothic"/>
          <w:iCs/>
        </w:rPr>
        <w:t xml:space="preserve">The computation of the prevalence of food insecurity by sex is possible because data are collected from individual respondents (adults aged 15 years or older) by FAO via data collection service providers (see </w:t>
      </w:r>
      <w:r w:rsidRPr="000D3FB7">
        <w:rPr>
          <w:rFonts w:eastAsia="Malgun Gothic"/>
          <w:b/>
          <w:bCs/>
          <w:iCs/>
        </w:rPr>
        <w:t>Annex 1B</w:t>
      </w:r>
      <w:r w:rsidRPr="000D3FB7">
        <w:rPr>
          <w:rFonts w:eastAsia="Malgun Gothic"/>
          <w:iCs/>
        </w:rPr>
        <w:t xml:space="preserve">). For countries </w:t>
      </w:r>
      <w:r w:rsidRPr="000D3FB7">
        <w:rPr>
          <w:spacing w:val="-2"/>
        </w:rPr>
        <w:t xml:space="preserve">for which national government survey data are used to calculate the prevalence estimates of food insecurity </w:t>
      </w:r>
      <w:r w:rsidRPr="000D3FB7">
        <w:rPr>
          <w:rFonts w:eastAsia="Malgun Gothic"/>
          <w:iCs/>
        </w:rPr>
        <w:t xml:space="preserve">(see </w:t>
      </w:r>
      <w:r w:rsidRPr="000D3FB7">
        <w:rPr>
          <w:rFonts w:eastAsia="Malgun Gothic"/>
          <w:b/>
          <w:bCs/>
          <w:iCs/>
        </w:rPr>
        <w:t>Annex 1B</w:t>
      </w:r>
      <w:r w:rsidRPr="000D3FB7">
        <w:rPr>
          <w:rFonts w:eastAsia="Malgun Gothic"/>
          <w:iCs/>
        </w:rPr>
        <w:t xml:space="preserve">), it is generally not possible to disaggregate the indicator by sex, as data are collected at the household level. Thus, in such cases, the same relative difference by sex estimated based on data collected by FAO is applied to the prevalence of food insecurity in the total population based on national data. This is an approximation, as the difference in the FAO data applies to adult respondents, and not to the whole population. However, the benefit is that the statistics by sex are consistent in terms of levels and trends with those of the overall population. </w:t>
      </w:r>
    </w:p>
    <w:p w14:paraId="2C4A31AE" w14:textId="77777777" w:rsidR="00734FC8" w:rsidRPr="000D3FB7" w:rsidRDefault="00734FC8" w:rsidP="00734FC8">
      <w:pPr>
        <w:rPr>
          <w:iCs/>
        </w:rPr>
      </w:pPr>
      <w:r w:rsidRPr="000D3FB7">
        <w:rPr>
          <w:rFonts w:eastAsia="Malgun Gothic"/>
          <w:iCs/>
        </w:rPr>
        <w:t>The disaggregation by DEGURBA is possible because Gallup</w:t>
      </w:r>
      <w:r w:rsidRPr="000D3FB7">
        <w:rPr>
          <w:rFonts w:eastAsia="Malgun Gothic" w:cstheme="minorHAnsi"/>
          <w:iCs/>
          <w:vertAlign w:val="superscript"/>
        </w:rPr>
        <w:t>©</w:t>
      </w:r>
      <w:r w:rsidRPr="000D3FB7">
        <w:rPr>
          <w:rFonts w:eastAsia="Malgun Gothic"/>
          <w:iCs/>
        </w:rPr>
        <w:t xml:space="preserve"> began to </w:t>
      </w:r>
      <w:proofErr w:type="spellStart"/>
      <w:r w:rsidRPr="000D3FB7">
        <w:rPr>
          <w:rFonts w:eastAsia="Malgun Gothic"/>
          <w:iCs/>
        </w:rPr>
        <w:t>georeference</w:t>
      </w:r>
      <w:proofErr w:type="spellEnd"/>
      <w:r w:rsidRPr="000D3FB7">
        <w:rPr>
          <w:rFonts w:eastAsia="Malgun Gothic"/>
          <w:iCs/>
        </w:rPr>
        <w:t xml:space="preserve"> each interview in countries collected using face-to-face mode in 2021. </w:t>
      </w:r>
      <w:r>
        <w:rPr>
          <w:rFonts w:eastAsia="Malgun Gothic"/>
          <w:iCs/>
        </w:rPr>
        <w:t>Since</w:t>
      </w:r>
      <w:r w:rsidRPr="000D3FB7">
        <w:rPr>
          <w:rFonts w:eastAsia="Malgun Gothic"/>
          <w:iCs/>
        </w:rPr>
        <w:t xml:space="preserve"> 2022, countries covered by telephone interviews were also georeferenced, providing enough geographical representation to produce subregional</w:t>
      </w:r>
      <w:r>
        <w:rPr>
          <w:rFonts w:eastAsia="Malgun Gothic"/>
          <w:iCs/>
        </w:rPr>
        <w:t xml:space="preserve">, </w:t>
      </w:r>
      <w:r w:rsidRPr="000D3FB7">
        <w:rPr>
          <w:rFonts w:eastAsia="Malgun Gothic"/>
          <w:iCs/>
        </w:rPr>
        <w:t>regional</w:t>
      </w:r>
      <w:r>
        <w:rPr>
          <w:rFonts w:eastAsia="Malgun Gothic"/>
          <w:iCs/>
        </w:rPr>
        <w:t xml:space="preserve"> and </w:t>
      </w:r>
      <w:r w:rsidRPr="000D3FB7">
        <w:rPr>
          <w:rFonts w:eastAsia="Malgun Gothic"/>
          <w:iCs/>
        </w:rPr>
        <w:t xml:space="preserve">global food insecurity estimates by DEGURBA. </w:t>
      </w:r>
    </w:p>
    <w:p w14:paraId="3560A06D" w14:textId="507874EA" w:rsidR="00734FC8" w:rsidRPr="000D3FB7" w:rsidRDefault="00734FC8" w:rsidP="00734FC8">
      <w:pPr>
        <w:rPr>
          <w:rFonts w:eastAsia="Malgun Gothic"/>
          <w:iCs/>
        </w:rPr>
      </w:pPr>
      <w:r w:rsidRPr="000D3FB7">
        <w:rPr>
          <w:rFonts w:eastAsia="Malgun Gothic"/>
          <w:iCs/>
        </w:rPr>
        <w:t xml:space="preserve">Within each country, it is possible to link each georeferenced observation to the DEGURBA dataset, defining whether the observation (respondent) is located in a city, town or rural area, based on population density and size, according to internationally comparable criteria </w:t>
      </w:r>
      <w:r w:rsidRPr="000D3FB7">
        <w:rPr>
          <w:spacing w:val="-2"/>
        </w:rPr>
        <w:t>developed by EUROSTAT, ILO, FAO, OECD, UN-Habitat and the World Bank and approved at the 51st session of the UN Statistical Commission in March 2020</w:t>
      </w:r>
      <w:r w:rsidRPr="000D3FB7">
        <w:rPr>
          <w:rFonts w:eastAsia="Malgun Gothic"/>
          <w:iCs/>
        </w:rPr>
        <w:t>.</w:t>
      </w:r>
      <w:r w:rsidRPr="000D3FB7">
        <w:rPr>
          <w:rFonts w:eastAsia="Malgun Gothic"/>
          <w:iCs/>
        </w:rPr>
        <w:fldChar w:fldCharType="begin"/>
      </w:r>
      <w:r w:rsidR="00BA380E">
        <w:rPr>
          <w:rFonts w:eastAsia="Malgun Gothic"/>
          <w:iCs/>
        </w:rPr>
        <w:instrText xml:space="preserve"> ADDIN ZOTERO_ITEM CSL_CITATION {"citationID":"BNtBkWnS","properties":{"formattedCitation":"\\super 5\\nosupersub{}","plainCitation":"5","noteIndex":0},"citationItems":[{"id":1724,"uris":["http://zotero.org/groups/5055026/items/C966G8WB"],"itemData":{"id":1724,"type":"book","event-place":"Luxembourg","publisher":"Publications Office of the European Union","publisher-place":"Luxembourg","title":"Applying the Degree of Urbanisation. A methodological manual to define cities, towns and rural areas for international comparisons. 2021 edition","URL":"https://ec.europa.eu/eurostat/documents/3859598/15348338/KS-02-20-499-EN-N.pdf","author":[{"literal":"European Union"},{"literal":"FAO"},{"literal":"UN-Habitat (United Nations Human Settlements Programme)"},{"literal":"OECD (Organisation for Economic Co-operation and Development)"},{"literal":"World Bank"}],"issued":{"date-parts":[["2021"]]}}}],"schema":"https://github.com/citation-style-language/schema/raw/master/csl-citation.json"} </w:instrText>
      </w:r>
      <w:r w:rsidRPr="000D3FB7">
        <w:rPr>
          <w:rFonts w:eastAsia="Malgun Gothic"/>
          <w:iCs/>
        </w:rPr>
        <w:fldChar w:fldCharType="separate"/>
      </w:r>
      <w:r w:rsidR="00BA380E" w:rsidRPr="00BA380E">
        <w:rPr>
          <w:rFonts w:ascii="Calibri"/>
          <w:vertAlign w:val="superscript"/>
        </w:rPr>
        <w:t>5</w:t>
      </w:r>
      <w:r w:rsidRPr="000D3FB7">
        <w:rPr>
          <w:rFonts w:eastAsia="Malgun Gothic"/>
          <w:iCs/>
        </w:rPr>
        <w:fldChar w:fldCharType="end"/>
      </w:r>
      <w:r w:rsidRPr="000D3FB7">
        <w:rPr>
          <w:rFonts w:eastAsia="Malgun Gothic"/>
          <w:iCs/>
        </w:rPr>
        <w:t xml:space="preserve"> The prevalence of food insecurity is computed for each category of urbanization and then aggregated at the subregional</w:t>
      </w:r>
      <w:r>
        <w:rPr>
          <w:rFonts w:eastAsia="Malgun Gothic"/>
          <w:iCs/>
        </w:rPr>
        <w:t xml:space="preserve">, </w:t>
      </w:r>
      <w:r w:rsidRPr="000D3FB7">
        <w:rPr>
          <w:rFonts w:eastAsia="Malgun Gothic"/>
          <w:iCs/>
        </w:rPr>
        <w:t>regional</w:t>
      </w:r>
      <w:r>
        <w:rPr>
          <w:rFonts w:eastAsia="Malgun Gothic"/>
          <w:iCs/>
        </w:rPr>
        <w:t xml:space="preserve"> and </w:t>
      </w:r>
      <w:r w:rsidRPr="000D3FB7">
        <w:rPr>
          <w:rFonts w:eastAsia="Malgun Gothic"/>
          <w:iCs/>
        </w:rPr>
        <w:t>global level using the 2020 updated DEGURBA population distribution published by EUROSTAT.</w:t>
      </w:r>
      <w:r w:rsidRPr="000D3FB7">
        <w:rPr>
          <w:rFonts w:eastAsia="Malgun Gothic"/>
          <w:iCs/>
        </w:rPr>
        <w:fldChar w:fldCharType="begin"/>
      </w:r>
      <w:r w:rsidR="00BA380E">
        <w:rPr>
          <w:rFonts w:eastAsia="Malgun Gothic"/>
          <w:iCs/>
        </w:rPr>
        <w:instrText xml:space="preserve"> ADDIN ZOTERO_ITEM CSL_CITATION {"citationID":"ad3srp1dbj","properties":{"formattedCitation":"\\super 6\\nosupersub{}","plainCitation":"6","noteIndex":0},"citationItems":[{"id":1866,"uris":["http://zotero.org/groups/5055026/items/9WZBLXAZ"],"itemData":{"id":1866,"type":"webpage","container-title":"European Commission | GHSL - Global Human Settlement Layer","title":"Download the data produced by the GHSL","URL":"https://ghsl.jrc.ec.europa.eu/download.php?ds=smod","author":[{"literal":"European Commission"}],"accessed":{"date-parts":[["2023",5,9]]},"issued":{"date-parts":[["2023"]]}}}],"schema":"https://github.com/citation-style-language/schema/raw/master/csl-citation.json"} </w:instrText>
      </w:r>
      <w:r w:rsidRPr="000D3FB7">
        <w:rPr>
          <w:rFonts w:eastAsia="Malgun Gothic"/>
          <w:iCs/>
        </w:rPr>
        <w:fldChar w:fldCharType="separate"/>
      </w:r>
      <w:r w:rsidR="00BA380E" w:rsidRPr="00BA380E">
        <w:rPr>
          <w:rFonts w:ascii="Calibri"/>
          <w:vertAlign w:val="superscript"/>
        </w:rPr>
        <w:t>6</w:t>
      </w:r>
      <w:r w:rsidRPr="000D3FB7">
        <w:rPr>
          <w:rFonts w:eastAsia="Malgun Gothic"/>
          <w:iCs/>
        </w:rPr>
        <w:fldChar w:fldCharType="end"/>
      </w:r>
      <w:r w:rsidRPr="000D3FB7">
        <w:rPr>
          <w:rFonts w:eastAsia="Malgun Gothic"/>
          <w:iCs/>
        </w:rPr>
        <w:t xml:space="preserve"> For countries where official food insecurity statistics are informed by national data, the same approximation method described for the disaggregation by sex is applied. </w:t>
      </w:r>
    </w:p>
    <w:p w14:paraId="56F7429F" w14:textId="77777777" w:rsidR="00734FC8" w:rsidRDefault="00734FC8" w:rsidP="00734FC8">
      <w:r w:rsidRPr="000D3FB7">
        <w:rPr>
          <w:rFonts w:eastAsia="Malgun Gothic"/>
          <w:iCs/>
        </w:rPr>
        <w:t>As no FIES data were collected by FAO in China in 2022</w:t>
      </w:r>
      <w:r>
        <w:rPr>
          <w:rFonts w:eastAsia="Malgun Gothic"/>
          <w:iCs/>
        </w:rPr>
        <w:t xml:space="preserve"> and 2023</w:t>
      </w:r>
      <w:r w:rsidRPr="000D3FB7">
        <w:rPr>
          <w:rFonts w:eastAsia="Malgun Gothic"/>
          <w:iCs/>
        </w:rPr>
        <w:t xml:space="preserve">, and the data collected in 2021 were not georeferenced, </w:t>
      </w:r>
      <w:r w:rsidRPr="000D3FB7">
        <w:t xml:space="preserve">the estimates of food insecurity by DEGURBA in China were approximated as follows: the prevalence of food insecurity for 2021 was disaggregated by area of residence as defined in the </w:t>
      </w:r>
      <w:r w:rsidRPr="000D3FB7">
        <w:rPr>
          <w:spacing w:val="-2"/>
        </w:rPr>
        <w:t>Gallup</w:t>
      </w:r>
      <w:r w:rsidRPr="000D3FB7">
        <w:rPr>
          <w:vertAlign w:val="superscript"/>
        </w:rPr>
        <w:t>©</w:t>
      </w:r>
      <w:r w:rsidRPr="000D3FB7">
        <w:rPr>
          <w:spacing w:val="-2"/>
        </w:rPr>
        <w:t xml:space="preserve"> World Poll</w:t>
      </w:r>
      <w:r w:rsidRPr="000D3FB7">
        <w:t>, where respondents report if they live in: a rural area or on a farm; a small town or village; a large city or the suburb of a large city. Then, these categories were mapped to DEGURBA</w:t>
      </w:r>
      <w:r>
        <w:t xml:space="preserve"> </w:t>
      </w:r>
      <w:r w:rsidRPr="000D3FB7">
        <w:t>by considering people living in a rural area or on a farm as part of the “rural” population, those living in a small town or village as part of the “</w:t>
      </w:r>
      <w:r w:rsidRPr="000D3FB7">
        <w:rPr>
          <w:rStyle w:val="xxspelle"/>
        </w:rPr>
        <w:t>peri</w:t>
      </w:r>
      <w:r w:rsidRPr="000D3FB7">
        <w:t xml:space="preserve">-urban” population and those living in a large city </w:t>
      </w:r>
      <w:r>
        <w:t>or</w:t>
      </w:r>
      <w:r w:rsidRPr="000D3FB7">
        <w:t xml:space="preserve"> in the suburb </w:t>
      </w:r>
      <w:r w:rsidRPr="000D3FB7">
        <w:lastRenderedPageBreak/>
        <w:t>of a large city as “urban” residents. This mapping was justified with the rationale that DEGURBA classifies areas with increasing urbanization based on population density and size. To ensure that no significant bias was induced by this approach, the same mapping was validated as accurate for other Asian countries where data were collected in 2022.</w:t>
      </w:r>
    </w:p>
    <w:p w14:paraId="66C3C379" w14:textId="5C8B90AA" w:rsidR="00734FC8" w:rsidRDefault="00734FC8" w:rsidP="00734FC8">
      <w:pPr>
        <w:spacing w:after="0" w:line="240" w:lineRule="auto"/>
        <w:jc w:val="left"/>
      </w:pPr>
    </w:p>
    <w:p w14:paraId="7F2EE081" w14:textId="7EBC9ED4" w:rsidR="00734FC8" w:rsidRPr="000D3FB7" w:rsidRDefault="00734FC8" w:rsidP="00734FC8">
      <w:pPr>
        <w:pStyle w:val="Heading2"/>
      </w:pPr>
      <w:bookmarkStart w:id="35" w:name="_Toc168753770"/>
      <w:bookmarkStart w:id="36" w:name="_Toc197368629"/>
      <w:bookmarkStart w:id="37" w:name="_Toc165323345"/>
      <w:r w:rsidRPr="000D3FB7">
        <w:t>S2.</w:t>
      </w:r>
      <w:r>
        <w:t>4</w:t>
      </w:r>
      <w:r w:rsidRPr="000D3FB7">
        <w:tab/>
        <w:t xml:space="preserve">Methodology for the analysis </w:t>
      </w:r>
      <w:r>
        <w:t xml:space="preserve">in Box 3: </w:t>
      </w:r>
      <w:r w:rsidR="004B3289">
        <w:t>i</w:t>
      </w:r>
      <w:r>
        <w:t xml:space="preserve">s </w:t>
      </w:r>
      <w:r w:rsidRPr="000D3FB7">
        <w:t xml:space="preserve">food insecurity </w:t>
      </w:r>
      <w:r>
        <w:t>associated with the properties of a healthy diet? Preliminary analysis from 28 countries</w:t>
      </w:r>
      <w:bookmarkEnd w:id="35"/>
      <w:bookmarkEnd w:id="36"/>
      <w:r w:rsidRPr="000D3FB7">
        <w:t xml:space="preserve"> </w:t>
      </w:r>
    </w:p>
    <w:p w14:paraId="4467B61D" w14:textId="77777777" w:rsidR="00734FC8" w:rsidRPr="009F7E2F" w:rsidRDefault="00734FC8" w:rsidP="00734FC8">
      <w:pPr>
        <w:rPr>
          <w:rFonts w:ascii="Calibri" w:hAnsi="Calibri"/>
        </w:rPr>
      </w:pPr>
      <w:r w:rsidRPr="009F7E2F">
        <w:rPr>
          <w:rFonts w:ascii="Calibri" w:hAnsi="Calibri"/>
        </w:rPr>
        <w:t xml:space="preserve">The objective of the analysis presented in </w:t>
      </w:r>
      <w:r w:rsidRPr="00573446">
        <w:rPr>
          <w:rFonts w:ascii="Calibri" w:hAnsi="Calibri"/>
          <w:b/>
          <w:bCs/>
        </w:rPr>
        <w:t>Box 3</w:t>
      </w:r>
      <w:r w:rsidRPr="009F7E2F">
        <w:rPr>
          <w:rFonts w:ascii="Calibri" w:hAnsi="Calibri"/>
        </w:rPr>
        <w:t xml:space="preserve"> was to examine </w:t>
      </w:r>
      <w:bookmarkStart w:id="38" w:name="_Hlk168411918"/>
      <w:r w:rsidRPr="009F7E2F">
        <w:rPr>
          <w:rFonts w:ascii="Calibri" w:hAnsi="Calibri"/>
        </w:rPr>
        <w:t xml:space="preserve">the association between food insecurity </w:t>
      </w:r>
      <w:r>
        <w:rPr>
          <w:rFonts w:ascii="Calibri" w:hAnsi="Calibri"/>
        </w:rPr>
        <w:t>severity</w:t>
      </w:r>
      <w:r w:rsidRPr="009F7E2F">
        <w:rPr>
          <w:rFonts w:ascii="Calibri" w:hAnsi="Calibri"/>
        </w:rPr>
        <w:t xml:space="preserve"> and </w:t>
      </w:r>
      <w:r>
        <w:rPr>
          <w:rFonts w:ascii="Calibri" w:hAnsi="Calibri"/>
        </w:rPr>
        <w:t>selected</w:t>
      </w:r>
      <w:r w:rsidRPr="009F7E2F">
        <w:rPr>
          <w:rFonts w:ascii="Calibri" w:hAnsi="Calibri"/>
        </w:rPr>
        <w:t xml:space="preserve"> properties of a healthy diet</w:t>
      </w:r>
      <w:bookmarkEnd w:id="38"/>
      <w:r>
        <w:rPr>
          <w:rFonts w:ascii="Calibri" w:hAnsi="Calibri"/>
        </w:rPr>
        <w:t>,</w:t>
      </w:r>
      <w:r w:rsidRPr="009F7E2F">
        <w:rPr>
          <w:rFonts w:ascii="Calibri" w:hAnsi="Calibri"/>
        </w:rPr>
        <w:t xml:space="preserve"> using food </w:t>
      </w:r>
      <w:r>
        <w:rPr>
          <w:rFonts w:ascii="Calibri" w:hAnsi="Calibri"/>
        </w:rPr>
        <w:t>in</w:t>
      </w:r>
      <w:r w:rsidRPr="009F7E2F">
        <w:rPr>
          <w:rFonts w:ascii="Calibri" w:hAnsi="Calibri"/>
        </w:rPr>
        <w:t xml:space="preserve">security and </w:t>
      </w:r>
      <w:r>
        <w:rPr>
          <w:rFonts w:ascii="Calibri" w:hAnsi="Calibri"/>
        </w:rPr>
        <w:t>dietary</w:t>
      </w:r>
      <w:r w:rsidRPr="009F7E2F">
        <w:rPr>
          <w:rFonts w:ascii="Calibri" w:hAnsi="Calibri"/>
        </w:rPr>
        <w:t xml:space="preserve"> data collected</w:t>
      </w:r>
      <w:r>
        <w:rPr>
          <w:rFonts w:ascii="Calibri" w:hAnsi="Calibri"/>
        </w:rPr>
        <w:t xml:space="preserve"> from the same respondents</w:t>
      </w:r>
      <w:r w:rsidRPr="009F7E2F">
        <w:rPr>
          <w:rFonts w:ascii="Calibri" w:hAnsi="Calibri"/>
        </w:rPr>
        <w:t xml:space="preserve"> in 28 countries between 2021 and 2022. </w:t>
      </w:r>
    </w:p>
    <w:p w14:paraId="59C25D1C" w14:textId="77777777" w:rsidR="00734FC8" w:rsidRPr="009F7E2F" w:rsidRDefault="00734FC8" w:rsidP="00734FC8">
      <w:pPr>
        <w:rPr>
          <w:rFonts w:ascii="Calibri" w:hAnsi="Calibri"/>
          <w:b/>
          <w:bCs/>
        </w:rPr>
      </w:pPr>
      <w:r w:rsidRPr="009F7E2F">
        <w:rPr>
          <w:rFonts w:ascii="Calibri" w:hAnsi="Calibri"/>
          <w:b/>
          <w:bCs/>
        </w:rPr>
        <w:t>Datasets</w:t>
      </w:r>
    </w:p>
    <w:p w14:paraId="107AEE91" w14:textId="392C82CC" w:rsidR="00734FC8" w:rsidRDefault="00734FC8" w:rsidP="00734FC8">
      <w:pPr>
        <w:rPr>
          <w:rFonts w:ascii="Calibri" w:hAnsi="Calibri"/>
        </w:rPr>
      </w:pPr>
      <w:r w:rsidRPr="009F7E2F">
        <w:rPr>
          <w:rFonts w:ascii="Calibri" w:hAnsi="Calibri"/>
        </w:rPr>
        <w:t>The food insecurity data was collected using the Food Insecurity Experience Scale survey module (individual-referenced module with a one-year reference period). Food security data ha</w:t>
      </w:r>
      <w:r>
        <w:rPr>
          <w:rFonts w:ascii="Calibri" w:hAnsi="Calibri"/>
        </w:rPr>
        <w:t>ve</w:t>
      </w:r>
      <w:r w:rsidRPr="009F7E2F">
        <w:rPr>
          <w:rFonts w:ascii="Calibri" w:hAnsi="Calibri"/>
        </w:rPr>
        <w:t xml:space="preserve"> been collected annually by FAO using th</w:t>
      </w:r>
      <w:r>
        <w:rPr>
          <w:rFonts w:ascii="Calibri" w:hAnsi="Calibri"/>
        </w:rPr>
        <w:t>e</w:t>
      </w:r>
      <w:r w:rsidRPr="009F7E2F">
        <w:rPr>
          <w:rFonts w:ascii="Calibri" w:hAnsi="Calibri"/>
        </w:rPr>
        <w:t xml:space="preserve"> FIES survey module since 2014 through the Gallup</w:t>
      </w:r>
      <w:r w:rsidRPr="009F7E2F">
        <w:rPr>
          <w:rFonts w:ascii="Calibri" w:hAnsi="Calibri"/>
          <w:vertAlign w:val="superscript"/>
        </w:rPr>
        <w:t>©</w:t>
      </w:r>
      <w:r w:rsidRPr="009F7E2F">
        <w:rPr>
          <w:rFonts w:ascii="Calibri" w:hAnsi="Calibri"/>
        </w:rPr>
        <w:t xml:space="preserve"> World Poll. The dietary data was collected using the Diet Quality Questionnaire, developed by the Global Diet Quality Project, a collaborative effort of Gallup</w:t>
      </w:r>
      <w:r w:rsidRPr="009F7E2F">
        <w:rPr>
          <w:rFonts w:ascii="Calibri" w:hAnsi="Calibri"/>
          <w:vertAlign w:val="superscript"/>
        </w:rPr>
        <w:t>©</w:t>
      </w:r>
      <w:r w:rsidRPr="009F7E2F">
        <w:rPr>
          <w:rFonts w:ascii="Calibri" w:hAnsi="Calibri"/>
        </w:rPr>
        <w:t>, Harvard University and the Global Alliance for Improved Nutrition.</w:t>
      </w:r>
      <w:r w:rsidRPr="009F7E2F">
        <w:rPr>
          <w:rFonts w:ascii="Calibri" w:hAnsi="Calibri"/>
        </w:rPr>
        <w:fldChar w:fldCharType="begin"/>
      </w:r>
      <w:r w:rsidR="00BA380E">
        <w:rPr>
          <w:rFonts w:ascii="Calibri" w:hAnsi="Calibri"/>
        </w:rPr>
        <w:instrText xml:space="preserve"> ADDIN ZOTERO_ITEM CSL_CITATION {"citationID":"VPOewT8b","properties":{"formattedCitation":"\\super 7\\nosupersub{}","plainCitation":"7","noteIndex":0},"citationItems":[{"id":3889,"uris":["http://zotero.org/groups/5342363/items/4A8PLDMF"],"itemData":{"id":3889,"type":"webpage","title":"Global Diet Quality Project","URL":"https://www.dietquality.org","author":[{"literal":"Global Diet Quality Project"}],"accessed":{"date-parts":[["2024",4,25]]},"issued":{"date-parts":[["2024"]]}}}],"schema":"https://github.com/citation-style-language/schema/raw/master/csl-citation.json"} </w:instrText>
      </w:r>
      <w:r w:rsidRPr="009F7E2F">
        <w:rPr>
          <w:rFonts w:ascii="Calibri" w:hAnsi="Calibri"/>
        </w:rPr>
        <w:fldChar w:fldCharType="separate"/>
      </w:r>
      <w:r w:rsidR="00BA380E" w:rsidRPr="00BA380E">
        <w:rPr>
          <w:rFonts w:ascii="Calibri" w:hAnsi="Calibri"/>
          <w:vertAlign w:val="superscript"/>
        </w:rPr>
        <w:t>7</w:t>
      </w:r>
      <w:r w:rsidRPr="009F7E2F">
        <w:rPr>
          <w:rFonts w:ascii="Calibri" w:hAnsi="Calibri"/>
        </w:rPr>
        <w:fldChar w:fldCharType="end"/>
      </w:r>
      <w:r w:rsidRPr="009F7E2F">
        <w:rPr>
          <w:rFonts w:ascii="Calibri" w:hAnsi="Calibri"/>
        </w:rPr>
        <w:t xml:space="preserve"> </w:t>
      </w:r>
      <w:r>
        <w:rPr>
          <w:rFonts w:ascii="Calibri" w:hAnsi="Calibri"/>
        </w:rPr>
        <w:t xml:space="preserve">The DQQ gathers data on intake of 29 food groups using a sentinel foods list. </w:t>
      </w:r>
      <w:r w:rsidRPr="009F7E2F">
        <w:rPr>
          <w:rFonts w:ascii="Calibri" w:hAnsi="Calibri"/>
        </w:rPr>
        <w:t xml:space="preserve">Beginning in 2021, the DQQ </w:t>
      </w:r>
      <w:r>
        <w:rPr>
          <w:rFonts w:ascii="Calibri" w:hAnsi="Calibri"/>
        </w:rPr>
        <w:t>has been</w:t>
      </w:r>
      <w:r w:rsidRPr="009F7E2F">
        <w:rPr>
          <w:rFonts w:ascii="Calibri" w:hAnsi="Calibri"/>
        </w:rPr>
        <w:t xml:space="preserve"> included in the GWP in a growing number of </w:t>
      </w:r>
      <w:r w:rsidRPr="00575C5C">
        <w:rPr>
          <w:rFonts w:ascii="Calibri" w:hAnsi="Calibri"/>
        </w:rPr>
        <w:t xml:space="preserve">countries. </w:t>
      </w:r>
    </w:p>
    <w:p w14:paraId="571ED9A9" w14:textId="77777777" w:rsidR="00734FC8" w:rsidRPr="009F7E2F" w:rsidRDefault="00734FC8" w:rsidP="00734FC8">
      <w:pPr>
        <w:rPr>
          <w:rFonts w:ascii="Calibri" w:hAnsi="Calibri"/>
        </w:rPr>
      </w:pPr>
      <w:r w:rsidRPr="009F7E2F">
        <w:rPr>
          <w:rFonts w:ascii="Calibri" w:hAnsi="Calibri"/>
        </w:rPr>
        <w:t xml:space="preserve">Only countries and data collection rounds in which both types of data were collected from the same respondents aged 15 years and </w:t>
      </w:r>
      <w:r>
        <w:rPr>
          <w:rFonts w:ascii="Calibri" w:hAnsi="Calibri"/>
        </w:rPr>
        <w:t>over</w:t>
      </w:r>
      <w:r w:rsidRPr="009F7E2F">
        <w:rPr>
          <w:rFonts w:ascii="Calibri" w:hAnsi="Calibri"/>
        </w:rPr>
        <w:t xml:space="preserve"> were </w:t>
      </w:r>
      <w:r>
        <w:rPr>
          <w:rFonts w:ascii="Calibri" w:hAnsi="Calibri"/>
        </w:rPr>
        <w:t>considered for</w:t>
      </w:r>
      <w:r w:rsidRPr="009F7E2F">
        <w:rPr>
          <w:rFonts w:ascii="Calibri" w:hAnsi="Calibri"/>
        </w:rPr>
        <w:t xml:space="preserve"> the analysis. </w:t>
      </w:r>
      <w:r>
        <w:rPr>
          <w:rFonts w:ascii="Calibri" w:hAnsi="Calibri"/>
        </w:rPr>
        <w:t>Datasets from</w:t>
      </w:r>
      <w:r w:rsidRPr="009F7E2F">
        <w:rPr>
          <w:rFonts w:ascii="Calibri" w:hAnsi="Calibri"/>
        </w:rPr>
        <w:t xml:space="preserve"> 28 countries</w:t>
      </w:r>
      <w:r>
        <w:rPr>
          <w:rFonts w:ascii="Calibri" w:hAnsi="Calibri"/>
        </w:rPr>
        <w:t xml:space="preserve"> were used, including</w:t>
      </w:r>
      <w:r w:rsidRPr="009F7E2F">
        <w:rPr>
          <w:rFonts w:ascii="Calibri" w:hAnsi="Calibri"/>
        </w:rPr>
        <w:t xml:space="preserve"> 16 countries in Africa, </w:t>
      </w:r>
      <w:r>
        <w:rPr>
          <w:rFonts w:ascii="Calibri" w:hAnsi="Calibri"/>
        </w:rPr>
        <w:t>7</w:t>
      </w:r>
      <w:r w:rsidRPr="009F7E2F">
        <w:rPr>
          <w:rFonts w:ascii="Calibri" w:hAnsi="Calibri"/>
        </w:rPr>
        <w:t xml:space="preserve"> in Asia, </w:t>
      </w:r>
      <w:r>
        <w:rPr>
          <w:rFonts w:ascii="Calibri" w:hAnsi="Calibri"/>
        </w:rPr>
        <w:t>3</w:t>
      </w:r>
      <w:r w:rsidRPr="009F7E2F">
        <w:rPr>
          <w:rFonts w:ascii="Calibri" w:hAnsi="Calibri"/>
        </w:rPr>
        <w:t xml:space="preserve"> in Latin America</w:t>
      </w:r>
      <w:r>
        <w:rPr>
          <w:rFonts w:ascii="Calibri" w:hAnsi="Calibri"/>
        </w:rPr>
        <w:t>,</w:t>
      </w:r>
      <w:r w:rsidRPr="009F7E2F">
        <w:rPr>
          <w:rFonts w:ascii="Calibri" w:hAnsi="Calibri"/>
        </w:rPr>
        <w:t xml:space="preserve"> and </w:t>
      </w:r>
      <w:r>
        <w:rPr>
          <w:rFonts w:ascii="Calibri" w:hAnsi="Calibri"/>
        </w:rPr>
        <w:t>2</w:t>
      </w:r>
      <w:r w:rsidRPr="009F7E2F">
        <w:rPr>
          <w:rFonts w:ascii="Calibri" w:hAnsi="Calibri"/>
        </w:rPr>
        <w:t xml:space="preserve"> </w:t>
      </w:r>
      <w:r>
        <w:rPr>
          <w:rFonts w:ascii="Calibri" w:hAnsi="Calibri"/>
        </w:rPr>
        <w:t>in</w:t>
      </w:r>
      <w:r w:rsidRPr="009F7E2F">
        <w:rPr>
          <w:rFonts w:ascii="Calibri" w:hAnsi="Calibri"/>
        </w:rPr>
        <w:t xml:space="preserve"> Northern America and Europe. Of these, 2</w:t>
      </w:r>
      <w:r>
        <w:rPr>
          <w:rFonts w:ascii="Calibri" w:hAnsi="Calibri"/>
        </w:rPr>
        <w:t>0</w:t>
      </w:r>
      <w:r w:rsidRPr="009F7E2F">
        <w:rPr>
          <w:rFonts w:ascii="Calibri" w:hAnsi="Calibri"/>
        </w:rPr>
        <w:t xml:space="preserve"> are low- or lower-middle-income countries and </w:t>
      </w:r>
      <w:r>
        <w:rPr>
          <w:rFonts w:ascii="Calibri" w:hAnsi="Calibri"/>
        </w:rPr>
        <w:t>8</w:t>
      </w:r>
      <w:r w:rsidRPr="009F7E2F">
        <w:rPr>
          <w:rFonts w:ascii="Calibri" w:hAnsi="Calibri"/>
        </w:rPr>
        <w:t xml:space="preserve"> are upper-middle-income or high-income countries</w:t>
      </w:r>
      <w:r>
        <w:rPr>
          <w:rFonts w:ascii="Calibri" w:hAnsi="Calibri"/>
        </w:rPr>
        <w:t>, as based on the World Bank country income classification for fiscal year 2024</w:t>
      </w:r>
      <w:r w:rsidRPr="009F7E2F">
        <w:rPr>
          <w:rFonts w:ascii="Calibri" w:hAnsi="Calibri"/>
        </w:rPr>
        <w:t xml:space="preserve">. </w:t>
      </w:r>
    </w:p>
    <w:p w14:paraId="55910FF2" w14:textId="77777777" w:rsidR="00734FC8" w:rsidRPr="009F7E2F" w:rsidRDefault="00734FC8" w:rsidP="00734FC8">
      <w:pPr>
        <w:rPr>
          <w:rFonts w:ascii="Calibri" w:hAnsi="Calibri"/>
        </w:rPr>
      </w:pPr>
      <w:r>
        <w:rPr>
          <w:rFonts w:ascii="Calibri" w:hAnsi="Calibri"/>
        </w:rPr>
        <w:t xml:space="preserve">The </w:t>
      </w:r>
      <w:r w:rsidRPr="009F7E2F">
        <w:rPr>
          <w:rFonts w:ascii="Calibri" w:hAnsi="Calibri"/>
        </w:rPr>
        <w:t>data</w:t>
      </w:r>
      <w:r>
        <w:rPr>
          <w:rFonts w:ascii="Calibri" w:hAnsi="Calibri"/>
        </w:rPr>
        <w:t xml:space="preserve"> considered in these analyses</w:t>
      </w:r>
      <w:r w:rsidRPr="009F7E2F">
        <w:rPr>
          <w:rFonts w:ascii="Calibri" w:hAnsi="Calibri"/>
        </w:rPr>
        <w:t xml:space="preserve"> were collected in the GWP in 19 countries in 2021 and </w:t>
      </w:r>
      <w:r>
        <w:rPr>
          <w:rFonts w:ascii="Calibri" w:hAnsi="Calibri"/>
        </w:rPr>
        <w:t>9</w:t>
      </w:r>
      <w:r w:rsidRPr="009F7E2F">
        <w:rPr>
          <w:rFonts w:ascii="Calibri" w:hAnsi="Calibri"/>
        </w:rPr>
        <w:t xml:space="preserve"> countries in 2022</w:t>
      </w:r>
      <w:r>
        <w:rPr>
          <w:rFonts w:ascii="Calibri" w:hAnsi="Calibri"/>
        </w:rPr>
        <w:t xml:space="preserve">. In 2021, the countries were </w:t>
      </w:r>
      <w:r w:rsidRPr="00B6236C">
        <w:rPr>
          <w:rFonts w:ascii="Calibri" w:hAnsi="Calibri"/>
        </w:rPr>
        <w:t>Benin, Bolivia</w:t>
      </w:r>
      <w:r>
        <w:rPr>
          <w:rFonts w:ascii="Calibri" w:hAnsi="Calibri"/>
        </w:rPr>
        <w:t xml:space="preserve"> (Plurinational State of)</w:t>
      </w:r>
      <w:r w:rsidRPr="00B6236C">
        <w:rPr>
          <w:rFonts w:ascii="Calibri" w:hAnsi="Calibri"/>
        </w:rPr>
        <w:t>, Burkina Faso, Cameroon, Ecuador, Egypt, Gabon, Ghana, Kenya,</w:t>
      </w:r>
      <w:r>
        <w:rPr>
          <w:rFonts w:ascii="Calibri" w:hAnsi="Calibri"/>
        </w:rPr>
        <w:t xml:space="preserve"> </w:t>
      </w:r>
      <w:r w:rsidRPr="00B6236C">
        <w:rPr>
          <w:rFonts w:ascii="Calibri" w:hAnsi="Calibri"/>
        </w:rPr>
        <w:t>Mozambique, Nigeria, Senegal, Sierra Leone, South Africa, T</w:t>
      </w:r>
      <w:r>
        <w:rPr>
          <w:rFonts w:ascii="Calibri" w:hAnsi="Calibri"/>
        </w:rPr>
        <w:t>ürkiye</w:t>
      </w:r>
      <w:r w:rsidRPr="00B6236C">
        <w:rPr>
          <w:rFonts w:ascii="Calibri" w:hAnsi="Calibri"/>
        </w:rPr>
        <w:t xml:space="preserve">, Uganda, </w:t>
      </w:r>
      <w:r>
        <w:rPr>
          <w:rFonts w:ascii="Calibri" w:hAnsi="Calibri"/>
        </w:rPr>
        <w:t xml:space="preserve">the United Republic of </w:t>
      </w:r>
      <w:r w:rsidRPr="00B6236C">
        <w:rPr>
          <w:rFonts w:ascii="Calibri" w:hAnsi="Calibri"/>
        </w:rPr>
        <w:t xml:space="preserve">Tanzania, </w:t>
      </w:r>
      <w:r>
        <w:rPr>
          <w:rFonts w:ascii="Calibri" w:hAnsi="Calibri"/>
        </w:rPr>
        <w:t xml:space="preserve">the </w:t>
      </w:r>
      <w:r w:rsidRPr="00B6236C">
        <w:rPr>
          <w:rFonts w:ascii="Calibri" w:hAnsi="Calibri"/>
        </w:rPr>
        <w:t>United States</w:t>
      </w:r>
      <w:r>
        <w:rPr>
          <w:rFonts w:ascii="Calibri" w:hAnsi="Calibri"/>
        </w:rPr>
        <w:t xml:space="preserve"> of America</w:t>
      </w:r>
      <w:r w:rsidRPr="00B6236C">
        <w:rPr>
          <w:rFonts w:ascii="Calibri" w:hAnsi="Calibri"/>
        </w:rPr>
        <w:t xml:space="preserve"> </w:t>
      </w:r>
      <w:r>
        <w:rPr>
          <w:rFonts w:ascii="Calibri" w:hAnsi="Calibri"/>
        </w:rPr>
        <w:t xml:space="preserve">and </w:t>
      </w:r>
      <w:r w:rsidRPr="00B6236C">
        <w:rPr>
          <w:rFonts w:ascii="Calibri" w:hAnsi="Calibri"/>
        </w:rPr>
        <w:t>Viet</w:t>
      </w:r>
      <w:r>
        <w:rPr>
          <w:rFonts w:ascii="Calibri" w:hAnsi="Calibri"/>
        </w:rPr>
        <w:t xml:space="preserve"> N</w:t>
      </w:r>
      <w:r w:rsidRPr="00B6236C">
        <w:rPr>
          <w:rFonts w:ascii="Calibri" w:hAnsi="Calibri"/>
        </w:rPr>
        <w:t>am</w:t>
      </w:r>
      <w:r>
        <w:rPr>
          <w:rFonts w:ascii="Calibri" w:hAnsi="Calibri"/>
        </w:rPr>
        <w:t xml:space="preserve">. In 2022, they were </w:t>
      </w:r>
      <w:r w:rsidRPr="00B6236C">
        <w:rPr>
          <w:rFonts w:ascii="Calibri" w:hAnsi="Calibri"/>
        </w:rPr>
        <w:t>Afghanistan, Albania</w:t>
      </w:r>
      <w:r>
        <w:rPr>
          <w:rFonts w:ascii="Calibri" w:hAnsi="Calibri"/>
        </w:rPr>
        <w:t xml:space="preserve">, </w:t>
      </w:r>
      <w:r w:rsidRPr="00B6236C">
        <w:rPr>
          <w:rFonts w:ascii="Calibri" w:hAnsi="Calibri"/>
        </w:rPr>
        <w:t>Armenia</w:t>
      </w:r>
      <w:r>
        <w:rPr>
          <w:rFonts w:ascii="Calibri" w:hAnsi="Calibri"/>
        </w:rPr>
        <w:t>,</w:t>
      </w:r>
      <w:r w:rsidRPr="00B6236C">
        <w:rPr>
          <w:rFonts w:ascii="Calibri" w:hAnsi="Calibri"/>
        </w:rPr>
        <w:t xml:space="preserve"> Honduras, Kyrgyzstan, Malawi</w:t>
      </w:r>
      <w:r>
        <w:rPr>
          <w:rFonts w:ascii="Calibri" w:hAnsi="Calibri"/>
        </w:rPr>
        <w:t xml:space="preserve">, </w:t>
      </w:r>
      <w:r w:rsidRPr="00B6236C">
        <w:rPr>
          <w:rFonts w:ascii="Calibri" w:hAnsi="Calibri"/>
        </w:rPr>
        <w:t>Palestine, Tunisia</w:t>
      </w:r>
      <w:r>
        <w:rPr>
          <w:rFonts w:ascii="Calibri" w:hAnsi="Calibri"/>
        </w:rPr>
        <w:t xml:space="preserve"> and</w:t>
      </w:r>
      <w:r w:rsidRPr="00B6236C">
        <w:rPr>
          <w:rFonts w:ascii="Calibri" w:hAnsi="Calibri"/>
        </w:rPr>
        <w:t xml:space="preserve"> Uzbekistan</w:t>
      </w:r>
      <w:r>
        <w:rPr>
          <w:rFonts w:ascii="Calibri" w:hAnsi="Calibri"/>
        </w:rPr>
        <w:t xml:space="preserve">.  </w:t>
      </w:r>
    </w:p>
    <w:p w14:paraId="391D91CE" w14:textId="77777777" w:rsidR="00734FC8" w:rsidRPr="009F7E2F" w:rsidRDefault="00734FC8" w:rsidP="00734FC8">
      <w:pPr>
        <w:rPr>
          <w:rFonts w:ascii="Calibri" w:hAnsi="Calibri"/>
          <w:b/>
          <w:bCs/>
        </w:rPr>
      </w:pPr>
      <w:r w:rsidRPr="009F7E2F">
        <w:rPr>
          <w:rFonts w:ascii="Calibri" w:hAnsi="Calibri"/>
          <w:b/>
          <w:bCs/>
        </w:rPr>
        <w:t>Definition of variables</w:t>
      </w:r>
    </w:p>
    <w:p w14:paraId="3E6F4BFA" w14:textId="77777777" w:rsidR="00734FC8" w:rsidRDefault="00734FC8" w:rsidP="00734FC8">
      <w:pPr>
        <w:rPr>
          <w:rFonts w:ascii="Calibri" w:hAnsi="Calibri"/>
        </w:rPr>
      </w:pPr>
      <w:r w:rsidRPr="009F7E2F">
        <w:rPr>
          <w:rFonts w:ascii="Calibri" w:hAnsi="Calibri"/>
        </w:rPr>
        <w:t>For food insecurity, a trichotomous variable was created using the respondent-level estimated probabilities of food insecurity</w:t>
      </w:r>
      <w:r>
        <w:rPr>
          <w:rFonts w:ascii="Calibri" w:hAnsi="Calibri"/>
        </w:rPr>
        <w:t>,</w:t>
      </w:r>
      <w:r w:rsidRPr="009F7E2F">
        <w:rPr>
          <w:rFonts w:ascii="Calibri" w:hAnsi="Calibri"/>
        </w:rPr>
        <w:t xml:space="preserve"> based on </w:t>
      </w:r>
      <w:r>
        <w:rPr>
          <w:rFonts w:ascii="Calibri" w:hAnsi="Calibri"/>
        </w:rPr>
        <w:t xml:space="preserve">the </w:t>
      </w:r>
      <w:r w:rsidRPr="009F7E2F">
        <w:rPr>
          <w:rFonts w:ascii="Calibri" w:hAnsi="Calibri"/>
        </w:rPr>
        <w:t>FIES</w:t>
      </w:r>
      <w:r>
        <w:rPr>
          <w:rFonts w:ascii="Calibri" w:hAnsi="Calibri"/>
        </w:rPr>
        <w:t xml:space="preserve"> global reference scale. Respondents were classified as:</w:t>
      </w:r>
    </w:p>
    <w:p w14:paraId="4EC27BE1" w14:textId="77777777" w:rsidR="00734FC8" w:rsidRDefault="00734FC8" w:rsidP="00B92C2D">
      <w:pPr>
        <w:pStyle w:val="ListParagraph"/>
        <w:numPr>
          <w:ilvl w:val="0"/>
          <w:numId w:val="15"/>
        </w:numPr>
        <w:spacing w:after="160" w:line="259" w:lineRule="auto"/>
        <w:contextualSpacing/>
        <w:jc w:val="left"/>
        <w:rPr>
          <w:rFonts w:ascii="Calibri" w:hAnsi="Calibri" w:cs="Calibri"/>
        </w:rPr>
      </w:pPr>
      <w:r w:rsidRPr="00B9736E">
        <w:rPr>
          <w:rFonts w:ascii="Calibri" w:hAnsi="Calibri" w:cs="Calibri"/>
          <w:b/>
          <w:bCs/>
        </w:rPr>
        <w:t>food secure or mildly food insecure</w:t>
      </w:r>
      <w:r>
        <w:rPr>
          <w:rFonts w:ascii="Calibri" w:hAnsi="Calibri" w:cs="Calibri"/>
        </w:rPr>
        <w:t xml:space="preserve"> i</w:t>
      </w:r>
      <w:r w:rsidRPr="009F7E2F">
        <w:rPr>
          <w:rFonts w:ascii="Calibri" w:hAnsi="Calibri" w:cs="Calibri"/>
        </w:rPr>
        <w:t xml:space="preserve">f the probability of moderate or severe food insecurity was less than </w:t>
      </w:r>
      <w:proofErr w:type="gramStart"/>
      <w:r w:rsidRPr="009F7E2F">
        <w:rPr>
          <w:rFonts w:ascii="Calibri" w:hAnsi="Calibri" w:cs="Calibri"/>
        </w:rPr>
        <w:t>0.5</w:t>
      </w:r>
      <w:r>
        <w:rPr>
          <w:rFonts w:ascii="Calibri" w:hAnsi="Calibri" w:cs="Calibri"/>
        </w:rPr>
        <w:t>;</w:t>
      </w:r>
      <w:proofErr w:type="gramEnd"/>
    </w:p>
    <w:p w14:paraId="16173A36" w14:textId="77777777" w:rsidR="00734FC8" w:rsidRDefault="00734FC8" w:rsidP="00B92C2D">
      <w:pPr>
        <w:pStyle w:val="ListParagraph"/>
        <w:numPr>
          <w:ilvl w:val="0"/>
          <w:numId w:val="15"/>
        </w:numPr>
        <w:spacing w:after="160" w:line="259" w:lineRule="auto"/>
        <w:contextualSpacing/>
        <w:jc w:val="left"/>
        <w:rPr>
          <w:rFonts w:ascii="Calibri" w:hAnsi="Calibri" w:cs="Calibri"/>
        </w:rPr>
      </w:pPr>
      <w:r w:rsidRPr="00B9736E">
        <w:rPr>
          <w:rFonts w:ascii="Calibri" w:hAnsi="Calibri" w:cs="Calibri"/>
          <w:b/>
          <w:bCs/>
        </w:rPr>
        <w:t xml:space="preserve">moderately food insecure </w:t>
      </w:r>
      <w:r>
        <w:rPr>
          <w:rFonts w:ascii="Calibri" w:hAnsi="Calibri" w:cs="Calibri"/>
        </w:rPr>
        <w:t>i</w:t>
      </w:r>
      <w:r w:rsidRPr="009F7E2F">
        <w:rPr>
          <w:rFonts w:ascii="Calibri" w:hAnsi="Calibri" w:cs="Calibri"/>
        </w:rPr>
        <w:t xml:space="preserve">f the probability of moderate or severe food insecurity was equal to or </w:t>
      </w:r>
      <w:r>
        <w:rPr>
          <w:rFonts w:ascii="Calibri" w:hAnsi="Calibri" w:cs="Calibri"/>
        </w:rPr>
        <w:t>greater</w:t>
      </w:r>
      <w:r w:rsidRPr="009F7E2F">
        <w:rPr>
          <w:rFonts w:ascii="Calibri" w:hAnsi="Calibri" w:cs="Calibri"/>
        </w:rPr>
        <w:t xml:space="preserve"> than 0.5</w:t>
      </w:r>
      <w:r>
        <w:rPr>
          <w:rFonts w:ascii="Calibri" w:hAnsi="Calibri" w:cs="Calibri"/>
        </w:rPr>
        <w:t xml:space="preserve"> and the </w:t>
      </w:r>
      <w:r w:rsidRPr="009F7E2F">
        <w:rPr>
          <w:rFonts w:ascii="Calibri" w:hAnsi="Calibri" w:cs="Calibri"/>
        </w:rPr>
        <w:t>probability of severe food insecurity was</w:t>
      </w:r>
      <w:r>
        <w:rPr>
          <w:rFonts w:ascii="Calibri" w:hAnsi="Calibri" w:cs="Calibri"/>
        </w:rPr>
        <w:t xml:space="preserve"> less than </w:t>
      </w:r>
      <w:proofErr w:type="gramStart"/>
      <w:r>
        <w:rPr>
          <w:rFonts w:ascii="Calibri" w:hAnsi="Calibri" w:cs="Calibri"/>
        </w:rPr>
        <w:t>0.5;</w:t>
      </w:r>
      <w:proofErr w:type="gramEnd"/>
    </w:p>
    <w:p w14:paraId="1420EA6F" w14:textId="77777777" w:rsidR="00734FC8" w:rsidRPr="00B9736E" w:rsidRDefault="00734FC8" w:rsidP="00B92C2D">
      <w:pPr>
        <w:pStyle w:val="ListParagraph"/>
        <w:numPr>
          <w:ilvl w:val="0"/>
          <w:numId w:val="15"/>
        </w:numPr>
        <w:spacing w:after="160" w:line="259" w:lineRule="auto"/>
        <w:contextualSpacing/>
        <w:jc w:val="left"/>
        <w:rPr>
          <w:rFonts w:ascii="Calibri" w:hAnsi="Calibri" w:cs="Calibri"/>
        </w:rPr>
      </w:pPr>
      <w:r w:rsidRPr="00B9736E">
        <w:rPr>
          <w:rFonts w:ascii="Calibri" w:hAnsi="Calibri" w:cs="Calibri"/>
          <w:b/>
          <w:bCs/>
        </w:rPr>
        <w:t>severely food insecure</w:t>
      </w:r>
      <w:r>
        <w:rPr>
          <w:rFonts w:ascii="Calibri" w:hAnsi="Calibri" w:cs="Calibri"/>
        </w:rPr>
        <w:t xml:space="preserve"> </w:t>
      </w:r>
      <w:r w:rsidRPr="009F7E2F">
        <w:rPr>
          <w:rFonts w:ascii="Calibri" w:hAnsi="Calibri" w:cs="Calibri"/>
        </w:rPr>
        <w:t>if the probability of severe food insecurity was equal to or greater than 0.5</w:t>
      </w:r>
      <w:r>
        <w:rPr>
          <w:rFonts w:ascii="Calibri" w:hAnsi="Calibri" w:cs="Calibri"/>
        </w:rPr>
        <w:t>.</w:t>
      </w:r>
    </w:p>
    <w:p w14:paraId="4DCE5C5F" w14:textId="77777777" w:rsidR="00734FC8" w:rsidRPr="009F7E2F" w:rsidRDefault="00734FC8" w:rsidP="00734FC8">
      <w:pPr>
        <w:rPr>
          <w:rFonts w:ascii="Calibri" w:hAnsi="Calibri"/>
        </w:rPr>
      </w:pPr>
      <w:r w:rsidRPr="009F7E2F">
        <w:rPr>
          <w:rFonts w:ascii="Calibri" w:hAnsi="Calibri"/>
        </w:rPr>
        <w:t xml:space="preserve">The following </w:t>
      </w:r>
      <w:r>
        <w:rPr>
          <w:rFonts w:ascii="Calibri" w:hAnsi="Calibri"/>
        </w:rPr>
        <w:t>metrics for the properties of a healthy diet,</w:t>
      </w:r>
      <w:r w:rsidRPr="009F7E2F">
        <w:rPr>
          <w:rFonts w:ascii="Calibri" w:hAnsi="Calibri"/>
        </w:rPr>
        <w:t xml:space="preserve"> derived from the DQQ</w:t>
      </w:r>
      <w:r>
        <w:rPr>
          <w:rFonts w:ascii="Calibri" w:hAnsi="Calibri"/>
        </w:rPr>
        <w:t>,</w:t>
      </w:r>
      <w:r w:rsidRPr="009F7E2F">
        <w:rPr>
          <w:rFonts w:ascii="Calibri" w:hAnsi="Calibri"/>
        </w:rPr>
        <w:t xml:space="preserve"> were considered:</w:t>
      </w:r>
    </w:p>
    <w:p w14:paraId="00BA7D43" w14:textId="77777777" w:rsidR="00734FC8" w:rsidRPr="00DF6D4C" w:rsidRDefault="00734FC8" w:rsidP="00B92C2D">
      <w:pPr>
        <w:pStyle w:val="ListParagraph"/>
        <w:numPr>
          <w:ilvl w:val="0"/>
          <w:numId w:val="16"/>
        </w:numPr>
        <w:rPr>
          <w:rFonts w:ascii="Calibri" w:hAnsi="Calibri"/>
        </w:rPr>
      </w:pPr>
      <w:r w:rsidRPr="00DF6D4C">
        <w:rPr>
          <w:rFonts w:ascii="Calibri" w:hAnsi="Calibri"/>
        </w:rPr>
        <w:t xml:space="preserve">Minimum Dietary Diversity for Women (MDD-W), computed only for women 15 to 49 years of age: </w:t>
      </w:r>
      <w:r w:rsidRPr="00DF6D4C">
        <w:t>equal</w:t>
      </w:r>
      <w:r w:rsidRPr="00DF6D4C">
        <w:rPr>
          <w:rFonts w:ascii="Calibri" w:hAnsi="Calibri"/>
        </w:rPr>
        <w:t xml:space="preserve"> to one if the woman </w:t>
      </w:r>
      <w:r>
        <w:rPr>
          <w:rFonts w:ascii="Calibri" w:hAnsi="Calibri"/>
        </w:rPr>
        <w:t xml:space="preserve">had </w:t>
      </w:r>
      <w:r w:rsidRPr="00DF6D4C">
        <w:rPr>
          <w:rFonts w:ascii="Calibri" w:hAnsi="Calibri"/>
        </w:rPr>
        <w:t>consumed foods from at least 5 out of 10 listed food groups</w:t>
      </w:r>
      <w:r w:rsidRPr="00CB4674">
        <w:rPr>
          <w:rStyle w:val="FootnoteReference"/>
        </w:rPr>
        <w:footnoteReference w:id="2"/>
      </w:r>
      <w:r w:rsidRPr="00DF6D4C">
        <w:rPr>
          <w:rFonts w:ascii="Calibri" w:hAnsi="Calibri"/>
        </w:rPr>
        <w:t xml:space="preserve"> </w:t>
      </w:r>
      <w:r w:rsidRPr="00DF6D4C">
        <w:rPr>
          <w:rFonts w:ascii="Calibri" w:hAnsi="Calibri"/>
        </w:rPr>
        <w:lastRenderedPageBreak/>
        <w:t>(indicating a minimally acceptable level of dietary diversity) during the 24 hours preceding the interview, and zero otherwise</w:t>
      </w:r>
      <w:r>
        <w:rPr>
          <w:rFonts w:ascii="Calibri" w:hAnsi="Calibri"/>
        </w:rPr>
        <w:t>.</w:t>
      </w:r>
      <w:r w:rsidRPr="00DF6D4C">
        <w:rPr>
          <w:rFonts w:ascii="Calibri" w:hAnsi="Calibri"/>
        </w:rPr>
        <w:t xml:space="preserve"> </w:t>
      </w:r>
    </w:p>
    <w:p w14:paraId="0D64112A" w14:textId="77777777" w:rsidR="00734FC8" w:rsidRPr="00DF6D4C" w:rsidRDefault="00734FC8" w:rsidP="00B92C2D">
      <w:pPr>
        <w:pStyle w:val="ListParagraph"/>
        <w:numPr>
          <w:ilvl w:val="0"/>
          <w:numId w:val="16"/>
        </w:numPr>
        <w:rPr>
          <w:rFonts w:ascii="Calibri" w:hAnsi="Calibri"/>
        </w:rPr>
      </w:pPr>
      <w:r w:rsidRPr="00DF6D4C">
        <w:rPr>
          <w:rFonts w:ascii="Calibri" w:hAnsi="Calibri"/>
        </w:rPr>
        <w:t xml:space="preserve">Zero </w:t>
      </w:r>
      <w:r>
        <w:rPr>
          <w:rFonts w:ascii="Calibri" w:hAnsi="Calibri"/>
        </w:rPr>
        <w:t xml:space="preserve">vegetable or </w:t>
      </w:r>
      <w:r w:rsidRPr="00DF6D4C">
        <w:rPr>
          <w:rFonts w:ascii="Calibri" w:hAnsi="Calibri"/>
        </w:rPr>
        <w:t>fruit (Z</w:t>
      </w:r>
      <w:r>
        <w:rPr>
          <w:rFonts w:ascii="Calibri" w:hAnsi="Calibri"/>
        </w:rPr>
        <w:t>V</w:t>
      </w:r>
      <w:r w:rsidRPr="00DF6D4C">
        <w:rPr>
          <w:rFonts w:ascii="Calibri" w:hAnsi="Calibri"/>
        </w:rPr>
        <w:t xml:space="preserve">F), computed for all respondents: equal to one if the respondent had </w:t>
      </w:r>
      <w:r w:rsidRPr="00DF6D4C">
        <w:t>not</w:t>
      </w:r>
      <w:r w:rsidRPr="00DF6D4C">
        <w:rPr>
          <w:rFonts w:ascii="Calibri" w:hAnsi="Calibri"/>
        </w:rPr>
        <w:t xml:space="preserve"> consumed any fruits or vegetables during the 24 hours preceding the interview, and zero otherwise</w:t>
      </w:r>
      <w:r>
        <w:rPr>
          <w:rFonts w:ascii="Calibri" w:hAnsi="Calibri"/>
        </w:rPr>
        <w:t>.</w:t>
      </w:r>
    </w:p>
    <w:p w14:paraId="52F336F9" w14:textId="77777777" w:rsidR="00734FC8" w:rsidRPr="00DF6D4C" w:rsidRDefault="00734FC8" w:rsidP="00B92C2D">
      <w:pPr>
        <w:pStyle w:val="ListParagraph"/>
        <w:numPr>
          <w:ilvl w:val="0"/>
          <w:numId w:val="16"/>
        </w:numPr>
        <w:rPr>
          <w:rFonts w:ascii="Calibri" w:hAnsi="Calibri"/>
        </w:rPr>
      </w:pPr>
      <w:r w:rsidRPr="00DF6D4C">
        <w:rPr>
          <w:rFonts w:ascii="Calibri" w:hAnsi="Calibri"/>
        </w:rPr>
        <w:t xml:space="preserve">Animal-source food (ASF), computed for </w:t>
      </w:r>
      <w:r w:rsidRPr="00DF6D4C">
        <w:t>all</w:t>
      </w:r>
      <w:r w:rsidRPr="00DF6D4C">
        <w:rPr>
          <w:rFonts w:ascii="Calibri" w:hAnsi="Calibri"/>
        </w:rPr>
        <w:t xml:space="preserve"> respondents: equal to one if the respondent had consumed at least one animal-source food during the 24 hours preceding the interview, and zero otherwise</w:t>
      </w:r>
      <w:r>
        <w:rPr>
          <w:rFonts w:ascii="Calibri" w:hAnsi="Calibri"/>
        </w:rPr>
        <w:t>.</w:t>
      </w:r>
    </w:p>
    <w:p w14:paraId="5790D512" w14:textId="77777777" w:rsidR="00734FC8" w:rsidRPr="00DF6D4C" w:rsidRDefault="00734FC8" w:rsidP="00B92C2D">
      <w:pPr>
        <w:pStyle w:val="ListParagraph"/>
        <w:numPr>
          <w:ilvl w:val="0"/>
          <w:numId w:val="16"/>
        </w:numPr>
        <w:rPr>
          <w:rFonts w:ascii="Calibri" w:hAnsi="Calibri"/>
        </w:rPr>
      </w:pPr>
      <w:r w:rsidRPr="00DF6D4C">
        <w:rPr>
          <w:rFonts w:ascii="Calibri" w:hAnsi="Calibri"/>
        </w:rPr>
        <w:t>NCD-Protect score, computed for all respondents: ranging from 0 to 9, based on intake of foods from nine food groups</w:t>
      </w:r>
      <w:r w:rsidRPr="00CB4674">
        <w:rPr>
          <w:rStyle w:val="FootnoteReference"/>
        </w:rPr>
        <w:footnoteReference w:id="3"/>
      </w:r>
      <w:r w:rsidRPr="00DF6D4C">
        <w:rPr>
          <w:rFonts w:ascii="Calibri" w:hAnsi="Calibri"/>
        </w:rPr>
        <w:t xml:space="preserve"> composed of foods containing dietary factors that are protective against NCDs. A </w:t>
      </w:r>
      <w:r w:rsidRPr="00DF6D4C">
        <w:t>higher</w:t>
      </w:r>
      <w:r w:rsidRPr="00DF6D4C">
        <w:rPr>
          <w:rFonts w:ascii="Calibri" w:hAnsi="Calibri"/>
        </w:rPr>
        <w:t xml:space="preserve"> score indicates inclusion of more health-promoting foods in the diet.</w:t>
      </w:r>
    </w:p>
    <w:p w14:paraId="6A4AF744" w14:textId="77777777" w:rsidR="00734FC8" w:rsidRPr="00DF6D4C" w:rsidRDefault="00734FC8" w:rsidP="00B92C2D">
      <w:pPr>
        <w:pStyle w:val="ListParagraph"/>
        <w:numPr>
          <w:ilvl w:val="0"/>
          <w:numId w:val="16"/>
        </w:numPr>
        <w:rPr>
          <w:rFonts w:ascii="Calibri" w:hAnsi="Calibri"/>
        </w:rPr>
      </w:pPr>
      <w:r w:rsidRPr="00DF6D4C">
        <w:rPr>
          <w:rFonts w:ascii="Calibri" w:hAnsi="Calibri"/>
        </w:rPr>
        <w:t>NCD-Risk score, computed for all respondents: ranging from 0 to 9 based on intake of foods from eight food groups</w:t>
      </w:r>
      <w:r w:rsidRPr="00CB4674">
        <w:rPr>
          <w:rStyle w:val="FootnoteReference"/>
        </w:rPr>
        <w:footnoteReference w:id="4"/>
      </w:r>
      <w:r w:rsidRPr="00DF6D4C">
        <w:rPr>
          <w:rFonts w:ascii="Calibri" w:hAnsi="Calibri"/>
        </w:rPr>
        <w:t xml:space="preserve"> containing dietary components that </w:t>
      </w:r>
      <w:r w:rsidRPr="00DF6D4C">
        <w:t>should</w:t>
      </w:r>
      <w:r w:rsidRPr="00DF6D4C">
        <w:rPr>
          <w:rFonts w:ascii="Calibri" w:hAnsi="Calibri"/>
        </w:rPr>
        <w:t xml:space="preserve"> be limited or avoided as per global dietary recommendations. A higher score reflects higher consumption of foods and drinks to avoid or limit. </w:t>
      </w:r>
    </w:p>
    <w:p w14:paraId="58FCE2D7" w14:textId="77777777" w:rsidR="00734FC8" w:rsidRPr="009F7E2F" w:rsidRDefault="00734FC8" w:rsidP="00734FC8">
      <w:pPr>
        <w:rPr>
          <w:rFonts w:ascii="Calibri" w:hAnsi="Calibri"/>
          <w:b/>
          <w:bCs/>
        </w:rPr>
      </w:pPr>
      <w:r w:rsidRPr="009F7E2F">
        <w:rPr>
          <w:rFonts w:ascii="Calibri" w:hAnsi="Calibri"/>
          <w:b/>
          <w:bCs/>
        </w:rPr>
        <w:t>Analysis</w:t>
      </w:r>
    </w:p>
    <w:p w14:paraId="78972499" w14:textId="77777777" w:rsidR="00734FC8" w:rsidRPr="009F7E2F" w:rsidRDefault="00734FC8" w:rsidP="00734FC8">
      <w:pPr>
        <w:rPr>
          <w:rFonts w:ascii="Calibri" w:hAnsi="Calibri"/>
        </w:rPr>
      </w:pPr>
      <w:r w:rsidRPr="009F7E2F">
        <w:rPr>
          <w:rFonts w:ascii="Calibri" w:hAnsi="Calibri"/>
        </w:rPr>
        <w:t>To study the association between food insecurity and properties of a healthy diet, all the data w</w:t>
      </w:r>
      <w:r>
        <w:rPr>
          <w:rFonts w:ascii="Calibri" w:hAnsi="Calibri"/>
        </w:rPr>
        <w:t>ere</w:t>
      </w:r>
      <w:r w:rsidRPr="009F7E2F">
        <w:rPr>
          <w:rFonts w:ascii="Calibri" w:hAnsi="Calibri"/>
        </w:rPr>
        <w:t xml:space="preserve"> pooled, and two </w:t>
      </w:r>
      <w:r>
        <w:rPr>
          <w:rFonts w:ascii="Calibri" w:hAnsi="Calibri"/>
        </w:rPr>
        <w:t>distinct</w:t>
      </w:r>
      <w:r w:rsidRPr="009F7E2F">
        <w:rPr>
          <w:rFonts w:ascii="Calibri" w:hAnsi="Calibri"/>
        </w:rPr>
        <w:t xml:space="preserve"> analys</w:t>
      </w:r>
      <w:r>
        <w:rPr>
          <w:rFonts w:ascii="Calibri" w:hAnsi="Calibri"/>
        </w:rPr>
        <w:t>e</w:t>
      </w:r>
      <w:r w:rsidRPr="009F7E2F">
        <w:rPr>
          <w:rFonts w:ascii="Calibri" w:hAnsi="Calibri"/>
        </w:rPr>
        <w:t xml:space="preserve">s were conducted: </w:t>
      </w:r>
    </w:p>
    <w:p w14:paraId="59640142" w14:textId="77777777" w:rsidR="00734FC8" w:rsidRPr="00DF6D4C" w:rsidRDefault="00734FC8" w:rsidP="00B92C2D">
      <w:pPr>
        <w:pStyle w:val="ListParagraph"/>
        <w:numPr>
          <w:ilvl w:val="0"/>
          <w:numId w:val="14"/>
        </w:numPr>
        <w:rPr>
          <w:rFonts w:ascii="Calibri" w:hAnsi="Calibri"/>
        </w:rPr>
      </w:pPr>
      <w:r w:rsidRPr="00DF6D4C">
        <w:rPr>
          <w:rFonts w:ascii="Calibri" w:hAnsi="Calibri"/>
        </w:rPr>
        <w:t xml:space="preserve">Associations between food insecurity severity and adherence to properties of a healthy diet were </w:t>
      </w:r>
      <w:r w:rsidRPr="00DF6D4C">
        <w:t>studied</w:t>
      </w:r>
      <w:r w:rsidRPr="00DF6D4C">
        <w:rPr>
          <w:rFonts w:ascii="Calibri" w:hAnsi="Calibri"/>
        </w:rPr>
        <w:t xml:space="preserve"> by computing each of the following according to three categories of food insecurity (food secure/mildly food insecure; moderately food insecure; severely food insecure): </w:t>
      </w:r>
    </w:p>
    <w:p w14:paraId="6C912E98" w14:textId="77777777" w:rsidR="00734FC8" w:rsidRPr="00DF6D4C" w:rsidRDefault="00734FC8" w:rsidP="00B92C2D">
      <w:pPr>
        <w:pStyle w:val="ListParagraph"/>
        <w:numPr>
          <w:ilvl w:val="1"/>
          <w:numId w:val="17"/>
        </w:numPr>
        <w:ind w:left="709"/>
      </w:pPr>
      <w:r>
        <w:t>t</w:t>
      </w:r>
      <w:r w:rsidRPr="00DF6D4C">
        <w:t>he weighted proportion of women aged 15 to 49 years achieving MDD-</w:t>
      </w:r>
      <w:proofErr w:type="gramStart"/>
      <w:r w:rsidRPr="00DF6D4C">
        <w:t>W;</w:t>
      </w:r>
      <w:proofErr w:type="gramEnd"/>
    </w:p>
    <w:p w14:paraId="18B57375" w14:textId="77777777" w:rsidR="00734FC8" w:rsidRPr="00DF6D4C" w:rsidRDefault="00734FC8" w:rsidP="00B92C2D">
      <w:pPr>
        <w:pStyle w:val="ListParagraph"/>
        <w:numPr>
          <w:ilvl w:val="1"/>
          <w:numId w:val="17"/>
        </w:numPr>
        <w:ind w:left="709"/>
      </w:pPr>
      <w:r>
        <w:t>t</w:t>
      </w:r>
      <w:r w:rsidRPr="00DF6D4C">
        <w:t xml:space="preserve">he weighted proportion of all respondents consuming </w:t>
      </w:r>
      <w:proofErr w:type="gramStart"/>
      <w:r w:rsidRPr="00DF6D4C">
        <w:t>Z</w:t>
      </w:r>
      <w:r>
        <w:t>V</w:t>
      </w:r>
      <w:r w:rsidRPr="00DF6D4C">
        <w:t>F;</w:t>
      </w:r>
      <w:proofErr w:type="gramEnd"/>
    </w:p>
    <w:p w14:paraId="041B1B1C" w14:textId="77777777" w:rsidR="00734FC8" w:rsidRPr="00DF6D4C" w:rsidRDefault="00734FC8" w:rsidP="00B92C2D">
      <w:pPr>
        <w:pStyle w:val="ListParagraph"/>
        <w:numPr>
          <w:ilvl w:val="1"/>
          <w:numId w:val="17"/>
        </w:numPr>
        <w:ind w:left="709"/>
      </w:pPr>
      <w:r>
        <w:t>t</w:t>
      </w:r>
      <w:r w:rsidRPr="00DF6D4C">
        <w:t xml:space="preserve">he weighted proportion of all respondents who consumed any </w:t>
      </w:r>
      <w:proofErr w:type="gramStart"/>
      <w:r w:rsidRPr="00DF6D4C">
        <w:t>ASF;</w:t>
      </w:r>
      <w:proofErr w:type="gramEnd"/>
    </w:p>
    <w:p w14:paraId="1EEBBF37" w14:textId="77777777" w:rsidR="00734FC8" w:rsidRPr="00DF6D4C" w:rsidRDefault="00734FC8" w:rsidP="00B92C2D">
      <w:pPr>
        <w:pStyle w:val="ListParagraph"/>
        <w:numPr>
          <w:ilvl w:val="1"/>
          <w:numId w:val="17"/>
        </w:numPr>
        <w:ind w:left="709"/>
      </w:pPr>
      <w:r>
        <w:t>t</w:t>
      </w:r>
      <w:r w:rsidRPr="00DF6D4C">
        <w:t xml:space="preserve">he weighted average of NCD-Protect </w:t>
      </w:r>
      <w:proofErr w:type="gramStart"/>
      <w:r w:rsidRPr="00DF6D4C">
        <w:t>score;</w:t>
      </w:r>
      <w:proofErr w:type="gramEnd"/>
    </w:p>
    <w:p w14:paraId="551363BE" w14:textId="77777777" w:rsidR="00734FC8" w:rsidRPr="00DF6D4C" w:rsidRDefault="00734FC8" w:rsidP="00B92C2D">
      <w:pPr>
        <w:pStyle w:val="ListParagraph"/>
        <w:numPr>
          <w:ilvl w:val="1"/>
          <w:numId w:val="17"/>
        </w:numPr>
        <w:ind w:left="709"/>
      </w:pPr>
      <w:r>
        <w:t>t</w:t>
      </w:r>
      <w:r w:rsidRPr="00DF6D4C">
        <w:t>he weighted average of NCD-Risk score.</w:t>
      </w:r>
    </w:p>
    <w:p w14:paraId="63E643CB" w14:textId="77777777" w:rsidR="00734FC8" w:rsidRPr="009F7E2F" w:rsidRDefault="00734FC8" w:rsidP="00B92C2D">
      <w:pPr>
        <w:pStyle w:val="ListParagraph"/>
        <w:numPr>
          <w:ilvl w:val="0"/>
          <w:numId w:val="14"/>
        </w:numPr>
        <w:spacing w:after="160" w:line="259" w:lineRule="auto"/>
        <w:contextualSpacing/>
        <w:jc w:val="left"/>
        <w:rPr>
          <w:rFonts w:ascii="Calibri" w:hAnsi="Calibri" w:cs="Calibri"/>
        </w:rPr>
      </w:pPr>
      <w:r w:rsidRPr="009F7E2F">
        <w:rPr>
          <w:rFonts w:ascii="Calibri" w:hAnsi="Calibri" w:cs="Calibri"/>
        </w:rPr>
        <w:t xml:space="preserve">Regression models, to </w:t>
      </w:r>
      <w:r>
        <w:rPr>
          <w:rFonts w:ascii="Calibri" w:hAnsi="Calibri" w:cs="Calibri"/>
        </w:rPr>
        <w:t>account</w:t>
      </w:r>
      <w:r w:rsidRPr="009F7E2F">
        <w:rPr>
          <w:rFonts w:ascii="Calibri" w:hAnsi="Calibri" w:cs="Calibri"/>
        </w:rPr>
        <w:t xml:space="preserve"> for potential confounding effects:</w:t>
      </w:r>
    </w:p>
    <w:p w14:paraId="13C39F6F" w14:textId="77777777" w:rsidR="00734FC8" w:rsidRPr="009F7E2F" w:rsidRDefault="00734FC8" w:rsidP="00B92C2D">
      <w:pPr>
        <w:pStyle w:val="ListParagraph"/>
        <w:numPr>
          <w:ilvl w:val="1"/>
          <w:numId w:val="17"/>
        </w:numPr>
        <w:ind w:left="709"/>
        <w:rPr>
          <w:rFonts w:ascii="Calibri" w:hAnsi="Calibri" w:cs="Calibri"/>
        </w:rPr>
      </w:pPr>
      <w:r w:rsidRPr="009F7E2F">
        <w:rPr>
          <w:rFonts w:ascii="Calibri" w:hAnsi="Calibri" w:cs="Calibri"/>
        </w:rPr>
        <w:t>Separate logit regression models</w:t>
      </w:r>
      <w:r>
        <w:rPr>
          <w:rFonts w:ascii="Calibri" w:hAnsi="Calibri" w:cs="Calibri"/>
        </w:rPr>
        <w:t xml:space="preserve"> were estimated</w:t>
      </w:r>
      <w:r w:rsidRPr="009F7E2F">
        <w:rPr>
          <w:rFonts w:ascii="Calibri" w:hAnsi="Calibri" w:cs="Calibri"/>
        </w:rPr>
        <w:t xml:space="preserve"> </w:t>
      </w:r>
      <w:r>
        <w:rPr>
          <w:rFonts w:ascii="Calibri" w:hAnsi="Calibri" w:cs="Calibri"/>
        </w:rPr>
        <w:t>using</w:t>
      </w:r>
      <w:r w:rsidRPr="009F7E2F">
        <w:rPr>
          <w:rFonts w:ascii="Calibri" w:hAnsi="Calibri" w:cs="Calibri"/>
        </w:rPr>
        <w:t xml:space="preserve"> MDD-W, Z</w:t>
      </w:r>
      <w:r>
        <w:rPr>
          <w:rFonts w:ascii="Calibri" w:hAnsi="Calibri" w:cs="Calibri"/>
        </w:rPr>
        <w:t>V</w:t>
      </w:r>
      <w:r w:rsidRPr="009F7E2F">
        <w:rPr>
          <w:rFonts w:ascii="Calibri" w:hAnsi="Calibri" w:cs="Calibri"/>
        </w:rPr>
        <w:t>F, ASF (all binary indicators) as dependent variables</w:t>
      </w:r>
      <w:r>
        <w:rPr>
          <w:rFonts w:ascii="Calibri" w:hAnsi="Calibri" w:cs="Calibri"/>
        </w:rPr>
        <w:t xml:space="preserve"> and </w:t>
      </w:r>
      <w:r w:rsidRPr="009F7E2F">
        <w:rPr>
          <w:rFonts w:ascii="Calibri" w:hAnsi="Calibri" w:cs="Calibri"/>
        </w:rPr>
        <w:t>food</w:t>
      </w:r>
      <w:r>
        <w:rPr>
          <w:rFonts w:ascii="Calibri" w:hAnsi="Calibri" w:cs="Calibri"/>
        </w:rPr>
        <w:t xml:space="preserve"> </w:t>
      </w:r>
      <w:r w:rsidRPr="009F7E2F">
        <w:rPr>
          <w:rFonts w:ascii="Calibri" w:hAnsi="Calibri" w:cs="Calibri"/>
        </w:rPr>
        <w:t>insecurity status</w:t>
      </w:r>
      <w:r>
        <w:rPr>
          <w:rFonts w:ascii="Calibri" w:hAnsi="Calibri" w:cs="Calibri"/>
        </w:rPr>
        <w:t xml:space="preserve"> as the independent variable</w:t>
      </w:r>
      <w:r w:rsidRPr="009F7E2F">
        <w:rPr>
          <w:rFonts w:ascii="Calibri" w:hAnsi="Calibri" w:cs="Calibri"/>
        </w:rPr>
        <w:t>,</w:t>
      </w:r>
      <w:r>
        <w:rPr>
          <w:rFonts w:ascii="Calibri" w:hAnsi="Calibri" w:cs="Calibri"/>
        </w:rPr>
        <w:t xml:space="preserve"> along with </w:t>
      </w:r>
      <w:r w:rsidRPr="004C69BC">
        <w:t>income</w:t>
      </w:r>
      <w:r w:rsidRPr="009F7E2F">
        <w:rPr>
          <w:rFonts w:ascii="Calibri" w:hAnsi="Calibri" w:cs="Calibri"/>
        </w:rPr>
        <w:t xml:space="preserve"> quintile</w:t>
      </w:r>
      <w:r>
        <w:rPr>
          <w:rFonts w:ascii="Calibri" w:hAnsi="Calibri" w:cs="Calibri"/>
        </w:rPr>
        <w:t>s</w:t>
      </w:r>
      <w:r w:rsidRPr="009F7E2F">
        <w:rPr>
          <w:rFonts w:ascii="Calibri" w:hAnsi="Calibri" w:cs="Calibri"/>
        </w:rPr>
        <w:t xml:space="preserve">, education, sex, country and urban/rural residence of the respondent </w:t>
      </w:r>
      <w:r>
        <w:rPr>
          <w:rFonts w:ascii="Calibri" w:hAnsi="Calibri" w:cs="Calibri"/>
        </w:rPr>
        <w:t xml:space="preserve">considered </w:t>
      </w:r>
      <w:r w:rsidRPr="009F7E2F">
        <w:rPr>
          <w:rFonts w:ascii="Calibri" w:hAnsi="Calibri" w:cs="Calibri"/>
        </w:rPr>
        <w:t xml:space="preserve">as </w:t>
      </w:r>
      <w:r>
        <w:rPr>
          <w:rFonts w:ascii="Calibri" w:hAnsi="Calibri" w:cs="Calibri"/>
        </w:rPr>
        <w:t>potential confounding variables</w:t>
      </w:r>
      <w:r w:rsidRPr="009F7E2F">
        <w:rPr>
          <w:rFonts w:ascii="Calibri" w:hAnsi="Calibri" w:cs="Calibri"/>
        </w:rPr>
        <w:t xml:space="preserve">. </w:t>
      </w:r>
    </w:p>
    <w:p w14:paraId="52C83340" w14:textId="77777777" w:rsidR="00734FC8" w:rsidRPr="009F7E2F" w:rsidRDefault="00734FC8" w:rsidP="00B92C2D">
      <w:pPr>
        <w:pStyle w:val="ListParagraph"/>
        <w:numPr>
          <w:ilvl w:val="1"/>
          <w:numId w:val="17"/>
        </w:numPr>
        <w:ind w:left="709"/>
        <w:rPr>
          <w:rFonts w:ascii="Calibri" w:hAnsi="Calibri" w:cs="Calibri"/>
        </w:rPr>
      </w:pPr>
      <w:r w:rsidRPr="009F7E2F">
        <w:rPr>
          <w:rFonts w:ascii="Calibri" w:hAnsi="Calibri" w:cs="Calibri"/>
        </w:rPr>
        <w:t>Separate ordered logit regression models</w:t>
      </w:r>
      <w:r>
        <w:rPr>
          <w:rFonts w:ascii="Calibri" w:hAnsi="Calibri" w:cs="Calibri"/>
        </w:rPr>
        <w:t xml:space="preserve"> were estimated</w:t>
      </w:r>
      <w:r w:rsidRPr="009F7E2F">
        <w:rPr>
          <w:rFonts w:ascii="Calibri" w:hAnsi="Calibri" w:cs="Calibri"/>
        </w:rPr>
        <w:t xml:space="preserve"> </w:t>
      </w:r>
      <w:r>
        <w:rPr>
          <w:rFonts w:ascii="Calibri" w:hAnsi="Calibri" w:cs="Calibri"/>
        </w:rPr>
        <w:t>using</w:t>
      </w:r>
      <w:r w:rsidRPr="009F7E2F">
        <w:rPr>
          <w:rFonts w:ascii="Calibri" w:hAnsi="Calibri" w:cs="Calibri"/>
        </w:rPr>
        <w:t xml:space="preserve"> NCD-</w:t>
      </w:r>
      <w:r>
        <w:rPr>
          <w:rFonts w:ascii="Calibri" w:hAnsi="Calibri" w:cs="Calibri"/>
        </w:rPr>
        <w:t>R</w:t>
      </w:r>
      <w:r w:rsidRPr="009F7E2F">
        <w:rPr>
          <w:rFonts w:ascii="Calibri" w:hAnsi="Calibri" w:cs="Calibri"/>
        </w:rPr>
        <w:t>isk and NCD-</w:t>
      </w:r>
      <w:r>
        <w:rPr>
          <w:rFonts w:ascii="Calibri" w:hAnsi="Calibri" w:cs="Calibri"/>
        </w:rPr>
        <w:t>P</w:t>
      </w:r>
      <w:r w:rsidRPr="009F7E2F">
        <w:rPr>
          <w:rFonts w:ascii="Calibri" w:hAnsi="Calibri" w:cs="Calibri"/>
        </w:rPr>
        <w:t>rotect (</w:t>
      </w:r>
      <w:r w:rsidRPr="004C69BC">
        <w:t>considered</w:t>
      </w:r>
      <w:r w:rsidRPr="009F7E2F">
        <w:rPr>
          <w:rFonts w:ascii="Calibri" w:hAnsi="Calibri" w:cs="Calibri"/>
        </w:rPr>
        <w:t xml:space="preserve"> as ordinal</w:t>
      </w:r>
      <w:r>
        <w:rPr>
          <w:rFonts w:ascii="Calibri" w:hAnsi="Calibri" w:cs="Calibri"/>
        </w:rPr>
        <w:t xml:space="preserve"> nominal</w:t>
      </w:r>
      <w:r w:rsidRPr="009F7E2F">
        <w:rPr>
          <w:rFonts w:ascii="Calibri" w:hAnsi="Calibri" w:cs="Calibri"/>
        </w:rPr>
        <w:t xml:space="preserve"> variables) as dependent variables, and the same set of independent </w:t>
      </w:r>
      <w:r>
        <w:rPr>
          <w:rFonts w:ascii="Calibri" w:hAnsi="Calibri" w:cs="Calibri"/>
        </w:rPr>
        <w:t xml:space="preserve">and potential confounding </w:t>
      </w:r>
      <w:r w:rsidRPr="009F7E2F">
        <w:rPr>
          <w:rFonts w:ascii="Calibri" w:hAnsi="Calibri" w:cs="Calibri"/>
        </w:rPr>
        <w:t xml:space="preserve">variables described </w:t>
      </w:r>
      <w:r>
        <w:rPr>
          <w:rFonts w:ascii="Calibri" w:hAnsi="Calibri" w:cs="Calibri"/>
        </w:rPr>
        <w:t>in</w:t>
      </w:r>
      <w:r w:rsidRPr="009F7E2F">
        <w:rPr>
          <w:rFonts w:ascii="Calibri" w:hAnsi="Calibri" w:cs="Calibri"/>
        </w:rPr>
        <w:t xml:space="preserve"> the point above.</w:t>
      </w:r>
    </w:p>
    <w:p w14:paraId="6562F47E" w14:textId="77777777" w:rsidR="00734FC8" w:rsidRDefault="00734FC8" w:rsidP="00734FC8">
      <w:pPr>
        <w:spacing w:after="0" w:line="240" w:lineRule="auto"/>
        <w:jc w:val="left"/>
        <w:rPr>
          <w:b/>
          <w:color w:val="FF0000"/>
          <w:szCs w:val="22"/>
        </w:rPr>
      </w:pPr>
      <w:r>
        <w:rPr>
          <w:b/>
          <w:color w:val="FF0000"/>
          <w:szCs w:val="22"/>
        </w:rPr>
        <w:br w:type="page"/>
      </w:r>
    </w:p>
    <w:p w14:paraId="204A623D" w14:textId="77777777" w:rsidR="00734FC8" w:rsidRPr="000D3FB7" w:rsidRDefault="00734FC8" w:rsidP="00734FC8">
      <w:pPr>
        <w:pStyle w:val="Heading2"/>
      </w:pPr>
      <w:bookmarkStart w:id="39" w:name="_Toc168753771"/>
      <w:bookmarkStart w:id="40" w:name="_Toc197368630"/>
      <w:r w:rsidRPr="000D3FB7">
        <w:lastRenderedPageBreak/>
        <w:t>S2.</w:t>
      </w:r>
      <w:r>
        <w:t>5</w:t>
      </w:r>
      <w:r w:rsidRPr="000D3FB7">
        <w:tab/>
        <w:t>Methodolog</w:t>
      </w:r>
      <w:r>
        <w:t>y for estimating the</w:t>
      </w:r>
      <w:r w:rsidRPr="000D3FB7">
        <w:t xml:space="preserve"> cost of a healthy diet </w:t>
      </w:r>
      <w:bookmarkEnd w:id="37"/>
      <w:r>
        <w:t xml:space="preserve">in years that differ from the </w:t>
      </w:r>
      <w:r w:rsidRPr="00E71865">
        <w:t>I</w:t>
      </w:r>
      <w:r>
        <w:t>nternational Comparison Program base year</w:t>
      </w:r>
      <w:bookmarkEnd w:id="39"/>
      <w:bookmarkEnd w:id="40"/>
    </w:p>
    <w:p w14:paraId="60A7772E" w14:textId="3DABB8A0" w:rsidR="00734FC8" w:rsidRDefault="00734FC8" w:rsidP="00734FC8">
      <w:pPr>
        <w:rPr>
          <w:rFonts w:ascii="Calibri" w:hAnsi="Calibri"/>
        </w:rPr>
      </w:pPr>
      <w:bookmarkStart w:id="41" w:name="_Hlk168490112"/>
      <w:r>
        <w:rPr>
          <w:rFonts w:ascii="Calibri" w:hAnsi="Calibri"/>
        </w:rPr>
        <w:t>The</w:t>
      </w:r>
      <w:r w:rsidRPr="00C510E5">
        <w:rPr>
          <w:rFonts w:ascii="Calibri" w:hAnsi="Calibri"/>
        </w:rPr>
        <w:t xml:space="preserve"> </w:t>
      </w:r>
      <w:r>
        <w:rPr>
          <w:rFonts w:ascii="Calibri" w:hAnsi="Calibri"/>
        </w:rPr>
        <w:t>International Comparison Program of the World Bank</w:t>
      </w:r>
      <w:r w:rsidRPr="00C510E5">
        <w:rPr>
          <w:rFonts w:ascii="Calibri" w:hAnsi="Calibri"/>
        </w:rPr>
        <w:t xml:space="preserve"> is currently the only source of retail food price data for internationally standardized items,</w:t>
      </w:r>
      <w:r w:rsidRPr="00F53904">
        <w:t xml:space="preserve"> </w:t>
      </w:r>
      <w:r>
        <w:t xml:space="preserve">with </w:t>
      </w:r>
      <w:r w:rsidRPr="00E057CD">
        <w:rPr>
          <w:rFonts w:ascii="Calibri" w:hAnsi="Calibri"/>
        </w:rPr>
        <w:t>new</w:t>
      </w:r>
      <w:r>
        <w:t xml:space="preserve"> </w:t>
      </w:r>
      <w:r w:rsidRPr="00F53904">
        <w:rPr>
          <w:rFonts w:ascii="Calibri" w:hAnsi="Calibri"/>
        </w:rPr>
        <w:t xml:space="preserve">data only available once every </w:t>
      </w:r>
      <w:r>
        <w:rPr>
          <w:rFonts w:ascii="Calibri" w:hAnsi="Calibri"/>
        </w:rPr>
        <w:t>three to four</w:t>
      </w:r>
      <w:r w:rsidRPr="00F53904">
        <w:rPr>
          <w:rFonts w:ascii="Calibri" w:hAnsi="Calibri"/>
        </w:rPr>
        <w:t xml:space="preserve"> </w:t>
      </w:r>
      <w:proofErr w:type="spellStart"/>
      <w:r>
        <w:rPr>
          <w:rFonts w:ascii="Calibri" w:hAnsi="Calibri"/>
        </w:rPr>
        <w:t>c</w:t>
      </w:r>
      <w:r w:rsidRPr="00F53904">
        <w:rPr>
          <w:rFonts w:ascii="Calibri" w:hAnsi="Calibri"/>
        </w:rPr>
        <w:t>years</w:t>
      </w:r>
      <w:proofErr w:type="spellEnd"/>
      <w:r>
        <w:rPr>
          <w:rFonts w:ascii="Calibri" w:hAnsi="Calibri"/>
        </w:rPr>
        <w:t>. In previous editions of this report, the reference ICP data series was the one published in 2020, reflecting 2017 prices.</w:t>
      </w:r>
      <w:r>
        <w:rPr>
          <w:rFonts w:ascii="Calibri" w:hAnsi="Calibri"/>
        </w:rPr>
        <w:fldChar w:fldCharType="begin"/>
      </w:r>
      <w:r w:rsidR="00BA380E">
        <w:rPr>
          <w:rFonts w:ascii="Calibri" w:hAnsi="Calibri"/>
        </w:rPr>
        <w:instrText xml:space="preserve"> ADDIN ZOTERO_ITEM CSL_CITATION {"citationID":"a2feqmdjbqe","properties":{"formattedCitation":"\\super 8\\nosupersub{}","plainCitation":"8","noteIndex":0},"citationItems":[{"id":4533,"uris":["http://zotero.org/groups/5342363/items/KEP674ZJ"],"itemData":{"id":4533,"type":"dataset","abstract":"Data related to International Comparison Program","genre":"Text/HTML","language":"en","title":"International Comparison Program (ICP) - Data","URL":"https://www.worldbank.org/en/programs/icp/data","author":[{"literal":"World Bank"}],"accessed":{"date-parts":[["2024",7,24]]},"issued":{"date-parts":[["2024"]]}}}],"schema":"https://github.com/citation-style-language/schema/raw/master/csl-citation.json"} </w:instrText>
      </w:r>
      <w:r>
        <w:rPr>
          <w:rFonts w:ascii="Calibri" w:hAnsi="Calibri"/>
        </w:rPr>
        <w:fldChar w:fldCharType="separate"/>
      </w:r>
      <w:r w:rsidR="00BA380E" w:rsidRPr="00BA380E">
        <w:rPr>
          <w:rFonts w:ascii="Calibri" w:hAnsi="Calibri"/>
          <w:vertAlign w:val="superscript"/>
        </w:rPr>
        <w:t>8</w:t>
      </w:r>
      <w:r>
        <w:rPr>
          <w:rFonts w:ascii="Calibri" w:hAnsi="Calibri"/>
        </w:rPr>
        <w:fldChar w:fldCharType="end"/>
      </w:r>
      <w:r>
        <w:rPr>
          <w:rFonts w:ascii="Calibri" w:hAnsi="Calibri"/>
        </w:rPr>
        <w:t xml:space="preserve"> This year, the cost of a healthy diet indicator is based on the last ICP release of 2024, which reports on 2021 prices. </w:t>
      </w:r>
    </w:p>
    <w:p w14:paraId="13940252" w14:textId="77777777" w:rsidR="00734FC8" w:rsidRDefault="00734FC8" w:rsidP="00734FC8">
      <w:pPr>
        <w:rPr>
          <w:rFonts w:ascii="Calibri" w:hAnsi="Calibri"/>
        </w:rPr>
      </w:pPr>
      <w:r>
        <w:rPr>
          <w:rFonts w:ascii="Calibri" w:hAnsi="Calibri"/>
        </w:rPr>
        <w:t>T</w:t>
      </w:r>
      <w:r w:rsidRPr="009124AA">
        <w:rPr>
          <w:rFonts w:ascii="Calibri" w:hAnsi="Calibri"/>
        </w:rPr>
        <w:t>he latest ICP 2024 round is chosen as the reference to update the cost this year because it includes the most recent food prices, reflecting food price patterns in post-</w:t>
      </w:r>
      <w:r>
        <w:rPr>
          <w:rFonts w:ascii="Calibri" w:hAnsi="Calibri"/>
        </w:rPr>
        <w:t xml:space="preserve">COVID-19 </w:t>
      </w:r>
      <w:r w:rsidRPr="009124AA">
        <w:rPr>
          <w:rFonts w:ascii="Calibri" w:hAnsi="Calibri"/>
        </w:rPr>
        <w:t xml:space="preserve">pandemic years. Furthermore, the list of food items in the ICP 2024 wave is more comprehensive </w:t>
      </w:r>
      <w:r>
        <w:rPr>
          <w:rFonts w:ascii="Calibri" w:hAnsi="Calibri"/>
        </w:rPr>
        <w:t>compared to</w:t>
      </w:r>
      <w:r w:rsidRPr="009124AA">
        <w:rPr>
          <w:rFonts w:ascii="Calibri" w:hAnsi="Calibri"/>
        </w:rPr>
        <w:t xml:space="preserve"> the previous wave, as it collects prices for additional food items, including green</w:t>
      </w:r>
      <w:r>
        <w:rPr>
          <w:rFonts w:ascii="Calibri" w:hAnsi="Calibri"/>
        </w:rPr>
        <w:t xml:space="preserve"> </w:t>
      </w:r>
      <w:r w:rsidRPr="009124AA">
        <w:rPr>
          <w:rFonts w:ascii="Calibri" w:hAnsi="Calibri"/>
        </w:rPr>
        <w:t>leaf</w:t>
      </w:r>
      <w:r>
        <w:rPr>
          <w:rFonts w:ascii="Calibri" w:hAnsi="Calibri"/>
        </w:rPr>
        <w:t>y</w:t>
      </w:r>
      <w:r w:rsidRPr="009124AA">
        <w:rPr>
          <w:rFonts w:ascii="Calibri" w:hAnsi="Calibri"/>
        </w:rPr>
        <w:t xml:space="preserve"> vegetables</w:t>
      </w:r>
      <w:r>
        <w:rPr>
          <w:rFonts w:ascii="Calibri" w:hAnsi="Calibri"/>
        </w:rPr>
        <w:t>,</w:t>
      </w:r>
      <w:r w:rsidRPr="009124AA">
        <w:rPr>
          <w:rFonts w:ascii="Calibri" w:hAnsi="Calibri"/>
        </w:rPr>
        <w:t xml:space="preserve"> which are </w:t>
      </w:r>
      <w:r>
        <w:rPr>
          <w:rFonts w:ascii="Calibri" w:hAnsi="Calibri"/>
        </w:rPr>
        <w:t xml:space="preserve">a </w:t>
      </w:r>
      <w:r w:rsidRPr="009124AA">
        <w:rPr>
          <w:rFonts w:ascii="Calibri" w:hAnsi="Calibri"/>
        </w:rPr>
        <w:t>relatively cheap and nutritionally rich</w:t>
      </w:r>
      <w:r>
        <w:rPr>
          <w:rFonts w:ascii="Calibri" w:hAnsi="Calibri"/>
        </w:rPr>
        <w:t xml:space="preserve"> options</w:t>
      </w:r>
      <w:r w:rsidRPr="009124AA">
        <w:rPr>
          <w:rFonts w:ascii="Calibri" w:hAnsi="Calibri"/>
        </w:rPr>
        <w:t xml:space="preserve"> </w:t>
      </w:r>
      <w:r>
        <w:rPr>
          <w:rFonts w:ascii="Calibri" w:hAnsi="Calibri"/>
        </w:rPr>
        <w:t xml:space="preserve">for </w:t>
      </w:r>
      <w:r w:rsidRPr="009124AA">
        <w:rPr>
          <w:rFonts w:ascii="Calibri" w:hAnsi="Calibri"/>
        </w:rPr>
        <w:t>vegetables, especially in poorer countries.</w:t>
      </w:r>
      <w:r>
        <w:rPr>
          <w:rFonts w:ascii="Calibri" w:hAnsi="Calibri"/>
        </w:rPr>
        <w:t xml:space="preserve"> </w:t>
      </w:r>
    </w:p>
    <w:p w14:paraId="3029B8C4" w14:textId="77777777" w:rsidR="00734FC8" w:rsidRDefault="00734FC8" w:rsidP="00734FC8">
      <w:pPr>
        <w:rPr>
          <w:rFonts w:ascii="Calibri" w:hAnsi="Calibri"/>
        </w:rPr>
      </w:pPr>
      <w:r>
        <w:rPr>
          <w:rFonts w:ascii="Calibri" w:hAnsi="Calibri"/>
        </w:rPr>
        <w:t xml:space="preserve">Switching from the 2020 to the 2024 ICP data release to compute the cost of a healthy diet may therefore also affect the composition of the reference Healthy Diet Basket based on the new price information. For each country, the new composition of the HDB may therefore differ from the one previously used, since the list of items for which prices are collected in the two waves may differ. </w:t>
      </w:r>
      <w:r w:rsidRPr="00D3285D">
        <w:rPr>
          <w:rFonts w:ascii="Calibri" w:hAnsi="Calibri"/>
        </w:rPr>
        <w:t xml:space="preserve">Although the energy and nutritional contents of the HDB remain </w:t>
      </w:r>
      <w:r>
        <w:rPr>
          <w:rFonts w:ascii="Calibri" w:hAnsi="Calibri"/>
        </w:rPr>
        <w:t>unchanged</w:t>
      </w:r>
      <w:r w:rsidRPr="00D3285D">
        <w:rPr>
          <w:rFonts w:ascii="Calibri" w:hAnsi="Calibri"/>
        </w:rPr>
        <w:t xml:space="preserve">, the least-cost locally available foods </w:t>
      </w:r>
      <w:r>
        <w:rPr>
          <w:rFonts w:ascii="Calibri" w:hAnsi="Calibri"/>
        </w:rPr>
        <w:t xml:space="preserve">that are </w:t>
      </w:r>
      <w:r w:rsidRPr="00D3285D">
        <w:rPr>
          <w:rFonts w:ascii="Calibri" w:hAnsi="Calibri"/>
        </w:rPr>
        <w:t xml:space="preserve">selected </w:t>
      </w:r>
      <w:r>
        <w:rPr>
          <w:rFonts w:ascii="Calibri" w:hAnsi="Calibri"/>
        </w:rPr>
        <w:t xml:space="preserve">among those that belong to a given </w:t>
      </w:r>
      <w:r w:rsidRPr="00D3285D">
        <w:rPr>
          <w:rFonts w:ascii="Calibri" w:hAnsi="Calibri"/>
        </w:rPr>
        <w:t>food group</w:t>
      </w:r>
      <w:r>
        <w:rPr>
          <w:rFonts w:ascii="Calibri" w:hAnsi="Calibri"/>
        </w:rPr>
        <w:t xml:space="preserve"> </w:t>
      </w:r>
      <w:r w:rsidRPr="00D3285D">
        <w:rPr>
          <w:rFonts w:ascii="Calibri" w:hAnsi="Calibri"/>
        </w:rPr>
        <w:t xml:space="preserve">may differ </w:t>
      </w:r>
      <w:r>
        <w:rPr>
          <w:rFonts w:ascii="Calibri" w:hAnsi="Calibri"/>
        </w:rPr>
        <w:t>due to the expanded coverage of the</w:t>
      </w:r>
      <w:r w:rsidRPr="00D3285D">
        <w:rPr>
          <w:rFonts w:ascii="Calibri" w:hAnsi="Calibri"/>
        </w:rPr>
        <w:t xml:space="preserve"> ICP 2024 round</w:t>
      </w:r>
      <w:r>
        <w:rPr>
          <w:rFonts w:ascii="Calibri" w:hAnsi="Calibri"/>
        </w:rPr>
        <w:t>, or because the least expensive items have changed</w:t>
      </w:r>
      <w:r w:rsidRPr="00D3285D">
        <w:rPr>
          <w:rFonts w:ascii="Calibri" w:hAnsi="Calibri"/>
        </w:rPr>
        <w:t>.</w:t>
      </w:r>
      <w:r>
        <w:rPr>
          <w:rFonts w:ascii="Calibri" w:hAnsi="Calibri"/>
        </w:rPr>
        <w:t xml:space="preserve"> For this reason, readers should avoid directly comparing the series published this year with those in previous editions of the report.</w:t>
      </w:r>
    </w:p>
    <w:p w14:paraId="4BA1FACA" w14:textId="13C78D68" w:rsidR="00734FC8" w:rsidRDefault="00734FC8" w:rsidP="00734FC8">
      <w:pPr>
        <w:rPr>
          <w:rFonts w:ascii="Calibri" w:hAnsi="Calibri"/>
        </w:rPr>
      </w:pPr>
      <w:r>
        <w:rPr>
          <w:rFonts w:ascii="Calibri" w:hAnsi="Calibri"/>
        </w:rPr>
        <w:t xml:space="preserve">In terms of how the series is constructed, the </w:t>
      </w:r>
      <w:proofErr w:type="spellStart"/>
      <w:r>
        <w:rPr>
          <w:rFonts w:ascii="Calibri" w:hAnsi="Calibri"/>
        </w:rPr>
        <w:t>CoHD</w:t>
      </w:r>
      <w:proofErr w:type="spellEnd"/>
      <w:r>
        <w:rPr>
          <w:rFonts w:ascii="Calibri" w:hAnsi="Calibri"/>
        </w:rPr>
        <w:t xml:space="preserve"> for 2021 is directly computed using ICP data, while it needs to be estimated for the years 2017, 2018, 2019, 2020 and 2022, when direct</w:t>
      </w:r>
      <w:r w:rsidRPr="00C4393A">
        <w:rPr>
          <w:rFonts w:ascii="Calibri" w:hAnsi="Calibri"/>
        </w:rPr>
        <w:t xml:space="preserve"> </w:t>
      </w:r>
      <w:r>
        <w:rPr>
          <w:rFonts w:ascii="Calibri" w:hAnsi="Calibri"/>
        </w:rPr>
        <w:t>information on food items’ prices is not available. Estimated costs are obtained by inflating or deflating the 2021 prices using the CPI for food and beverages.</w:t>
      </w:r>
      <w:r>
        <w:rPr>
          <w:rFonts w:ascii="Calibri" w:hAnsi="Calibri"/>
        </w:rPr>
        <w:fldChar w:fldCharType="begin"/>
      </w:r>
      <w:r w:rsidR="00BA380E">
        <w:rPr>
          <w:rFonts w:ascii="Calibri" w:hAnsi="Calibri"/>
        </w:rPr>
        <w:instrText xml:space="preserve"> ADDIN ZOTERO_ITEM CSL_CITATION {"citationID":"a1biqsd9lro","properties":{"formattedCitation":"\\super 9\\nosupersub{}","plainCitation":"9","noteIndex":0},"citationItems":[{"id":4544,"uris":["http://zotero.org/groups/5342363/items/JJMWKY7X"],"itemData":{"id":4544,"type":"dataset","license":"Licence: CC-BY-4.0.","publisher":"FAOSTAT","title":"Consumer Price Indices","URL":"https://www.fao.org/faostat/en/#data/CP","author":[{"literal":"FAO"}],"accessed":{"date-parts":[["2024",6,11]]},"issued":{"date-parts":[["2024"]]}}}],"schema":"https://github.com/citation-style-language/schema/raw/master/csl-citation.json"} </w:instrText>
      </w:r>
      <w:r>
        <w:rPr>
          <w:rFonts w:ascii="Calibri" w:hAnsi="Calibri"/>
        </w:rPr>
        <w:fldChar w:fldCharType="separate"/>
      </w:r>
      <w:r w:rsidR="00BA380E" w:rsidRPr="00BA380E">
        <w:rPr>
          <w:rFonts w:ascii="Calibri" w:hAnsi="Calibri"/>
          <w:vertAlign w:val="superscript"/>
        </w:rPr>
        <w:t>9</w:t>
      </w:r>
      <w:r>
        <w:rPr>
          <w:rFonts w:ascii="Calibri" w:hAnsi="Calibri"/>
        </w:rPr>
        <w:fldChar w:fldCharType="end"/>
      </w:r>
      <w:r>
        <w:rPr>
          <w:rFonts w:ascii="Calibri" w:hAnsi="Calibri"/>
        </w:rPr>
        <w:t xml:space="preserve">  </w:t>
      </w:r>
    </w:p>
    <w:p w14:paraId="201EEB14" w14:textId="77777777" w:rsidR="00734FC8" w:rsidRDefault="00734FC8" w:rsidP="00734FC8">
      <w:pPr>
        <w:rPr>
          <w:rFonts w:ascii="Calibri" w:hAnsi="Calibri"/>
        </w:rPr>
      </w:pPr>
      <w:r>
        <w:rPr>
          <w:rFonts w:ascii="Calibri" w:hAnsi="Calibri"/>
        </w:rPr>
        <w:t xml:space="preserve">Specifically, to estimate the </w:t>
      </w:r>
      <w:proofErr w:type="spellStart"/>
      <w:r>
        <w:rPr>
          <w:rFonts w:ascii="Calibri" w:hAnsi="Calibri"/>
        </w:rPr>
        <w:t>CoHD</w:t>
      </w:r>
      <w:proofErr w:type="spellEnd"/>
      <w:r>
        <w:rPr>
          <w:rFonts w:ascii="Calibri" w:hAnsi="Calibri"/>
        </w:rPr>
        <w:t xml:space="preserve"> in year </w:t>
      </w:r>
      <m:oMath>
        <m:r>
          <w:rPr>
            <w:rFonts w:ascii="Cambria Math" w:hAnsi="Cambria Math"/>
          </w:rPr>
          <m:t>t</m:t>
        </m:r>
      </m:oMath>
      <w:r>
        <w:rPr>
          <w:rFonts w:ascii="Calibri" w:hAnsi="Calibri"/>
        </w:rPr>
        <w:t>, expressed in purchasing power parity units (</w:t>
      </w:r>
      <m:oMath>
        <m:r>
          <w:rPr>
            <w:rFonts w:ascii="Cambria Math" w:hAnsi="Cambria Math"/>
          </w:rPr>
          <m:t>c</m:t>
        </m:r>
        <m:sSub>
          <m:sSubPr>
            <m:ctrlPr>
              <w:rPr>
                <w:rFonts w:ascii="Cambria Math" w:hAnsi="Cambria Math"/>
                <w:i/>
              </w:rPr>
            </m:ctrlPr>
          </m:sSubPr>
          <m:e>
            <m:d>
              <m:dPr>
                <m:ctrlPr>
                  <w:rPr>
                    <w:rFonts w:ascii="Cambria Math" w:hAnsi="Cambria Math"/>
                    <w:i/>
                  </w:rPr>
                </m:ctrlPr>
              </m:dPr>
              <m:e>
                <m:r>
                  <w:rPr>
                    <w:rFonts w:ascii="Cambria Math" w:hAnsi="Cambria Math"/>
                  </w:rPr>
                  <m:t>PPP</m:t>
                </m:r>
              </m:e>
            </m:d>
          </m:e>
          <m:sub>
            <m:r>
              <w:rPr>
                <w:rFonts w:ascii="Cambria Math" w:hAnsi="Cambria Math"/>
              </w:rPr>
              <m:t>t</m:t>
            </m:r>
          </m:sub>
        </m:sSub>
      </m:oMath>
      <w:r>
        <w:rPr>
          <w:rFonts w:ascii="Calibri" w:hAnsi="Calibri"/>
        </w:rPr>
        <w:t xml:space="preserve">), </w:t>
      </w:r>
      <w:r w:rsidRPr="00F00CA5">
        <w:rPr>
          <w:rFonts w:ascii="Calibri" w:hAnsi="Calibri"/>
        </w:rPr>
        <w:t xml:space="preserve">the </w:t>
      </w:r>
      <w:r>
        <w:rPr>
          <w:rFonts w:ascii="Calibri" w:hAnsi="Calibri"/>
        </w:rPr>
        <w:t xml:space="preserve">2021 </w:t>
      </w:r>
      <w:r w:rsidRPr="00DF31A0">
        <w:rPr>
          <w:rFonts w:ascii="Calibri" w:hAnsi="Calibri"/>
        </w:rPr>
        <w:t>cost of a healthy diet expressed in LCU</w:t>
      </w:r>
      <w:r>
        <w:rPr>
          <w:rFonts w:ascii="Calibri" w:hAnsi="Calibri"/>
        </w:rPr>
        <w:t xml:space="preserve"> (</w:t>
      </w:r>
      <m:oMath>
        <m:r>
          <w:rPr>
            <w:rFonts w:ascii="Cambria Math" w:eastAsiaTheme="minorEastAsia" w:hAnsi="Cambria Math"/>
          </w:rPr>
          <m:t>c</m:t>
        </m:r>
        <m:sSub>
          <m:sSubPr>
            <m:ctrlPr>
              <w:rPr>
                <w:rFonts w:ascii="Cambria Math" w:hAnsi="Cambria Math"/>
                <w:i/>
              </w:rPr>
            </m:ctrlPr>
          </m:sSubPr>
          <m:e>
            <m:d>
              <m:dPr>
                <m:ctrlPr>
                  <w:rPr>
                    <w:rFonts w:ascii="Cambria Math" w:hAnsi="Cambria Math"/>
                    <w:i/>
                  </w:rPr>
                </m:ctrlPr>
              </m:dPr>
              <m:e>
                <m:r>
                  <w:rPr>
                    <w:rFonts w:ascii="Cambria Math" w:hAnsi="Cambria Math"/>
                  </w:rPr>
                  <m:t>LCU</m:t>
                </m:r>
              </m:e>
            </m:d>
          </m:e>
          <m:sub>
            <m:r>
              <w:rPr>
                <w:rFonts w:ascii="Cambria Math" w:hAnsi="Cambria Math"/>
              </w:rPr>
              <m:t>2021</m:t>
            </m:r>
          </m:sub>
        </m:sSub>
      </m:oMath>
      <w:r>
        <w:rPr>
          <w:rFonts w:ascii="Calibri" w:hAnsi="Calibri"/>
        </w:rPr>
        <w:t>) is first multiplied</w:t>
      </w:r>
      <w:r w:rsidRPr="00DF31A0">
        <w:rPr>
          <w:rFonts w:ascii="Calibri" w:hAnsi="Calibri"/>
        </w:rPr>
        <w:t xml:space="preserve"> </w:t>
      </w:r>
      <w:r>
        <w:rPr>
          <w:rFonts w:ascii="Calibri" w:hAnsi="Calibri"/>
        </w:rPr>
        <w:t>by</w:t>
      </w:r>
      <w:r w:rsidRPr="00DF31A0">
        <w:rPr>
          <w:rFonts w:ascii="Calibri" w:hAnsi="Calibri"/>
        </w:rPr>
        <w:t xml:space="preserve"> the</w:t>
      </w:r>
      <w:r>
        <w:rPr>
          <w:rFonts w:ascii="Calibri" w:hAnsi="Calibri"/>
        </w:rPr>
        <w:t xml:space="preserve"> ratio</w:t>
      </w:r>
      <w:r w:rsidRPr="00DF31A0">
        <w:rPr>
          <w:rFonts w:ascii="Calibri" w:hAnsi="Calibri"/>
        </w:rPr>
        <w:t xml:space="preserve"> </w:t>
      </w:r>
      <w:r>
        <w:rPr>
          <w:rFonts w:ascii="Calibri" w:hAnsi="Calibri"/>
        </w:rPr>
        <w:t>between the food CPI</w:t>
      </w:r>
      <w:r w:rsidRPr="00DF31A0">
        <w:rPr>
          <w:rFonts w:ascii="Calibri" w:hAnsi="Calibri"/>
        </w:rPr>
        <w:t xml:space="preserve"> </w:t>
      </w:r>
      <w:r>
        <w:rPr>
          <w:rFonts w:ascii="Calibri" w:hAnsi="Calibri"/>
        </w:rPr>
        <w:t xml:space="preserve">in year </w:t>
      </w:r>
      <m:oMath>
        <m:r>
          <w:rPr>
            <w:rFonts w:ascii="Cambria Math" w:hAnsi="Cambria Math"/>
          </w:rPr>
          <m:t>t</m:t>
        </m:r>
      </m:oMath>
      <w:r>
        <w:rPr>
          <w:rFonts w:ascii="Calibri" w:hAnsi="Calibri"/>
        </w:rPr>
        <w:t xml:space="preserve"> and the one in 2021 (we denote this as </w:t>
      </w:r>
      <m:oMath>
        <m:r>
          <w:rPr>
            <w:rFonts w:ascii="Cambria Math" w:hAnsi="Cambria Math"/>
          </w:rPr>
          <m:t>FCPI rati</m:t>
        </m:r>
        <m:sSubSup>
          <m:sSubSupPr>
            <m:ctrlPr>
              <w:rPr>
                <w:rFonts w:ascii="Cambria Math" w:hAnsi="Cambria Math"/>
                <w:i/>
              </w:rPr>
            </m:ctrlPr>
          </m:sSubSupPr>
          <m:e>
            <m:r>
              <w:rPr>
                <w:rFonts w:ascii="Cambria Math" w:hAnsi="Cambria Math"/>
              </w:rPr>
              <m:t>o</m:t>
            </m:r>
          </m:e>
          <m:sub>
            <m:r>
              <w:rPr>
                <w:rFonts w:ascii="Cambria Math" w:hAnsi="Cambria Math"/>
              </w:rPr>
              <m:t>2021</m:t>
            </m:r>
          </m:sub>
          <m:sup>
            <m:r>
              <w:rPr>
                <w:rFonts w:ascii="Cambria Math" w:hAnsi="Cambria Math"/>
              </w:rPr>
              <m:t>t</m:t>
            </m:r>
          </m:sup>
        </m:sSubSup>
      </m:oMath>
      <w:r>
        <w:rPr>
          <w:rFonts w:ascii="Calibri" w:hAnsi="Calibri"/>
        </w:rPr>
        <w:t>),</w:t>
      </w:r>
      <w:r w:rsidRPr="00DF31A0">
        <w:rPr>
          <w:rFonts w:ascii="Calibri" w:hAnsi="Calibri"/>
        </w:rPr>
        <w:t xml:space="preserve"> and</w:t>
      </w:r>
      <w:r>
        <w:rPr>
          <w:rFonts w:ascii="Calibri" w:hAnsi="Calibri"/>
        </w:rPr>
        <w:t xml:space="preserve"> </w:t>
      </w:r>
      <w:r w:rsidRPr="00DF31A0">
        <w:rPr>
          <w:rFonts w:ascii="Calibri" w:hAnsi="Calibri"/>
        </w:rPr>
        <w:t>finally divid</w:t>
      </w:r>
      <w:r>
        <w:rPr>
          <w:rFonts w:ascii="Calibri" w:hAnsi="Calibri"/>
        </w:rPr>
        <w:t>ed</w:t>
      </w:r>
      <w:r w:rsidRPr="00DF31A0">
        <w:rPr>
          <w:rFonts w:ascii="Calibri" w:hAnsi="Calibri"/>
        </w:rPr>
        <w:t xml:space="preserve"> by </w:t>
      </w:r>
      <w:r>
        <w:rPr>
          <w:rFonts w:ascii="Calibri" w:hAnsi="Calibri"/>
        </w:rPr>
        <w:t xml:space="preserve">purchasing power parity conversion factors in year </w:t>
      </w:r>
      <m:oMath>
        <m:r>
          <w:rPr>
            <w:rFonts w:ascii="Cambria Math" w:hAnsi="Cambria Math"/>
          </w:rPr>
          <m:t>t</m:t>
        </m:r>
      </m:oMath>
      <w:r>
        <w:rPr>
          <w:rFonts w:ascii="Calibri" w:hAnsi="Calibri"/>
        </w:rPr>
        <w:t xml:space="preserve"> (</w:t>
      </w:r>
      <m:oMath>
        <m:sSub>
          <m:sSubPr>
            <m:ctrlPr>
              <w:rPr>
                <w:rFonts w:ascii="Cambria Math" w:hAnsi="Cambria Math"/>
                <w:i/>
                <w:sz w:val="24"/>
                <w:szCs w:val="26"/>
              </w:rPr>
            </m:ctrlPr>
          </m:sSubPr>
          <m:e>
            <m:r>
              <w:rPr>
                <w:rFonts w:ascii="Cambria Math" w:hAnsi="Cambria Math"/>
                <w:sz w:val="24"/>
                <w:szCs w:val="26"/>
              </w:rPr>
              <m:t>PPP</m:t>
            </m:r>
          </m:e>
          <m:sub>
            <m:r>
              <w:rPr>
                <w:rFonts w:ascii="Cambria Math" w:hAnsi="Cambria Math"/>
                <w:sz w:val="24"/>
                <w:szCs w:val="26"/>
              </w:rPr>
              <m:t>t</m:t>
            </m:r>
          </m:sub>
        </m:sSub>
      </m:oMath>
      <w:r>
        <w:rPr>
          <w:rFonts w:ascii="Calibri" w:hAnsi="Calibri"/>
        </w:rPr>
        <w:t>)</w:t>
      </w:r>
      <w:r w:rsidRPr="00DF31A0">
        <w:rPr>
          <w:rFonts w:ascii="Calibri" w:hAnsi="Calibri"/>
        </w:rPr>
        <w:t>:</w:t>
      </w:r>
    </w:p>
    <w:p w14:paraId="5D2D33FB" w14:textId="77777777" w:rsidR="00734FC8" w:rsidRPr="006253A2" w:rsidRDefault="00000000" w:rsidP="00734FC8">
      <w:pPr>
        <w:jc w:val="center"/>
        <w:rPr>
          <w:rFonts w:ascii="Calibri" w:eastAsiaTheme="minorEastAsia" w:hAnsi="Calibri"/>
        </w:rPr>
      </w:pPr>
      <m:oMathPara>
        <m:oMath>
          <m:sSub>
            <m:sSubPr>
              <m:ctrlPr>
                <w:rPr>
                  <w:rFonts w:ascii="Cambria Math" w:hAnsi="Cambria Math"/>
                  <w:i/>
                  <w:sz w:val="24"/>
                  <w:szCs w:val="26"/>
                </w:rPr>
              </m:ctrlPr>
            </m:sSubPr>
            <m:e>
              <m:r>
                <w:rPr>
                  <w:rFonts w:ascii="Cambria Math" w:hAnsi="Cambria Math"/>
                  <w:sz w:val="24"/>
                  <w:szCs w:val="26"/>
                </w:rPr>
                <m:t>c (PPP)</m:t>
              </m:r>
            </m:e>
            <m:sub>
              <m:r>
                <w:rPr>
                  <w:rFonts w:ascii="Cambria Math" w:hAnsi="Cambria Math"/>
                  <w:sz w:val="24"/>
                  <w:szCs w:val="26"/>
                </w:rPr>
                <m:t>t</m:t>
              </m:r>
            </m:sub>
          </m:sSub>
          <m:r>
            <w:rPr>
              <w:rFonts w:ascii="Cambria Math" w:hAnsi="Cambria Math"/>
              <w:sz w:val="24"/>
              <w:szCs w:val="26"/>
            </w:rPr>
            <m:t>=</m:t>
          </m:r>
          <m:f>
            <m:fPr>
              <m:ctrlPr>
                <w:rPr>
                  <w:rFonts w:ascii="Cambria Math" w:hAnsi="Cambria Math"/>
                  <w:i/>
                  <w:sz w:val="24"/>
                  <w:szCs w:val="26"/>
                </w:rPr>
              </m:ctrlPr>
            </m:fPr>
            <m:num>
              <m:sSub>
                <m:sSubPr>
                  <m:ctrlPr>
                    <w:rPr>
                      <w:rFonts w:ascii="Cambria Math" w:hAnsi="Cambria Math"/>
                      <w:i/>
                      <w:sz w:val="24"/>
                      <w:szCs w:val="26"/>
                    </w:rPr>
                  </m:ctrlPr>
                </m:sSubPr>
                <m:e>
                  <m:r>
                    <w:rPr>
                      <w:rFonts w:ascii="Cambria Math" w:hAnsi="Cambria Math"/>
                      <w:sz w:val="24"/>
                      <w:szCs w:val="26"/>
                    </w:rPr>
                    <m:t>c(LCU)</m:t>
                  </m:r>
                </m:e>
                <m:sub>
                  <m:r>
                    <w:rPr>
                      <w:rFonts w:ascii="Cambria Math" w:hAnsi="Cambria Math"/>
                      <w:sz w:val="24"/>
                      <w:szCs w:val="26"/>
                    </w:rPr>
                    <m:t>2021</m:t>
                  </m:r>
                </m:sub>
              </m:sSub>
              <m:r>
                <w:rPr>
                  <w:rFonts w:ascii="Cambria Math" w:hAnsi="Cambria Math"/>
                  <w:sz w:val="24"/>
                  <w:szCs w:val="26"/>
                </w:rPr>
                <m:t>×FCPI rati</m:t>
              </m:r>
              <m:sSubSup>
                <m:sSubSupPr>
                  <m:ctrlPr>
                    <w:rPr>
                      <w:rFonts w:ascii="Cambria Math" w:hAnsi="Cambria Math"/>
                      <w:i/>
                      <w:sz w:val="24"/>
                      <w:szCs w:val="26"/>
                    </w:rPr>
                  </m:ctrlPr>
                </m:sSubSupPr>
                <m:e>
                  <m:r>
                    <w:rPr>
                      <w:rFonts w:ascii="Cambria Math" w:hAnsi="Cambria Math"/>
                      <w:sz w:val="24"/>
                      <w:szCs w:val="26"/>
                    </w:rPr>
                    <m:t>o</m:t>
                  </m:r>
                </m:e>
                <m:sub>
                  <m:r>
                    <w:rPr>
                      <w:rFonts w:ascii="Cambria Math" w:hAnsi="Cambria Math"/>
                      <w:sz w:val="24"/>
                      <w:szCs w:val="26"/>
                    </w:rPr>
                    <m:t>2021</m:t>
                  </m:r>
                </m:sub>
                <m:sup>
                  <m:r>
                    <w:rPr>
                      <w:rFonts w:ascii="Cambria Math" w:hAnsi="Cambria Math"/>
                      <w:sz w:val="24"/>
                      <w:szCs w:val="26"/>
                    </w:rPr>
                    <m:t>t</m:t>
                  </m:r>
                </m:sup>
              </m:sSubSup>
            </m:num>
            <m:den>
              <m:sSub>
                <m:sSubPr>
                  <m:ctrlPr>
                    <w:rPr>
                      <w:rFonts w:ascii="Cambria Math" w:hAnsi="Cambria Math"/>
                      <w:i/>
                      <w:sz w:val="24"/>
                      <w:szCs w:val="26"/>
                    </w:rPr>
                  </m:ctrlPr>
                </m:sSubPr>
                <m:e>
                  <m:r>
                    <w:rPr>
                      <w:rFonts w:ascii="Cambria Math" w:hAnsi="Cambria Math"/>
                      <w:sz w:val="24"/>
                      <w:szCs w:val="26"/>
                    </w:rPr>
                    <m:t>PPP</m:t>
                  </m:r>
                </m:e>
                <m:sub>
                  <m:r>
                    <w:rPr>
                      <w:rFonts w:ascii="Cambria Math" w:hAnsi="Cambria Math"/>
                      <w:sz w:val="24"/>
                      <w:szCs w:val="26"/>
                    </w:rPr>
                    <m:t>t</m:t>
                  </m:r>
                </m:sub>
              </m:sSub>
            </m:den>
          </m:f>
        </m:oMath>
      </m:oMathPara>
    </w:p>
    <w:p w14:paraId="2A301C98" w14:textId="77777777" w:rsidR="00734FC8" w:rsidRPr="00DE3940" w:rsidRDefault="00734FC8" w:rsidP="00734FC8">
      <w:pPr>
        <w:rPr>
          <w:rFonts w:ascii="Calibri" w:eastAsiaTheme="minorEastAsia" w:hAnsi="Calibri"/>
        </w:rPr>
      </w:pPr>
      <w:r>
        <w:rPr>
          <w:rFonts w:ascii="Calibri" w:eastAsiaTheme="minorEastAsia" w:hAnsi="Calibri"/>
        </w:rPr>
        <w:t xml:space="preserve">where </w:t>
      </w:r>
      <m:oMath>
        <m:r>
          <w:rPr>
            <w:rFonts w:ascii="Cambria Math" w:eastAsiaTheme="minorEastAsia" w:hAnsi="Cambria Math"/>
          </w:rPr>
          <m:t>t=2017, 2018, 2019, 2020, 2022</m:t>
        </m:r>
      </m:oMath>
      <w:r>
        <w:rPr>
          <w:rFonts w:ascii="Calibri" w:eastAsiaTheme="minorEastAsia" w:hAnsi="Calibri"/>
        </w:rPr>
        <w:t xml:space="preserve"> and </w:t>
      </w:r>
      <m:oMath>
        <m:r>
          <w:rPr>
            <w:rFonts w:ascii="Cambria Math" w:eastAsiaTheme="minorEastAsia" w:hAnsi="Cambria Math"/>
          </w:rPr>
          <m:t>FCP</m:t>
        </m:r>
        <m:sSubSup>
          <m:sSubSupPr>
            <m:ctrlPr>
              <w:rPr>
                <w:rFonts w:ascii="Cambria Math" w:eastAsiaTheme="minorEastAsia" w:hAnsi="Cambria Math"/>
                <w:i/>
              </w:rPr>
            </m:ctrlPr>
          </m:sSubSupPr>
          <m:e>
            <m:r>
              <w:rPr>
                <w:rFonts w:ascii="Cambria Math" w:eastAsiaTheme="minorEastAsia" w:hAnsi="Cambria Math"/>
              </w:rPr>
              <m:t>I ratio</m:t>
            </m:r>
          </m:e>
          <m:sub>
            <m:r>
              <w:rPr>
                <w:rFonts w:ascii="Cambria Math" w:eastAsiaTheme="minorEastAsia" w:hAnsi="Cambria Math"/>
              </w:rPr>
              <m:t>2021</m:t>
            </m:r>
          </m:sub>
          <m:sup>
            <m:r>
              <w:rPr>
                <w:rFonts w:ascii="Cambria Math" w:eastAsiaTheme="minorEastAsia" w:hAnsi="Cambria Math"/>
              </w:rPr>
              <m:t>t</m:t>
            </m:r>
          </m:sup>
        </m:sSub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FCPI</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FCPI</m:t>
                    </m:r>
                  </m:e>
                  <m:sub>
                    <m:r>
                      <w:rPr>
                        <w:rFonts w:ascii="Cambria Math" w:eastAsiaTheme="minorEastAsia" w:hAnsi="Cambria Math"/>
                      </w:rPr>
                      <m:t>2021</m:t>
                    </m:r>
                  </m:sub>
                </m:sSub>
              </m:den>
            </m:f>
          </m:e>
        </m:d>
      </m:oMath>
      <w:r>
        <w:rPr>
          <w:rFonts w:ascii="Calibri" w:eastAsiaTheme="minorEastAsia" w:hAnsi="Calibri"/>
        </w:rPr>
        <w:t>.</w:t>
      </w:r>
    </w:p>
    <w:bookmarkEnd w:id="41"/>
    <w:p w14:paraId="12C5C917" w14:textId="77777777" w:rsidR="00734FC8" w:rsidRPr="00866758" w:rsidRDefault="00734FC8" w:rsidP="00734FC8">
      <w:pPr>
        <w:rPr>
          <w:bCs/>
          <w:szCs w:val="22"/>
        </w:rPr>
      </w:pPr>
      <w:r w:rsidRPr="00866758">
        <w:rPr>
          <w:bCs/>
          <w:szCs w:val="22"/>
        </w:rPr>
        <w:t xml:space="preserve">Due to data limitations, the </w:t>
      </w:r>
      <w:proofErr w:type="spellStart"/>
      <w:r>
        <w:rPr>
          <w:bCs/>
          <w:szCs w:val="22"/>
        </w:rPr>
        <w:t>CoHD</w:t>
      </w:r>
      <w:proofErr w:type="spellEnd"/>
      <w:r w:rsidRPr="00866758">
        <w:rPr>
          <w:bCs/>
          <w:szCs w:val="22"/>
        </w:rPr>
        <w:t xml:space="preserve"> is updated using the aggregate CPI for food and beverages in the years when ICP food price data are unavailable. However, the food CPIs reflect average price changes for a basket of various food items defined in each country which may not accurately represent the price changes of foods in the Healthy Diet Basket (HDB). In fact, by definition, the HDB is designed to include the cheapest</w:t>
      </w:r>
      <w:r>
        <w:rPr>
          <w:bCs/>
          <w:szCs w:val="22"/>
        </w:rPr>
        <w:t xml:space="preserve"> </w:t>
      </w:r>
      <w:r w:rsidRPr="00866758">
        <w:rPr>
          <w:bCs/>
          <w:szCs w:val="22"/>
        </w:rPr>
        <w:t xml:space="preserve">nutritious foods </w:t>
      </w:r>
      <w:r>
        <w:rPr>
          <w:bCs/>
          <w:szCs w:val="22"/>
        </w:rPr>
        <w:t>that compose</w:t>
      </w:r>
      <w:r w:rsidRPr="00866758">
        <w:rPr>
          <w:bCs/>
          <w:szCs w:val="22"/>
        </w:rPr>
        <w:t xml:space="preserve"> a healthy diet. </w:t>
      </w:r>
      <w:r>
        <w:rPr>
          <w:rFonts w:ascii="Calibri" w:hAnsi="Calibri"/>
          <w:szCs w:val="22"/>
        </w:rPr>
        <w:t>T</w:t>
      </w:r>
      <w:r w:rsidRPr="00B118F2">
        <w:rPr>
          <w:rFonts w:ascii="Calibri" w:hAnsi="Calibri"/>
          <w:szCs w:val="22"/>
        </w:rPr>
        <w:t>his means that</w:t>
      </w:r>
      <w:r w:rsidRPr="00866758">
        <w:rPr>
          <w:bCs/>
          <w:szCs w:val="22"/>
        </w:rPr>
        <w:t xml:space="preserve"> using the aggregate food CPI may lead to an overestimation of the cost of a healthy diet. Further research is being conducted to construct a price index that reflect</w:t>
      </w:r>
      <w:r>
        <w:rPr>
          <w:bCs/>
          <w:szCs w:val="22"/>
        </w:rPr>
        <w:t>s well</w:t>
      </w:r>
      <w:r w:rsidRPr="00866758">
        <w:rPr>
          <w:bCs/>
          <w:szCs w:val="22"/>
        </w:rPr>
        <w:t xml:space="preserve"> the HDB composition.</w:t>
      </w:r>
    </w:p>
    <w:p w14:paraId="48C030FA" w14:textId="77777777" w:rsidR="00734FC8" w:rsidRDefault="00734FC8" w:rsidP="00734FC8">
      <w:pPr>
        <w:spacing w:after="0" w:line="240" w:lineRule="auto"/>
        <w:jc w:val="left"/>
        <w:rPr>
          <w:b/>
          <w:color w:val="FF0000"/>
          <w:szCs w:val="22"/>
        </w:rPr>
      </w:pPr>
      <w:r>
        <w:rPr>
          <w:b/>
          <w:color w:val="FF0000"/>
          <w:szCs w:val="22"/>
        </w:rPr>
        <w:br w:type="page"/>
      </w:r>
    </w:p>
    <w:p w14:paraId="1023B473" w14:textId="77777777" w:rsidR="00734FC8" w:rsidRPr="000D3FB7" w:rsidRDefault="00734FC8" w:rsidP="00734FC8">
      <w:pPr>
        <w:pStyle w:val="Heading2"/>
      </w:pPr>
      <w:bookmarkStart w:id="42" w:name="_Toc168753772"/>
      <w:bookmarkStart w:id="43" w:name="_Toc197368631"/>
      <w:r w:rsidRPr="000D3FB7">
        <w:lastRenderedPageBreak/>
        <w:t>S2.</w:t>
      </w:r>
      <w:r>
        <w:t>6</w:t>
      </w:r>
      <w:r w:rsidRPr="000D3FB7">
        <w:tab/>
        <w:t>Methodolog</w:t>
      </w:r>
      <w:r>
        <w:t>y for estimating the affordability</w:t>
      </w:r>
      <w:r w:rsidRPr="000D3FB7">
        <w:t xml:space="preserve"> of a healthy diet</w:t>
      </w:r>
      <w:bookmarkEnd w:id="42"/>
      <w:bookmarkEnd w:id="43"/>
      <w:r w:rsidRPr="000D3FB7">
        <w:t xml:space="preserve"> </w:t>
      </w:r>
    </w:p>
    <w:p w14:paraId="44CE5A26" w14:textId="77777777" w:rsidR="00734FC8" w:rsidRPr="00AB1609" w:rsidRDefault="00734FC8" w:rsidP="00734FC8">
      <w:pPr>
        <w:rPr>
          <w:rFonts w:cstheme="minorHAnsi"/>
          <w:szCs w:val="22"/>
        </w:rPr>
      </w:pPr>
      <w:bookmarkStart w:id="44" w:name="_Hlk168490930"/>
      <w:r w:rsidRPr="00AB1609">
        <w:rPr>
          <w:rFonts w:cstheme="minorHAnsi"/>
          <w:szCs w:val="22"/>
        </w:rPr>
        <w:t>Conceptually, affordability is the condition by which households or individuals control sufficient resources to be able to procure the foods necessary to sustain consumption of a healthy diet. To operationalize this concept, the percentages and number of people in a population who cannot afford a healthy diet are estimated by contrasting the distribution of incomes in the population with a fixed, normative cost threshold representing the amount of money needed to acquire the lowest cost combination of the locally available foods that are needed to compose a healthy diet, as well as all other non</w:t>
      </w:r>
      <w:r>
        <w:rPr>
          <w:rFonts w:cstheme="minorHAnsi"/>
          <w:szCs w:val="22"/>
        </w:rPr>
        <w:t>-</w:t>
      </w:r>
      <w:r w:rsidRPr="00AB1609">
        <w:rPr>
          <w:rFonts w:cstheme="minorHAnsi"/>
          <w:szCs w:val="22"/>
        </w:rPr>
        <w:t xml:space="preserve">food goods and services that are essential to conduct a dignified life. </w:t>
      </w:r>
    </w:p>
    <w:p w14:paraId="3B652A63" w14:textId="77777777" w:rsidR="00734FC8" w:rsidRPr="00AB1609" w:rsidRDefault="00734FC8" w:rsidP="00734FC8">
      <w:pPr>
        <w:rPr>
          <w:rFonts w:cstheme="minorHAnsi"/>
          <w:szCs w:val="22"/>
        </w:rPr>
      </w:pPr>
      <w:r w:rsidRPr="00AB1609">
        <w:rPr>
          <w:rFonts w:cstheme="minorHAnsi"/>
          <w:szCs w:val="22"/>
        </w:rPr>
        <w:t>In principle, as prevailing prices for both food and non</w:t>
      </w:r>
      <w:r>
        <w:rPr>
          <w:rFonts w:cstheme="minorHAnsi"/>
          <w:szCs w:val="22"/>
        </w:rPr>
        <w:t>-</w:t>
      </w:r>
      <w:r w:rsidRPr="00AB1609">
        <w:rPr>
          <w:rFonts w:cstheme="minorHAnsi"/>
          <w:szCs w:val="22"/>
        </w:rPr>
        <w:t>food goods and services vary by location, the ideal unit of analysis is the largest possible (usually subnational) area where the cost thresholds can be deemed equal for all the residing population.</w:t>
      </w:r>
    </w:p>
    <w:p w14:paraId="3317F5DA" w14:textId="77777777" w:rsidR="00734FC8" w:rsidRPr="00AB1609" w:rsidRDefault="00734FC8" w:rsidP="00734FC8">
      <w:pPr>
        <w:rPr>
          <w:rFonts w:cstheme="minorHAnsi"/>
          <w:szCs w:val="22"/>
        </w:rPr>
      </w:pPr>
      <w:r w:rsidRPr="00AB1609">
        <w:rPr>
          <w:rFonts w:cstheme="minorHAnsi"/>
          <w:szCs w:val="22"/>
        </w:rPr>
        <w:t xml:space="preserve">Formally, the </w:t>
      </w:r>
      <w:r>
        <w:rPr>
          <w:rFonts w:cstheme="minorHAnsi"/>
          <w:szCs w:val="22"/>
        </w:rPr>
        <w:t>p</w:t>
      </w:r>
      <w:r w:rsidRPr="00AB1609">
        <w:rPr>
          <w:rFonts w:cstheme="minorHAnsi"/>
          <w:szCs w:val="22"/>
        </w:rPr>
        <w:t xml:space="preserve">revalence of </w:t>
      </w:r>
      <w:r>
        <w:rPr>
          <w:rFonts w:cstheme="minorHAnsi"/>
          <w:szCs w:val="22"/>
        </w:rPr>
        <w:t>u</w:t>
      </w:r>
      <w:r w:rsidRPr="00AB1609">
        <w:rPr>
          <w:rFonts w:cstheme="minorHAnsi"/>
          <w:szCs w:val="22"/>
        </w:rPr>
        <w:t xml:space="preserve">naffordability in an area </w:t>
      </w:r>
      <m:oMath>
        <m:r>
          <w:rPr>
            <w:rFonts w:ascii="Cambria Math" w:hAnsi="Cambria Math" w:cstheme="minorHAnsi"/>
            <w:szCs w:val="22"/>
          </w:rPr>
          <m:t>s</m:t>
        </m:r>
      </m:oMath>
      <w:r w:rsidRPr="00AB1609">
        <w:rPr>
          <w:rFonts w:cstheme="minorHAnsi"/>
          <w:szCs w:val="22"/>
        </w:rPr>
        <w:t xml:space="preserve"> (</w:t>
      </w:r>
      <m:oMath>
        <m:r>
          <w:rPr>
            <w:rFonts w:ascii="Cambria Math" w:hAnsi="Cambria Math" w:cstheme="minorHAnsi"/>
            <w:szCs w:val="22"/>
          </w:rPr>
          <m:t>PU</m:t>
        </m:r>
        <m:sSub>
          <m:sSubPr>
            <m:ctrlPr>
              <w:rPr>
                <w:rFonts w:ascii="Cambria Math" w:hAnsi="Cambria Math" w:cstheme="minorHAnsi"/>
                <w:i/>
                <w:szCs w:val="22"/>
              </w:rPr>
            </m:ctrlPr>
          </m:sSubPr>
          <m:e>
            <m:r>
              <w:rPr>
                <w:rFonts w:ascii="Cambria Math" w:hAnsi="Cambria Math" w:cstheme="minorHAnsi"/>
                <w:szCs w:val="22"/>
              </w:rPr>
              <m:t>A</m:t>
            </m:r>
          </m:e>
          <m:sub>
            <m:r>
              <w:rPr>
                <w:rFonts w:ascii="Cambria Math" w:hAnsi="Cambria Math" w:cstheme="minorHAnsi"/>
                <w:szCs w:val="22"/>
              </w:rPr>
              <m:t>s</m:t>
            </m:r>
          </m:sub>
        </m:sSub>
      </m:oMath>
      <w:r w:rsidRPr="00AB1609">
        <w:rPr>
          <w:rFonts w:cstheme="minorHAnsi"/>
          <w:szCs w:val="22"/>
        </w:rPr>
        <w:t>) can be estimated as follows,</w:t>
      </w:r>
    </w:p>
    <w:p w14:paraId="393F7686" w14:textId="77777777" w:rsidR="00734FC8" w:rsidRPr="00AB1609" w:rsidRDefault="00734FC8" w:rsidP="00734FC8">
      <w:pPr>
        <w:tabs>
          <w:tab w:val="center" w:pos="4770"/>
          <w:tab w:val="right" w:pos="9360"/>
        </w:tabs>
        <w:rPr>
          <w:rFonts w:cstheme="minorHAnsi"/>
          <w:szCs w:val="22"/>
        </w:rPr>
      </w:pPr>
      <w:r w:rsidRPr="00AB1609">
        <w:rPr>
          <w:rFonts w:cstheme="minorHAnsi"/>
          <w:szCs w:val="22"/>
        </w:rPr>
        <w:t>Equation 1:</w:t>
      </w:r>
      <w:r w:rsidRPr="00AB1609">
        <w:rPr>
          <w:rFonts w:cstheme="minorHAnsi"/>
          <w:szCs w:val="22"/>
        </w:rPr>
        <w:tab/>
      </w:r>
      <m:oMath>
        <m:r>
          <w:rPr>
            <w:rFonts w:ascii="Cambria Math" w:hAnsi="Cambria Math" w:cstheme="minorHAnsi"/>
            <w:szCs w:val="22"/>
          </w:rPr>
          <m:t>PU</m:t>
        </m:r>
        <m:sSub>
          <m:sSubPr>
            <m:ctrlPr>
              <w:rPr>
                <w:rFonts w:ascii="Cambria Math" w:hAnsi="Cambria Math" w:cstheme="minorHAnsi"/>
                <w:i/>
                <w:szCs w:val="22"/>
              </w:rPr>
            </m:ctrlPr>
          </m:sSubPr>
          <m:e>
            <m:r>
              <w:rPr>
                <w:rFonts w:ascii="Cambria Math" w:hAnsi="Cambria Math" w:cstheme="minorHAnsi"/>
                <w:szCs w:val="22"/>
              </w:rPr>
              <m:t>A</m:t>
            </m:r>
          </m:e>
          <m:sub>
            <m:r>
              <w:rPr>
                <w:rFonts w:ascii="Cambria Math" w:hAnsi="Cambria Math" w:cstheme="minorHAnsi"/>
                <w:szCs w:val="22"/>
              </w:rPr>
              <m:t>s</m:t>
            </m:r>
          </m:sub>
        </m:sSub>
        <m:r>
          <w:rPr>
            <w:rFonts w:ascii="Cambria Math" w:hAnsi="Cambria Math" w:cstheme="minorHAnsi"/>
            <w:szCs w:val="22"/>
          </w:rPr>
          <m:t xml:space="preserve"> = </m:t>
        </m:r>
        <m:nary>
          <m:naryPr>
            <m:ctrlPr>
              <w:rPr>
                <w:rFonts w:ascii="Cambria Math" w:hAnsi="Cambria Math" w:cstheme="minorHAnsi"/>
                <w:i/>
                <w:szCs w:val="22"/>
              </w:rPr>
            </m:ctrlPr>
          </m:naryPr>
          <m:sub>
            <m:r>
              <w:rPr>
                <w:rFonts w:ascii="Cambria Math" w:hAnsi="Cambria Math" w:cstheme="minorHAnsi"/>
                <w:szCs w:val="22"/>
              </w:rPr>
              <m:t>-∞</m:t>
            </m:r>
          </m:sub>
          <m:sup>
            <m:sSub>
              <m:sSubPr>
                <m:ctrlPr>
                  <w:rPr>
                    <w:rFonts w:ascii="Cambria Math" w:hAnsi="Cambria Math" w:cstheme="minorHAnsi"/>
                    <w:i/>
                    <w:szCs w:val="22"/>
                  </w:rPr>
                </m:ctrlPr>
              </m:sSubPr>
              <m:e>
                <m:r>
                  <w:rPr>
                    <w:rFonts w:ascii="Cambria Math" w:hAnsi="Cambria Math" w:cstheme="minorHAnsi"/>
                    <w:szCs w:val="22"/>
                  </w:rPr>
                  <m:t>r</m:t>
                </m:r>
              </m:e>
              <m:sub>
                <m:r>
                  <w:rPr>
                    <w:rFonts w:ascii="Cambria Math" w:hAnsi="Cambria Math" w:cstheme="minorHAnsi"/>
                    <w:szCs w:val="22"/>
                  </w:rPr>
                  <m:t>s</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c</m:t>
                </m:r>
              </m:e>
              <m:sub>
                <m:r>
                  <w:rPr>
                    <w:rFonts w:ascii="Cambria Math" w:hAnsi="Cambria Math" w:cstheme="minorHAnsi"/>
                    <w:szCs w:val="22"/>
                  </w:rPr>
                  <m:t>s</m:t>
                </m:r>
              </m:sub>
            </m:sSub>
            <m:r>
              <w:rPr>
                <w:rFonts w:ascii="Cambria Math" w:hAnsi="Cambria Math" w:cstheme="minorHAnsi"/>
                <w:szCs w:val="22"/>
              </w:rPr>
              <m:t>+</m:t>
            </m:r>
            <m:sSub>
              <m:sSubPr>
                <m:ctrlPr>
                  <w:rPr>
                    <w:rFonts w:ascii="Cambria Math" w:hAnsi="Cambria Math" w:cstheme="minorHAnsi"/>
                    <w:i/>
                    <w:szCs w:val="22"/>
                  </w:rPr>
                </m:ctrlPr>
              </m:sSubPr>
              <m:e>
                <m:r>
                  <w:rPr>
                    <w:rFonts w:ascii="Cambria Math" w:hAnsi="Cambria Math" w:cstheme="minorHAnsi"/>
                    <w:szCs w:val="22"/>
                  </w:rPr>
                  <m:t>n</m:t>
                </m:r>
              </m:e>
              <m:sub>
                <m:r>
                  <w:rPr>
                    <w:rFonts w:ascii="Cambria Math" w:hAnsi="Cambria Math" w:cstheme="minorHAnsi"/>
                    <w:szCs w:val="22"/>
                  </w:rPr>
                  <m:t>s</m:t>
                </m:r>
              </m:sub>
            </m:sSub>
          </m:sup>
          <m:e>
            <m:sSup>
              <m:sSupPr>
                <m:ctrlPr>
                  <w:rPr>
                    <w:rFonts w:ascii="Cambria Math" w:hAnsi="Cambria Math" w:cstheme="minorHAnsi"/>
                    <w:i/>
                    <w:szCs w:val="22"/>
                  </w:rPr>
                </m:ctrlPr>
              </m:sSupPr>
              <m:e>
                <m:r>
                  <w:rPr>
                    <w:rFonts w:ascii="Cambria Math" w:hAnsi="Cambria Math" w:cstheme="minorHAnsi"/>
                    <w:szCs w:val="22"/>
                  </w:rPr>
                  <m:t>f</m:t>
                </m:r>
              </m:e>
              <m:sup>
                <m:r>
                  <w:rPr>
                    <w:rFonts w:ascii="Cambria Math" w:hAnsi="Cambria Math" w:cstheme="minorHAnsi"/>
                    <w:szCs w:val="22"/>
                  </w:rPr>
                  <m:t>s</m:t>
                </m:r>
              </m:sup>
            </m:sSup>
            <m:d>
              <m:dPr>
                <m:ctrlPr>
                  <w:rPr>
                    <w:rFonts w:ascii="Cambria Math" w:hAnsi="Cambria Math" w:cstheme="minorHAnsi"/>
                    <w:i/>
                    <w:szCs w:val="22"/>
                  </w:rPr>
                </m:ctrlPr>
              </m:dPr>
              <m:e>
                <m:r>
                  <w:rPr>
                    <w:rFonts w:ascii="Cambria Math" w:hAnsi="Cambria Math" w:cstheme="minorHAnsi"/>
                    <w:szCs w:val="22"/>
                  </w:rPr>
                  <m:t>x</m:t>
                </m:r>
              </m:e>
            </m:d>
            <m:r>
              <w:rPr>
                <w:rFonts w:ascii="Cambria Math" w:hAnsi="Cambria Math" w:cstheme="minorHAnsi"/>
                <w:szCs w:val="22"/>
              </w:rPr>
              <m:t>dx,</m:t>
            </m:r>
          </m:e>
        </m:nary>
      </m:oMath>
      <w:r w:rsidRPr="00AB1609">
        <w:rPr>
          <w:rFonts w:cstheme="minorHAnsi"/>
          <w:szCs w:val="22"/>
        </w:rPr>
        <w:tab/>
      </w:r>
    </w:p>
    <w:p w14:paraId="52B2D3B6" w14:textId="77777777" w:rsidR="00734FC8" w:rsidRPr="00AB1609" w:rsidRDefault="00734FC8" w:rsidP="00734FC8">
      <w:pPr>
        <w:rPr>
          <w:rFonts w:cstheme="minorHAnsi"/>
          <w:szCs w:val="22"/>
        </w:rPr>
      </w:pPr>
      <w:r w:rsidRPr="00AB1609">
        <w:rPr>
          <w:rFonts w:cstheme="minorHAnsi"/>
          <w:szCs w:val="22"/>
        </w:rPr>
        <w:t xml:space="preserve">where </w:t>
      </w:r>
      <m:oMath>
        <m:sSub>
          <m:sSubPr>
            <m:ctrlPr>
              <w:rPr>
                <w:rFonts w:ascii="Cambria Math" w:hAnsi="Cambria Math" w:cstheme="minorHAnsi"/>
                <w:i/>
                <w:szCs w:val="22"/>
              </w:rPr>
            </m:ctrlPr>
          </m:sSubPr>
          <m:e>
            <m:r>
              <w:rPr>
                <w:rFonts w:ascii="Cambria Math" w:hAnsi="Cambria Math" w:cstheme="minorHAnsi"/>
                <w:szCs w:val="22"/>
              </w:rPr>
              <m:t>r</m:t>
            </m:r>
          </m:e>
          <m:sub>
            <m:r>
              <w:rPr>
                <w:rFonts w:ascii="Cambria Math" w:hAnsi="Cambria Math" w:cstheme="minorHAnsi"/>
                <w:szCs w:val="22"/>
              </w:rPr>
              <m:t>s</m:t>
            </m:r>
          </m:sub>
        </m:sSub>
      </m:oMath>
      <w:r w:rsidRPr="00AB1609">
        <w:rPr>
          <w:rFonts w:cstheme="minorHAnsi"/>
          <w:szCs w:val="22"/>
        </w:rPr>
        <w:t xml:space="preserve"> represents the fixed normative cost threshold, composed of the sum of the cost of a healthy diet (</w:t>
      </w:r>
      <m:oMath>
        <m:sSub>
          <m:sSubPr>
            <m:ctrlPr>
              <w:rPr>
                <w:rFonts w:ascii="Cambria Math" w:hAnsi="Cambria Math" w:cstheme="minorHAnsi"/>
                <w:i/>
                <w:szCs w:val="22"/>
              </w:rPr>
            </m:ctrlPr>
          </m:sSubPr>
          <m:e>
            <m:r>
              <w:rPr>
                <w:rFonts w:ascii="Cambria Math" w:hAnsi="Cambria Math" w:cstheme="minorHAnsi"/>
                <w:szCs w:val="22"/>
              </w:rPr>
              <m:t>c</m:t>
            </m:r>
          </m:e>
          <m:sub>
            <m:r>
              <w:rPr>
                <w:rFonts w:ascii="Cambria Math" w:hAnsi="Cambria Math" w:cstheme="minorHAnsi"/>
                <w:szCs w:val="22"/>
              </w:rPr>
              <m:t>s</m:t>
            </m:r>
          </m:sub>
        </m:sSub>
      </m:oMath>
      <w:r w:rsidRPr="00AB1609">
        <w:rPr>
          <w:rFonts w:cstheme="minorHAnsi"/>
          <w:szCs w:val="22"/>
        </w:rPr>
        <w:t>) and the cost of non</w:t>
      </w:r>
      <w:r>
        <w:rPr>
          <w:rFonts w:cstheme="minorHAnsi"/>
          <w:szCs w:val="22"/>
        </w:rPr>
        <w:t>-</w:t>
      </w:r>
      <w:r w:rsidRPr="00AB1609">
        <w:rPr>
          <w:rFonts w:cstheme="minorHAnsi"/>
          <w:szCs w:val="22"/>
        </w:rPr>
        <w:t>food essential needs (</w:t>
      </w:r>
      <m:oMath>
        <m:sSub>
          <m:sSubPr>
            <m:ctrlPr>
              <w:rPr>
                <w:rFonts w:ascii="Cambria Math" w:hAnsi="Cambria Math" w:cstheme="minorHAnsi"/>
                <w:i/>
                <w:szCs w:val="22"/>
              </w:rPr>
            </m:ctrlPr>
          </m:sSubPr>
          <m:e>
            <m:r>
              <w:rPr>
                <w:rFonts w:ascii="Cambria Math" w:hAnsi="Cambria Math" w:cstheme="minorHAnsi"/>
                <w:szCs w:val="22"/>
              </w:rPr>
              <m:t>n</m:t>
            </m:r>
          </m:e>
          <m:sub>
            <m:r>
              <w:rPr>
                <w:rFonts w:ascii="Cambria Math" w:hAnsi="Cambria Math" w:cstheme="minorHAnsi"/>
                <w:szCs w:val="22"/>
              </w:rPr>
              <m:t>s</m:t>
            </m:r>
          </m:sub>
        </m:sSub>
      </m:oMath>
      <w:r w:rsidRPr="00AB1609">
        <w:rPr>
          <w:rFonts w:cstheme="minorHAnsi"/>
          <w:szCs w:val="22"/>
        </w:rPr>
        <w:t xml:space="preserve">), and where </w:t>
      </w:r>
      <m:oMath>
        <m:sSup>
          <m:sSupPr>
            <m:ctrlPr>
              <w:rPr>
                <w:rFonts w:ascii="Cambria Math" w:hAnsi="Cambria Math" w:cstheme="minorHAnsi"/>
                <w:i/>
                <w:szCs w:val="22"/>
              </w:rPr>
            </m:ctrlPr>
          </m:sSupPr>
          <m:e>
            <m:r>
              <w:rPr>
                <w:rFonts w:ascii="Cambria Math" w:hAnsi="Cambria Math" w:cstheme="minorHAnsi"/>
                <w:szCs w:val="22"/>
              </w:rPr>
              <m:t>f</m:t>
            </m:r>
          </m:e>
          <m:sup>
            <m:r>
              <w:rPr>
                <w:rFonts w:ascii="Cambria Math" w:hAnsi="Cambria Math" w:cstheme="minorHAnsi"/>
                <w:szCs w:val="22"/>
              </w:rPr>
              <m:t>s</m:t>
            </m:r>
          </m:sup>
        </m:sSup>
        <m:r>
          <w:rPr>
            <w:rFonts w:ascii="Cambria Math" w:hAnsi="Cambria Math" w:cstheme="minorHAnsi"/>
            <w:szCs w:val="22"/>
          </w:rPr>
          <m:t>(x)</m:t>
        </m:r>
      </m:oMath>
      <w:r w:rsidRPr="00AB1609">
        <w:rPr>
          <w:rFonts w:cstheme="minorHAnsi"/>
          <w:szCs w:val="22"/>
        </w:rPr>
        <w:t xml:space="preserve"> is the distribution of incomes among residents of the area considered. Then, the number of people who cannot afford a healthy diet is simply computed as the product between the </w:t>
      </w:r>
      <m:oMath>
        <m:r>
          <w:rPr>
            <w:rFonts w:ascii="Cambria Math" w:hAnsi="Cambria Math" w:cstheme="minorHAnsi"/>
            <w:szCs w:val="22"/>
          </w:rPr>
          <m:t>PU</m:t>
        </m:r>
        <m:sSub>
          <m:sSubPr>
            <m:ctrlPr>
              <w:rPr>
                <w:rFonts w:ascii="Cambria Math" w:hAnsi="Cambria Math" w:cstheme="minorHAnsi"/>
                <w:i/>
                <w:szCs w:val="22"/>
              </w:rPr>
            </m:ctrlPr>
          </m:sSubPr>
          <m:e>
            <m:r>
              <w:rPr>
                <w:rFonts w:ascii="Cambria Math" w:hAnsi="Cambria Math" w:cstheme="minorHAnsi"/>
                <w:szCs w:val="22"/>
              </w:rPr>
              <m:t>A</m:t>
            </m:r>
          </m:e>
          <m:sub>
            <m:r>
              <w:rPr>
                <w:rFonts w:ascii="Cambria Math" w:hAnsi="Cambria Math" w:cstheme="minorHAnsi"/>
                <w:szCs w:val="22"/>
              </w:rPr>
              <m:t>s</m:t>
            </m:r>
          </m:sub>
        </m:sSub>
      </m:oMath>
      <w:r w:rsidRPr="00AB1609">
        <w:rPr>
          <w:rFonts w:cstheme="minorHAnsi"/>
          <w:szCs w:val="22"/>
        </w:rPr>
        <w:t xml:space="preserve"> and the population size </w:t>
      </w:r>
      <m:oMath>
        <m:sSub>
          <m:sSubPr>
            <m:ctrlPr>
              <w:rPr>
                <w:rFonts w:ascii="Cambria Math" w:hAnsi="Cambria Math" w:cstheme="minorHAnsi"/>
                <w:i/>
                <w:szCs w:val="22"/>
              </w:rPr>
            </m:ctrlPr>
          </m:sSubPr>
          <m:e>
            <m:r>
              <w:rPr>
                <w:rFonts w:ascii="Cambria Math" w:hAnsi="Cambria Math" w:cstheme="minorHAnsi"/>
                <w:szCs w:val="22"/>
              </w:rPr>
              <m:t>N</m:t>
            </m:r>
          </m:e>
          <m:sub>
            <m:r>
              <w:rPr>
                <w:rFonts w:ascii="Cambria Math" w:hAnsi="Cambria Math" w:cstheme="minorHAnsi"/>
                <w:szCs w:val="22"/>
              </w:rPr>
              <m:t>s</m:t>
            </m:r>
          </m:sub>
        </m:sSub>
      </m:oMath>
      <w:r w:rsidRPr="00AB1609">
        <w:rPr>
          <w:rFonts w:cstheme="minorHAnsi"/>
          <w:szCs w:val="22"/>
        </w:rPr>
        <w:t>,</w:t>
      </w:r>
    </w:p>
    <w:p w14:paraId="3170CF93" w14:textId="77777777" w:rsidR="00734FC8" w:rsidRPr="00AB1609" w:rsidRDefault="00734FC8" w:rsidP="00734FC8">
      <w:pPr>
        <w:rPr>
          <w:rFonts w:cstheme="minorHAnsi"/>
          <w:szCs w:val="22"/>
        </w:rPr>
      </w:pPr>
      <m:oMathPara>
        <m:oMath>
          <m:r>
            <w:rPr>
              <w:rFonts w:ascii="Cambria Math" w:hAnsi="Cambria Math" w:cstheme="minorHAnsi"/>
              <w:szCs w:val="22"/>
              <w:lang w:val="pt-BR"/>
            </w:rPr>
            <m:t>NU</m:t>
          </m:r>
          <m:sSub>
            <m:sSubPr>
              <m:ctrlPr>
                <w:rPr>
                  <w:rFonts w:ascii="Cambria Math" w:hAnsi="Cambria Math" w:cstheme="minorHAnsi"/>
                  <w:i/>
                  <w:szCs w:val="22"/>
                  <w:lang w:val="pt-BR"/>
                </w:rPr>
              </m:ctrlPr>
            </m:sSubPr>
            <m:e>
              <m:r>
                <w:rPr>
                  <w:rFonts w:ascii="Cambria Math" w:hAnsi="Cambria Math" w:cstheme="minorHAnsi"/>
                  <w:szCs w:val="22"/>
                  <w:lang w:val="pt-BR"/>
                </w:rPr>
                <m:t>A</m:t>
              </m:r>
            </m:e>
            <m:sub>
              <m:r>
                <w:rPr>
                  <w:rFonts w:ascii="Cambria Math" w:hAnsi="Cambria Math" w:cstheme="minorHAnsi"/>
                  <w:szCs w:val="22"/>
                  <w:lang w:val="pt-BR"/>
                </w:rPr>
                <m:t>s</m:t>
              </m:r>
            </m:sub>
          </m:sSub>
          <m:r>
            <w:rPr>
              <w:rFonts w:ascii="Cambria Math" w:hAnsi="Cambria Math" w:cstheme="minorHAnsi"/>
              <w:szCs w:val="22"/>
            </w:rPr>
            <m:t xml:space="preserve"> = </m:t>
          </m:r>
          <m:r>
            <w:rPr>
              <w:rFonts w:ascii="Cambria Math" w:hAnsi="Cambria Math" w:cstheme="minorHAnsi"/>
              <w:szCs w:val="22"/>
              <w:lang w:val="pt-BR"/>
            </w:rPr>
            <m:t>PU</m:t>
          </m:r>
          <m:sSub>
            <m:sSubPr>
              <m:ctrlPr>
                <w:rPr>
                  <w:rFonts w:ascii="Cambria Math" w:hAnsi="Cambria Math" w:cstheme="minorHAnsi"/>
                  <w:i/>
                  <w:szCs w:val="22"/>
                  <w:lang w:val="pt-BR"/>
                </w:rPr>
              </m:ctrlPr>
            </m:sSubPr>
            <m:e>
              <m:r>
                <w:rPr>
                  <w:rFonts w:ascii="Cambria Math" w:hAnsi="Cambria Math" w:cstheme="minorHAnsi"/>
                  <w:szCs w:val="22"/>
                  <w:lang w:val="pt-BR"/>
                </w:rPr>
                <m:t>A</m:t>
              </m:r>
            </m:e>
            <m:sub>
              <m:r>
                <w:rPr>
                  <w:rFonts w:ascii="Cambria Math" w:hAnsi="Cambria Math" w:cstheme="minorHAnsi"/>
                  <w:szCs w:val="22"/>
                  <w:lang w:val="pt-BR"/>
                </w:rPr>
                <m:t>s</m:t>
              </m:r>
            </m:sub>
          </m:sSub>
          <m:r>
            <w:rPr>
              <w:rFonts w:ascii="Cambria Math" w:hAnsi="Cambria Math" w:cstheme="minorHAnsi"/>
              <w:szCs w:val="22"/>
            </w:rPr>
            <m:t xml:space="preserve">× </m:t>
          </m:r>
          <m:sSub>
            <m:sSubPr>
              <m:ctrlPr>
                <w:rPr>
                  <w:rFonts w:ascii="Cambria Math" w:hAnsi="Cambria Math" w:cstheme="minorHAnsi"/>
                  <w:i/>
                  <w:szCs w:val="22"/>
                  <w:lang w:val="pt-BR"/>
                </w:rPr>
              </m:ctrlPr>
            </m:sSubPr>
            <m:e>
              <m:r>
                <w:rPr>
                  <w:rFonts w:ascii="Cambria Math" w:hAnsi="Cambria Math" w:cstheme="minorHAnsi"/>
                  <w:szCs w:val="22"/>
                  <w:lang w:val="pt-BR"/>
                </w:rPr>
                <m:t>N</m:t>
              </m:r>
            </m:e>
            <m:sub>
              <m:r>
                <w:rPr>
                  <w:rFonts w:ascii="Cambria Math" w:hAnsi="Cambria Math" w:cstheme="minorHAnsi"/>
                  <w:szCs w:val="22"/>
                  <w:lang w:val="pt-BR"/>
                </w:rPr>
                <m:t>s</m:t>
              </m:r>
            </m:sub>
          </m:sSub>
          <m:r>
            <w:rPr>
              <w:rFonts w:ascii="Cambria Math" w:hAnsi="Cambria Math" w:cstheme="minorHAnsi"/>
              <w:szCs w:val="22"/>
              <w:lang w:val="pt-BR"/>
            </w:rPr>
            <m:t>.</m:t>
          </m:r>
        </m:oMath>
      </m:oMathPara>
    </w:p>
    <w:p w14:paraId="4FD807CD" w14:textId="77777777" w:rsidR="00734FC8" w:rsidRPr="00AB1609" w:rsidRDefault="00734FC8" w:rsidP="00734FC8">
      <w:pPr>
        <w:rPr>
          <w:rFonts w:cstheme="minorHAnsi"/>
          <w:szCs w:val="22"/>
        </w:rPr>
      </w:pPr>
      <w:r w:rsidRPr="00AB1609">
        <w:rPr>
          <w:rFonts w:cstheme="minorHAnsi"/>
          <w:szCs w:val="22"/>
        </w:rPr>
        <w:t xml:space="preserve">Then, national estimates of NUA can be obtained by summing </w:t>
      </w:r>
      <m:oMath>
        <m:r>
          <w:rPr>
            <w:rFonts w:ascii="Cambria Math" w:hAnsi="Cambria Math" w:cstheme="minorHAnsi"/>
            <w:szCs w:val="22"/>
          </w:rPr>
          <m:t>NU</m:t>
        </m:r>
        <m:sSub>
          <m:sSubPr>
            <m:ctrlPr>
              <w:rPr>
                <w:rFonts w:ascii="Cambria Math" w:hAnsi="Cambria Math" w:cstheme="minorHAnsi"/>
                <w:i/>
                <w:szCs w:val="22"/>
              </w:rPr>
            </m:ctrlPr>
          </m:sSubPr>
          <m:e>
            <m:r>
              <w:rPr>
                <w:rFonts w:ascii="Cambria Math" w:hAnsi="Cambria Math" w:cstheme="minorHAnsi"/>
                <w:szCs w:val="22"/>
              </w:rPr>
              <m:t>A</m:t>
            </m:r>
          </m:e>
          <m:sub>
            <m:r>
              <w:rPr>
                <w:rFonts w:ascii="Cambria Math" w:hAnsi="Cambria Math" w:cstheme="minorHAnsi"/>
                <w:szCs w:val="22"/>
              </w:rPr>
              <m:t>s</m:t>
            </m:r>
          </m:sub>
        </m:sSub>
      </m:oMath>
      <w:r w:rsidRPr="00AB1609">
        <w:rPr>
          <w:rFonts w:cstheme="minorHAnsi"/>
          <w:szCs w:val="22"/>
        </w:rPr>
        <w:t xml:space="preserve"> over all relevant areas</w:t>
      </w:r>
      <w:r>
        <w:rPr>
          <w:rFonts w:cstheme="minorHAnsi"/>
          <w:szCs w:val="22"/>
        </w:rPr>
        <w:t xml:space="preserve"> </w:t>
      </w:r>
      <m:oMath>
        <m:r>
          <w:rPr>
            <w:rFonts w:ascii="Cambria Math" w:hAnsi="Cambria Math" w:cstheme="minorHAnsi"/>
            <w:szCs w:val="22"/>
          </w:rPr>
          <m:t>s</m:t>
        </m:r>
      </m:oMath>
      <w:r w:rsidRPr="00AB1609">
        <w:rPr>
          <w:rFonts w:cstheme="minorHAnsi"/>
          <w:szCs w:val="22"/>
        </w:rPr>
        <w:t>, and PUA as the ratio between NUA and the national population size:</w:t>
      </w:r>
    </w:p>
    <w:p w14:paraId="2DB035AA" w14:textId="77777777" w:rsidR="00734FC8" w:rsidRPr="00AB1609" w:rsidRDefault="00734FC8" w:rsidP="00734FC8">
      <w:pPr>
        <w:rPr>
          <w:rFonts w:cstheme="minorHAnsi"/>
          <w:szCs w:val="22"/>
        </w:rPr>
      </w:pPr>
      <m:oMathPara>
        <m:oMath>
          <m:r>
            <w:rPr>
              <w:rFonts w:ascii="Cambria Math" w:hAnsi="Cambria Math" w:cstheme="minorHAnsi"/>
              <w:szCs w:val="22"/>
            </w:rPr>
            <m:t xml:space="preserve">NUA= </m:t>
          </m:r>
          <m:nary>
            <m:naryPr>
              <m:chr m:val="∑"/>
              <m:supHide m:val="1"/>
              <m:ctrlPr>
                <w:rPr>
                  <w:rFonts w:ascii="Cambria Math" w:hAnsi="Cambria Math" w:cstheme="minorHAnsi"/>
                  <w:i/>
                  <w:szCs w:val="22"/>
                </w:rPr>
              </m:ctrlPr>
            </m:naryPr>
            <m:sub>
              <m:r>
                <w:rPr>
                  <w:rFonts w:ascii="Cambria Math" w:hAnsi="Cambria Math" w:cstheme="minorHAnsi"/>
                  <w:szCs w:val="22"/>
                </w:rPr>
                <m:t>s</m:t>
              </m:r>
            </m:sub>
            <m:sup/>
            <m:e>
              <m:r>
                <w:rPr>
                  <w:rFonts w:ascii="Cambria Math" w:hAnsi="Cambria Math" w:cstheme="minorHAnsi"/>
                  <w:szCs w:val="22"/>
                </w:rPr>
                <m:t>NU</m:t>
              </m:r>
              <m:sSub>
                <m:sSubPr>
                  <m:ctrlPr>
                    <w:rPr>
                      <w:rFonts w:ascii="Cambria Math" w:hAnsi="Cambria Math" w:cstheme="minorHAnsi"/>
                      <w:i/>
                      <w:szCs w:val="22"/>
                    </w:rPr>
                  </m:ctrlPr>
                </m:sSubPr>
                <m:e>
                  <m:r>
                    <w:rPr>
                      <w:rFonts w:ascii="Cambria Math" w:hAnsi="Cambria Math" w:cstheme="minorHAnsi"/>
                      <w:szCs w:val="22"/>
                    </w:rPr>
                    <m:t>A</m:t>
                  </m:r>
                </m:e>
                <m:sub>
                  <m:r>
                    <w:rPr>
                      <w:rFonts w:ascii="Cambria Math" w:hAnsi="Cambria Math" w:cstheme="minorHAnsi"/>
                      <w:szCs w:val="22"/>
                    </w:rPr>
                    <m:t>s</m:t>
                  </m:r>
                </m:sub>
              </m:sSub>
            </m:e>
          </m:nary>
          <m:r>
            <w:rPr>
              <w:rFonts w:ascii="Cambria Math" w:hAnsi="Cambria Math" w:cstheme="minorHAnsi"/>
              <w:szCs w:val="22"/>
            </w:rPr>
            <m:t>;</m:t>
          </m:r>
          <m:r>
            <m:rPr>
              <m:sty m:val="p"/>
            </m:rPr>
            <w:rPr>
              <w:rFonts w:ascii="Cambria Math" w:hAnsi="Cambria Math" w:cstheme="minorHAnsi"/>
              <w:szCs w:val="22"/>
            </w:rPr>
            <w:br/>
          </m:r>
        </m:oMath>
        <m:oMath>
          <m:r>
            <w:rPr>
              <w:rFonts w:ascii="Cambria Math" w:hAnsi="Cambria Math" w:cstheme="minorHAnsi"/>
              <w:szCs w:val="22"/>
            </w:rPr>
            <m:t>PUA=</m:t>
          </m:r>
          <m:f>
            <m:fPr>
              <m:ctrlPr>
                <w:rPr>
                  <w:rFonts w:ascii="Cambria Math" w:hAnsi="Cambria Math" w:cstheme="minorHAnsi"/>
                  <w:i/>
                  <w:szCs w:val="22"/>
                </w:rPr>
              </m:ctrlPr>
            </m:fPr>
            <m:num>
              <m:r>
                <w:rPr>
                  <w:rFonts w:ascii="Cambria Math" w:hAnsi="Cambria Math" w:cstheme="minorHAnsi"/>
                  <w:szCs w:val="22"/>
                </w:rPr>
                <m:t>NUA</m:t>
              </m:r>
            </m:num>
            <m:den>
              <m:nary>
                <m:naryPr>
                  <m:chr m:val="∑"/>
                  <m:supHide m:val="1"/>
                  <m:ctrlPr>
                    <w:rPr>
                      <w:rFonts w:ascii="Cambria Math" w:hAnsi="Cambria Math" w:cstheme="minorHAnsi"/>
                      <w:i/>
                      <w:szCs w:val="22"/>
                    </w:rPr>
                  </m:ctrlPr>
                </m:naryPr>
                <m:sub>
                  <m:r>
                    <w:rPr>
                      <w:rFonts w:ascii="Cambria Math" w:hAnsi="Cambria Math" w:cstheme="minorHAnsi"/>
                      <w:szCs w:val="22"/>
                    </w:rPr>
                    <m:t>s</m:t>
                  </m:r>
                </m:sub>
                <m:sup/>
                <m:e>
                  <m:sSub>
                    <m:sSubPr>
                      <m:ctrlPr>
                        <w:rPr>
                          <w:rFonts w:ascii="Cambria Math" w:hAnsi="Cambria Math" w:cstheme="minorHAnsi"/>
                          <w:i/>
                          <w:szCs w:val="22"/>
                        </w:rPr>
                      </m:ctrlPr>
                    </m:sSubPr>
                    <m:e>
                      <m:r>
                        <w:rPr>
                          <w:rFonts w:ascii="Cambria Math" w:hAnsi="Cambria Math" w:cstheme="minorHAnsi"/>
                          <w:szCs w:val="22"/>
                        </w:rPr>
                        <m:t>N</m:t>
                      </m:r>
                    </m:e>
                    <m:sub>
                      <m:r>
                        <w:rPr>
                          <w:rFonts w:ascii="Cambria Math" w:hAnsi="Cambria Math" w:cstheme="minorHAnsi"/>
                          <w:szCs w:val="22"/>
                        </w:rPr>
                        <m:t>s</m:t>
                      </m:r>
                    </m:sub>
                  </m:sSub>
                </m:e>
              </m:nary>
            </m:den>
          </m:f>
        </m:oMath>
      </m:oMathPara>
    </w:p>
    <w:p w14:paraId="5C078DB4" w14:textId="77777777" w:rsidR="00734FC8" w:rsidRPr="00AB1609" w:rsidRDefault="00734FC8" w:rsidP="00734FC8">
      <w:pPr>
        <w:rPr>
          <w:rFonts w:cstheme="minorHAnsi"/>
          <w:szCs w:val="22"/>
        </w:rPr>
      </w:pPr>
      <w:r w:rsidRPr="00AB1609">
        <w:rPr>
          <w:rFonts w:cstheme="minorHAnsi"/>
          <w:szCs w:val="22"/>
        </w:rPr>
        <w:t>In practice, often the assessment can only be done for the entire national population or at the level of subnational geographic areas (such as urban vs rural, or administrative area units) that are larger than the ideal. This is because either the income distributions</w:t>
      </w:r>
      <w:r>
        <w:rPr>
          <w:rFonts w:cstheme="minorHAnsi"/>
          <w:szCs w:val="22"/>
        </w:rPr>
        <w:t xml:space="preserve"> or</w:t>
      </w:r>
      <w:r w:rsidRPr="00AB1609">
        <w:rPr>
          <w:rFonts w:cstheme="minorHAnsi"/>
          <w:szCs w:val="22"/>
        </w:rPr>
        <w:t xml:space="preserve"> the average costs</w:t>
      </w:r>
      <w:r>
        <w:rPr>
          <w:rFonts w:cstheme="minorHAnsi"/>
          <w:szCs w:val="22"/>
        </w:rPr>
        <w:t xml:space="preserve"> –</w:t>
      </w:r>
      <w:r w:rsidRPr="00AB1609">
        <w:rPr>
          <w:rFonts w:cstheme="minorHAnsi"/>
          <w:szCs w:val="22"/>
        </w:rPr>
        <w:t xml:space="preserve"> or both </w:t>
      </w:r>
      <w:r>
        <w:rPr>
          <w:rFonts w:cstheme="minorHAnsi"/>
          <w:szCs w:val="22"/>
        </w:rPr>
        <w:t xml:space="preserve">– </w:t>
      </w:r>
      <w:r w:rsidRPr="00AB1609">
        <w:rPr>
          <w:rFonts w:cstheme="minorHAnsi"/>
          <w:szCs w:val="22"/>
        </w:rPr>
        <w:t>are only available at that level. In such cases, one may still conduct the assessment using the formula in Equation</w:t>
      </w:r>
      <w:r>
        <w:rPr>
          <w:rFonts w:cstheme="minorHAnsi"/>
          <w:szCs w:val="22"/>
        </w:rPr>
        <w:t> </w:t>
      </w:r>
      <w:r w:rsidRPr="00AB1609">
        <w:rPr>
          <w:rFonts w:cstheme="minorHAnsi"/>
          <w:szCs w:val="22"/>
        </w:rPr>
        <w:t xml:space="preserve">1, with reference to the </w:t>
      </w:r>
      <w:r w:rsidRPr="00AB1609">
        <w:rPr>
          <w:rFonts w:cstheme="minorHAnsi"/>
          <w:i/>
          <w:iCs/>
          <w:szCs w:val="22"/>
        </w:rPr>
        <w:t>national</w:t>
      </w:r>
      <w:r w:rsidRPr="00AB1609">
        <w:rPr>
          <w:rFonts w:cstheme="minorHAnsi"/>
          <w:szCs w:val="22"/>
        </w:rPr>
        <w:t xml:space="preserve"> income distribution, </w:t>
      </w:r>
      <m:oMath>
        <m:r>
          <w:rPr>
            <w:rFonts w:ascii="Cambria Math" w:hAnsi="Cambria Math" w:cstheme="minorHAnsi"/>
            <w:szCs w:val="22"/>
          </w:rPr>
          <m:t>f(x)</m:t>
        </m:r>
      </m:oMath>
      <w:r w:rsidRPr="00AB1609">
        <w:rPr>
          <w:rFonts w:cstheme="minorHAnsi"/>
          <w:szCs w:val="22"/>
        </w:rPr>
        <w:t xml:space="preserve">, and the </w:t>
      </w:r>
      <w:r w:rsidRPr="00AB1609">
        <w:rPr>
          <w:rFonts w:cstheme="minorHAnsi"/>
          <w:i/>
          <w:iCs/>
          <w:szCs w:val="22"/>
        </w:rPr>
        <w:t xml:space="preserve">national average </w:t>
      </w:r>
      <w:r w:rsidRPr="00AB1609">
        <w:rPr>
          <w:rFonts w:cstheme="minorHAnsi"/>
          <w:szCs w:val="22"/>
        </w:rPr>
        <w:t xml:space="preserve">threshold </w:t>
      </w:r>
      <m:oMath>
        <m:acc>
          <m:accPr>
            <m:chr m:val="̅"/>
            <m:ctrlPr>
              <w:rPr>
                <w:rFonts w:ascii="Cambria Math" w:hAnsi="Cambria Math" w:cstheme="minorHAnsi"/>
                <w:i/>
                <w:szCs w:val="22"/>
              </w:rPr>
            </m:ctrlPr>
          </m:accPr>
          <m:e>
            <m:r>
              <w:rPr>
                <w:rFonts w:ascii="Cambria Math" w:hAnsi="Cambria Math" w:cstheme="minorHAnsi"/>
                <w:szCs w:val="22"/>
              </w:rPr>
              <m:t>r</m:t>
            </m:r>
          </m:e>
        </m:acc>
      </m:oMath>
      <w:r w:rsidRPr="00AB1609">
        <w:rPr>
          <w:rFonts w:cstheme="minorHAnsi"/>
          <w:szCs w:val="22"/>
        </w:rPr>
        <w:t xml:space="preserve"> , as follows:</w:t>
      </w:r>
    </w:p>
    <w:p w14:paraId="28D40F27" w14:textId="77777777" w:rsidR="00734FC8" w:rsidRPr="00AB1609" w:rsidRDefault="00734FC8" w:rsidP="00734FC8">
      <w:pPr>
        <w:tabs>
          <w:tab w:val="center" w:pos="4770"/>
          <w:tab w:val="right" w:pos="9360"/>
        </w:tabs>
        <w:rPr>
          <w:rFonts w:cstheme="minorHAnsi"/>
          <w:szCs w:val="22"/>
        </w:rPr>
      </w:pPr>
      <w:r w:rsidRPr="00AB1609">
        <w:rPr>
          <w:rFonts w:cstheme="minorHAnsi"/>
          <w:szCs w:val="22"/>
        </w:rPr>
        <w:t>Equation 2:</w:t>
      </w:r>
      <w:r w:rsidRPr="00AB1609">
        <w:rPr>
          <w:rFonts w:cstheme="minorHAnsi"/>
          <w:szCs w:val="22"/>
        </w:rPr>
        <w:tab/>
      </w:r>
      <m:oMath>
        <m:r>
          <w:rPr>
            <w:rFonts w:ascii="Cambria Math" w:hAnsi="Cambria Math" w:cstheme="minorHAnsi"/>
            <w:szCs w:val="22"/>
          </w:rPr>
          <m:t>PUA</m:t>
        </m:r>
        <m:r>
          <m:rPr>
            <m:sty m:val="p"/>
          </m:rPr>
          <w:rPr>
            <w:rFonts w:ascii="Cambria Math" w:hAnsi="Cambria Math" w:cstheme="minorHAnsi"/>
            <w:szCs w:val="22"/>
          </w:rPr>
          <m:t xml:space="preserve">= </m:t>
        </m:r>
        <m:nary>
          <m:naryPr>
            <m:ctrlPr>
              <w:rPr>
                <w:rFonts w:ascii="Cambria Math" w:hAnsi="Cambria Math" w:cstheme="minorHAnsi"/>
                <w:szCs w:val="22"/>
              </w:rPr>
            </m:ctrlPr>
          </m:naryPr>
          <m:sub>
            <m:r>
              <m:rPr>
                <m:sty m:val="p"/>
              </m:rPr>
              <w:rPr>
                <w:rFonts w:ascii="Cambria Math" w:hAnsi="Cambria Math" w:cstheme="minorHAnsi"/>
                <w:szCs w:val="22"/>
              </w:rPr>
              <m:t>-∞</m:t>
            </m:r>
          </m:sub>
          <m:sup>
            <m:acc>
              <m:accPr>
                <m:chr m:val="̅"/>
                <m:ctrlPr>
                  <w:rPr>
                    <w:rFonts w:ascii="Cambria Math" w:hAnsi="Cambria Math" w:cstheme="minorHAnsi"/>
                    <w:szCs w:val="22"/>
                  </w:rPr>
                </m:ctrlPr>
              </m:accPr>
              <m:e>
                <m:r>
                  <w:rPr>
                    <w:rFonts w:ascii="Cambria Math" w:hAnsi="Cambria Math" w:cstheme="minorHAnsi"/>
                    <w:szCs w:val="22"/>
                  </w:rPr>
                  <m:t>r</m:t>
                </m:r>
              </m:e>
            </m:acc>
          </m:sup>
          <m:e>
            <m:r>
              <w:rPr>
                <w:rFonts w:ascii="Cambria Math" w:hAnsi="Cambria Math" w:cstheme="minorHAnsi"/>
                <w:szCs w:val="22"/>
              </w:rPr>
              <m:t>f</m:t>
            </m:r>
            <m:r>
              <m:rPr>
                <m:sty m:val="p"/>
              </m:rPr>
              <w:rPr>
                <w:rFonts w:ascii="Cambria Math" w:hAnsi="Cambria Math" w:cstheme="minorHAnsi"/>
                <w:szCs w:val="22"/>
              </w:rPr>
              <m:t>(</m:t>
            </m:r>
            <m:r>
              <w:rPr>
                <w:rFonts w:ascii="Cambria Math" w:hAnsi="Cambria Math" w:cstheme="minorHAnsi"/>
                <w:szCs w:val="22"/>
              </w:rPr>
              <m:t>x</m:t>
            </m:r>
            <m:r>
              <m:rPr>
                <m:sty m:val="p"/>
              </m:rPr>
              <w:rPr>
                <w:rFonts w:ascii="Cambria Math" w:hAnsi="Cambria Math" w:cstheme="minorHAnsi"/>
                <w:szCs w:val="22"/>
              </w:rPr>
              <m:t>)</m:t>
            </m:r>
          </m:e>
        </m:nary>
        <m:r>
          <w:rPr>
            <w:rFonts w:ascii="Cambria Math" w:hAnsi="Cambria Math" w:cstheme="minorHAnsi"/>
            <w:szCs w:val="22"/>
          </w:rPr>
          <m:t>dx</m:t>
        </m:r>
      </m:oMath>
      <w:r w:rsidRPr="00AB1609">
        <w:rPr>
          <w:rFonts w:cstheme="minorHAnsi"/>
          <w:szCs w:val="22"/>
        </w:rPr>
        <w:tab/>
      </w:r>
    </w:p>
    <w:p w14:paraId="6A56200F" w14:textId="77777777" w:rsidR="00734FC8" w:rsidRDefault="00734FC8" w:rsidP="00734FC8">
      <w:pPr>
        <w:rPr>
          <w:rFonts w:cstheme="minorHAnsi"/>
          <w:szCs w:val="22"/>
        </w:rPr>
      </w:pPr>
      <w:r w:rsidRPr="00AB1609">
        <w:rPr>
          <w:rFonts w:cstheme="minorHAnsi"/>
          <w:szCs w:val="22"/>
        </w:rPr>
        <w:t xml:space="preserve">recognizing that the formula in Equation 2 will yield an unbiased estimate of the true </w:t>
      </w:r>
      <m:oMath>
        <m:r>
          <w:rPr>
            <w:rFonts w:ascii="Cambria Math" w:hAnsi="Cambria Math" w:cstheme="minorHAnsi"/>
            <w:szCs w:val="22"/>
          </w:rPr>
          <m:t>PUA</m:t>
        </m:r>
      </m:oMath>
      <w:r w:rsidRPr="00AB1609">
        <w:rPr>
          <w:rFonts w:cstheme="minorHAnsi"/>
          <w:szCs w:val="22"/>
        </w:rPr>
        <w:t xml:space="preserve"> only if the distribution of subnational area level values of </w:t>
      </w:r>
      <m:oMath>
        <m:r>
          <w:rPr>
            <w:rFonts w:ascii="Cambria Math" w:hAnsi="Cambria Math" w:cstheme="minorHAnsi"/>
            <w:szCs w:val="22"/>
          </w:rPr>
          <m:t>r</m:t>
        </m:r>
      </m:oMath>
      <w:r w:rsidRPr="00AB1609">
        <w:rPr>
          <w:rFonts w:cstheme="minorHAnsi"/>
          <w:szCs w:val="22"/>
        </w:rPr>
        <w:t xml:space="preserve"> is statistically independent of the distribution of incomes across the same subnational areas. In all other cases, the threshold as used in Equation 2 will generate a bias (see </w:t>
      </w:r>
      <w:r w:rsidRPr="00573446">
        <w:rPr>
          <w:rFonts w:cstheme="minorHAnsi"/>
          <w:b/>
          <w:bCs/>
          <w:szCs w:val="22"/>
        </w:rPr>
        <w:t>Box S2.1</w:t>
      </w:r>
      <w:r w:rsidRPr="00AB1609">
        <w:rPr>
          <w:rFonts w:cstheme="minorHAnsi"/>
          <w:szCs w:val="22"/>
        </w:rPr>
        <w:t xml:space="preserve">). Given that the existence and the sign of the spatial correlation between incomes and the appropriate cost thresholds are empirical questions, research is being conducted on </w:t>
      </w:r>
      <w:proofErr w:type="gramStart"/>
      <w:r w:rsidRPr="00AB1609">
        <w:rPr>
          <w:rFonts w:cstheme="minorHAnsi"/>
          <w:szCs w:val="22"/>
        </w:rPr>
        <w:t>a large number of</w:t>
      </w:r>
      <w:proofErr w:type="gramEnd"/>
      <w:r w:rsidRPr="00AB1609">
        <w:rPr>
          <w:rFonts w:cstheme="minorHAnsi"/>
          <w:szCs w:val="22"/>
        </w:rPr>
        <w:t xml:space="preserve"> datasets from recent surveys to determine the best approach to </w:t>
      </w:r>
      <w:r>
        <w:rPr>
          <w:rFonts w:cstheme="minorHAnsi"/>
          <w:szCs w:val="22"/>
        </w:rPr>
        <w:t>adjust</w:t>
      </w:r>
      <w:r w:rsidRPr="00AB1609">
        <w:rPr>
          <w:rFonts w:cstheme="minorHAnsi"/>
          <w:szCs w:val="22"/>
        </w:rPr>
        <w:t xml:space="preserve"> the threshold and correct for the potential bias that is affecting the current estimates.</w:t>
      </w:r>
    </w:p>
    <w:p w14:paraId="0518D7F0" w14:textId="77777777" w:rsidR="00734FC8" w:rsidRDefault="00734FC8" w:rsidP="00734FC8">
      <w:pPr>
        <w:spacing w:after="0" w:line="240" w:lineRule="auto"/>
        <w:jc w:val="left"/>
        <w:rPr>
          <w:rFonts w:cstheme="minorHAnsi"/>
          <w:b/>
          <w:szCs w:val="22"/>
        </w:rPr>
      </w:pPr>
      <w:r>
        <w:rPr>
          <w:rFonts w:cstheme="minorHAnsi"/>
          <w:szCs w:val="22"/>
        </w:rPr>
        <w:br w:type="page"/>
      </w:r>
    </w:p>
    <w:tbl>
      <w:tblPr>
        <w:tblStyle w:val="TableGrid"/>
        <w:tblW w:w="9356" w:type="dxa"/>
        <w:tblInd w:w="-23" w:type="dxa"/>
        <w:tblBorders>
          <w:top w:val="single" w:sz="18" w:space="0" w:color="C45911"/>
          <w:left w:val="single" w:sz="18" w:space="0" w:color="C45911"/>
          <w:bottom w:val="single" w:sz="18" w:space="0" w:color="C45911"/>
          <w:right w:val="single" w:sz="18" w:space="0" w:color="C45911"/>
          <w:insideH w:val="none" w:sz="0" w:space="0" w:color="auto"/>
          <w:insideV w:val="none" w:sz="0" w:space="0" w:color="auto"/>
        </w:tblBorders>
        <w:tblCellMar>
          <w:top w:w="113" w:type="dxa"/>
          <w:left w:w="170" w:type="dxa"/>
          <w:bottom w:w="113" w:type="dxa"/>
          <w:right w:w="170" w:type="dxa"/>
        </w:tblCellMar>
        <w:tblLook w:val="04A0" w:firstRow="1" w:lastRow="0" w:firstColumn="1" w:lastColumn="0" w:noHBand="0" w:noVBand="1"/>
      </w:tblPr>
      <w:tblGrid>
        <w:gridCol w:w="9356"/>
      </w:tblGrid>
      <w:tr w:rsidR="00734FC8" w:rsidRPr="00D21EBE" w14:paraId="52B3B6A5" w14:textId="77777777" w:rsidTr="00540A29">
        <w:tc>
          <w:tcPr>
            <w:tcW w:w="9356" w:type="dxa"/>
            <w:tcBorders>
              <w:top w:val="single" w:sz="18" w:space="0" w:color="C45911"/>
              <w:left w:val="single" w:sz="18" w:space="0" w:color="C45911"/>
              <w:bottom w:val="single" w:sz="18" w:space="0" w:color="C45911"/>
              <w:right w:val="single" w:sz="18" w:space="0" w:color="C45911"/>
            </w:tcBorders>
          </w:tcPr>
          <w:p w14:paraId="2520C8AA" w14:textId="77777777" w:rsidR="00734FC8" w:rsidRDefault="00734FC8" w:rsidP="00540A29">
            <w:pPr>
              <w:pStyle w:val="BOXtitle"/>
              <w:spacing w:after="0"/>
              <w:ind w:left="954" w:hanging="954"/>
            </w:pPr>
            <w:bookmarkStart w:id="45" w:name="_Toc169705235"/>
            <w:r>
              <w:lastRenderedPageBreak/>
              <w:t>Box S2.</w:t>
            </w:r>
            <w:r>
              <w:fldChar w:fldCharType="begin"/>
            </w:r>
            <w:r>
              <w:instrText xml:space="preserve"> SEQ Box_S2. \* ARABIC </w:instrText>
            </w:r>
            <w:r>
              <w:fldChar w:fldCharType="separate"/>
            </w:r>
            <w:r>
              <w:rPr>
                <w:noProof/>
              </w:rPr>
              <w:t>1</w:t>
            </w:r>
            <w:r>
              <w:fldChar w:fldCharType="end"/>
            </w:r>
            <w:r w:rsidRPr="00D21EBE">
              <w:tab/>
            </w:r>
            <w:r w:rsidRPr="00AB1609">
              <w:rPr>
                <w:rFonts w:cstheme="minorHAnsi"/>
                <w:bCs/>
              </w:rPr>
              <w:t>Why using the national average cost of a healthy diet and of essential needs may yield biased estimates of the</w:t>
            </w:r>
            <w:r>
              <w:rPr>
                <w:rFonts w:cstheme="minorHAnsi"/>
                <w:bCs/>
              </w:rPr>
              <w:t xml:space="preserve"> prevalence of unaffordability</w:t>
            </w:r>
            <w:bookmarkEnd w:id="45"/>
            <w:r w:rsidRPr="00AB1609">
              <w:rPr>
                <w:rFonts w:cstheme="minorHAnsi"/>
                <w:bCs/>
              </w:rPr>
              <w:t xml:space="preserve"> </w:t>
            </w:r>
          </w:p>
          <w:p w14:paraId="75BED741" w14:textId="77777777" w:rsidR="00734FC8" w:rsidRPr="00EA0512" w:rsidRDefault="00734FC8" w:rsidP="00540A29">
            <w:pPr>
              <w:pStyle w:val="BOXtitle"/>
              <w:spacing w:after="0"/>
              <w:rPr>
                <w:sz w:val="16"/>
                <w:szCs w:val="16"/>
              </w:rPr>
            </w:pPr>
          </w:p>
          <w:p w14:paraId="3554CCFA" w14:textId="77777777" w:rsidR="00734FC8" w:rsidRPr="00AB1609" w:rsidRDefault="00734FC8" w:rsidP="00540A29">
            <w:pPr>
              <w:spacing w:line="276" w:lineRule="auto"/>
              <w:rPr>
                <w:rFonts w:cstheme="minorHAnsi"/>
                <w:noProof/>
              </w:rPr>
            </w:pPr>
            <w:r w:rsidRPr="00AB1609">
              <w:rPr>
                <w:rFonts w:cstheme="minorHAnsi"/>
              </w:rPr>
              <w:t>If there is a systematic relation between income levels and the sum of the cost of a healthy diet plus the cost of non</w:t>
            </w:r>
            <w:r>
              <w:rPr>
                <w:rFonts w:cstheme="minorHAnsi"/>
              </w:rPr>
              <w:t>-</w:t>
            </w:r>
            <w:r w:rsidRPr="00AB1609">
              <w:rPr>
                <w:rFonts w:cstheme="minorHAnsi"/>
              </w:rPr>
              <w:t xml:space="preserve">food essential needs, using the average </w:t>
            </w:r>
            <m:oMath>
              <m:acc>
                <m:accPr>
                  <m:chr m:val="̅"/>
                  <m:ctrlPr>
                    <w:rPr>
                      <w:rFonts w:ascii="Cambria Math" w:hAnsi="Cambria Math" w:cstheme="minorHAnsi"/>
                      <w:i/>
                    </w:rPr>
                  </m:ctrlPr>
                </m:accPr>
                <m:e>
                  <m:r>
                    <w:rPr>
                      <w:rFonts w:ascii="Cambria Math" w:hAnsi="Cambria Math" w:cstheme="minorHAnsi"/>
                    </w:rPr>
                    <m:t>r</m:t>
                  </m:r>
                </m:e>
              </m:acc>
            </m:oMath>
            <w:r w:rsidRPr="00AB1609">
              <w:rPr>
                <w:rFonts w:cstheme="minorHAnsi"/>
              </w:rPr>
              <w:t xml:space="preserve"> as a threshold (as in Equation 2), will over- or underestimate the true </w:t>
            </w:r>
            <w:r>
              <w:rPr>
                <w:rFonts w:cstheme="minorHAnsi"/>
              </w:rPr>
              <w:t>prevalence of unaffordability (</w:t>
            </w:r>
            <w:r w:rsidRPr="00AB1609">
              <w:rPr>
                <w:rFonts w:cstheme="minorHAnsi"/>
              </w:rPr>
              <w:t>PUA</w:t>
            </w:r>
            <w:r>
              <w:rPr>
                <w:rFonts w:cstheme="minorHAnsi"/>
              </w:rPr>
              <w:t>)</w:t>
            </w:r>
            <w:r w:rsidRPr="00AB1609">
              <w:rPr>
                <w:rFonts w:cstheme="minorHAnsi"/>
              </w:rPr>
              <w:t xml:space="preserve">, depending on whether the relation is positive or negative and whether the average falls above or below the modal income. This is because, when a correlation exists between incomes and costs across the different locations in a country, use of the average threshold instead of the appropriate differing thresholds will induce misclassifications in each of the areas that will not cancel out in the aggregate. The reason is quite simple: in these models, where the issue boils down to evaluating areas under a probability density function, the probability of misclassifying units at the two opposite sides of the threshold </w:t>
            </w:r>
            <w:r>
              <w:rPr>
                <w:rFonts w:cstheme="minorHAnsi"/>
              </w:rPr>
              <w:t>is</w:t>
            </w:r>
            <w:r w:rsidRPr="00AB1609">
              <w:rPr>
                <w:rFonts w:cstheme="minorHAnsi"/>
              </w:rPr>
              <w:t xml:space="preserve"> not equal, except in the (very special) case that the threshold happens to fall in a region where the probability density function is flat. When the true thresholds </w:t>
            </w:r>
            <w:proofErr w:type="gramStart"/>
            <w:r w:rsidRPr="00AB1609">
              <w:rPr>
                <w:rFonts w:cstheme="minorHAnsi"/>
              </w:rPr>
              <w:t>are located in</w:t>
            </w:r>
            <w:proofErr w:type="gramEnd"/>
            <w:r w:rsidRPr="00AB1609">
              <w:rPr>
                <w:rFonts w:cstheme="minorHAnsi"/>
              </w:rPr>
              <w:t xml:space="preserve"> regions where the income probability density functions are increasing, using the average as a threshold will lead to an overestimation of the PUA, if average incomes and food and essential needs costs are positively correlated, and to an underestimation in the (less likely) opposite case.</w:t>
            </w:r>
            <w:r w:rsidRPr="00AB1609">
              <w:rPr>
                <w:rFonts w:cstheme="minorHAnsi"/>
                <w:noProof/>
              </w:rPr>
              <w:t xml:space="preserve"> </w:t>
            </w:r>
          </w:p>
          <w:p w14:paraId="1148701C" w14:textId="77777777" w:rsidR="00734FC8" w:rsidRPr="00AB1609" w:rsidRDefault="00734FC8" w:rsidP="00540A29">
            <w:pPr>
              <w:spacing w:line="276" w:lineRule="auto"/>
              <w:rPr>
                <w:rFonts w:cstheme="minorHAnsi"/>
                <w:noProof/>
              </w:rPr>
            </w:pPr>
            <w:r w:rsidRPr="008C6955">
              <w:rPr>
                <w:rFonts w:cstheme="minorHAnsi"/>
                <w:b/>
                <w:bCs/>
                <w:noProof/>
              </w:rPr>
              <w:t>Figure A</w:t>
            </w:r>
            <w:r w:rsidRPr="00AB1609">
              <w:rPr>
                <w:rFonts w:cstheme="minorHAnsi"/>
                <w:noProof/>
              </w:rPr>
              <w:t xml:space="preserve"> shows why errors in estimating the PUA, using an average as a threshold, do not cancel out if the correct values to use as thresholds are correlated with incomes. </w:t>
            </w:r>
          </w:p>
          <w:p w14:paraId="23019B1F" w14:textId="77777777" w:rsidR="00734FC8" w:rsidRPr="008C6955" w:rsidRDefault="00734FC8" w:rsidP="00540A29">
            <w:pPr>
              <w:pStyle w:val="Caption"/>
              <w:rPr>
                <w:szCs w:val="24"/>
              </w:rPr>
            </w:pPr>
            <w:r w:rsidRPr="00590C25">
              <w:t xml:space="preserve"> </w:t>
            </w:r>
            <w:r w:rsidRPr="008C6955">
              <w:rPr>
                <w:szCs w:val="24"/>
              </w:rPr>
              <w:t xml:space="preserve">Figure A. </w:t>
            </w:r>
            <w:r w:rsidRPr="008C6955">
              <w:rPr>
                <w:szCs w:val="24"/>
              </w:rPr>
              <w:tab/>
              <w:t xml:space="preserve">Overestimation and underestimation of the </w:t>
            </w:r>
            <w:r>
              <w:rPr>
                <w:szCs w:val="24"/>
              </w:rPr>
              <w:t>prevalence of unaffordability</w:t>
            </w:r>
            <w:r w:rsidRPr="008C6955">
              <w:rPr>
                <w:szCs w:val="24"/>
              </w:rPr>
              <w:t xml:space="preserve"> when using the average as a threshold if incomes are correlated with costs</w:t>
            </w:r>
          </w:p>
          <w:p w14:paraId="0FA8A98A" w14:textId="09E8A220" w:rsidR="00734FC8" w:rsidRDefault="005A0D61" w:rsidP="00540A29">
            <w:r>
              <w:rPr>
                <w:noProof/>
                <w14:ligatures w14:val="standardContextual"/>
              </w:rPr>
              <w:drawing>
                <wp:inline distT="0" distB="0" distL="0" distR="0" wp14:anchorId="3CA04A0A" wp14:editId="157CD9B5">
                  <wp:extent cx="5702300" cy="2413597"/>
                  <wp:effectExtent l="0" t="0" r="0" b="0"/>
                  <wp:docPr id="1560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078" name="Picture 15605078"/>
                          <pic:cNvPicPr/>
                        </pic:nvPicPr>
                        <pic:blipFill>
                          <a:blip r:embed="rId12">
                            <a:extLst>
                              <a:ext uri="{28A0092B-C50C-407E-A947-70E740481C1C}">
                                <a14:useLocalDpi xmlns:a14="http://schemas.microsoft.com/office/drawing/2010/main" val="0"/>
                              </a:ext>
                            </a:extLst>
                          </a:blip>
                          <a:stretch>
                            <a:fillRect/>
                          </a:stretch>
                        </pic:blipFill>
                        <pic:spPr>
                          <a:xfrm>
                            <a:off x="0" y="0"/>
                            <a:ext cx="5717290" cy="2419942"/>
                          </a:xfrm>
                          <a:prstGeom prst="rect">
                            <a:avLst/>
                          </a:prstGeom>
                        </pic:spPr>
                      </pic:pic>
                    </a:graphicData>
                  </a:graphic>
                </wp:inline>
              </w:drawing>
            </w:r>
          </w:p>
          <w:p w14:paraId="547CCC3A" w14:textId="77777777" w:rsidR="00734FC8" w:rsidRPr="00AA3FBF" w:rsidRDefault="00734FC8" w:rsidP="00540A29">
            <w:pPr>
              <w:pStyle w:val="Notes"/>
            </w:pPr>
            <w:r w:rsidRPr="00AB1609">
              <w:t>SOURCE: Authors’ (FAO) own elaboration</w:t>
            </w:r>
            <w:r>
              <w:t>.</w:t>
            </w:r>
            <w:hyperlink r:id="rId13" w:history="1"/>
          </w:p>
        </w:tc>
      </w:tr>
    </w:tbl>
    <w:p w14:paraId="5372AF28" w14:textId="77777777" w:rsidR="00734FC8" w:rsidRDefault="00734FC8" w:rsidP="00734FC8">
      <w:pPr>
        <w:rPr>
          <w:rFonts w:cstheme="minorHAnsi"/>
          <w:szCs w:val="22"/>
        </w:rPr>
      </w:pPr>
    </w:p>
    <w:p w14:paraId="71B67BDA" w14:textId="77777777" w:rsidR="00734FC8" w:rsidRPr="00AB1609" w:rsidRDefault="00734FC8" w:rsidP="00734FC8">
      <w:pPr>
        <w:rPr>
          <w:rFonts w:cstheme="minorHAnsi"/>
          <w:szCs w:val="22"/>
        </w:rPr>
      </w:pPr>
      <w:r w:rsidRPr="00AB1609">
        <w:rPr>
          <w:rFonts w:cstheme="minorHAnsi"/>
          <w:szCs w:val="22"/>
        </w:rPr>
        <w:t xml:space="preserve">In this edition of the report, estimates of the PUA are computed using Equation 2, inferring income distributions from querying the World Bank Poverty and Inequality </w:t>
      </w:r>
      <w:r>
        <w:rPr>
          <w:rFonts w:cstheme="minorHAnsi"/>
          <w:szCs w:val="22"/>
        </w:rPr>
        <w:t>P</w:t>
      </w:r>
      <w:r w:rsidRPr="00AB1609">
        <w:rPr>
          <w:rFonts w:cstheme="minorHAnsi"/>
          <w:szCs w:val="22"/>
        </w:rPr>
        <w:t>latform, which provides an estimate of the percentage of the population with income below any specified threshold. For each year, the threshold provided is generated as the sum of the country</w:t>
      </w:r>
      <w:r>
        <w:rPr>
          <w:rFonts w:cstheme="minorHAnsi"/>
          <w:szCs w:val="22"/>
        </w:rPr>
        <w:t>-</w:t>
      </w:r>
      <w:r w:rsidRPr="00AB1609">
        <w:rPr>
          <w:rFonts w:cstheme="minorHAnsi"/>
          <w:szCs w:val="22"/>
        </w:rPr>
        <w:t xml:space="preserve">specific </w:t>
      </w:r>
      <m:oMath>
        <m:r>
          <w:rPr>
            <w:rFonts w:ascii="Cambria Math" w:hAnsi="Cambria Math" w:cstheme="minorHAnsi"/>
            <w:szCs w:val="22"/>
          </w:rPr>
          <m:t>CoH</m:t>
        </m:r>
        <m:sSubSup>
          <m:sSubSupPr>
            <m:ctrlPr>
              <w:rPr>
                <w:rFonts w:ascii="Cambria Math" w:hAnsi="Cambria Math" w:cstheme="minorHAnsi"/>
                <w:i/>
                <w:szCs w:val="22"/>
              </w:rPr>
            </m:ctrlPr>
          </m:sSubSupPr>
          <m:e>
            <m:r>
              <w:rPr>
                <w:rFonts w:ascii="Cambria Math" w:hAnsi="Cambria Math" w:cstheme="minorHAnsi"/>
                <w:szCs w:val="22"/>
              </w:rPr>
              <m:t>D</m:t>
            </m:r>
          </m:e>
          <m:sub>
            <m:r>
              <w:rPr>
                <w:rFonts w:ascii="Cambria Math" w:hAnsi="Cambria Math" w:cstheme="minorHAnsi"/>
                <w:szCs w:val="22"/>
              </w:rPr>
              <m:t>t</m:t>
            </m:r>
          </m:sub>
          <m:sup>
            <m:r>
              <w:rPr>
                <w:rFonts w:ascii="Cambria Math" w:hAnsi="Cambria Math" w:cstheme="minorHAnsi"/>
                <w:szCs w:val="22"/>
              </w:rPr>
              <m:t>c</m:t>
            </m:r>
          </m:sup>
        </m:sSubSup>
      </m:oMath>
      <w:r w:rsidRPr="00AB1609">
        <w:rPr>
          <w:rFonts w:cstheme="minorHAnsi"/>
          <w:szCs w:val="22"/>
        </w:rPr>
        <w:t xml:space="preserve"> and of an estimate of the amount of money (</w:t>
      </w:r>
      <m:oMath>
        <m:sSubSup>
          <m:sSubSupPr>
            <m:ctrlPr>
              <w:rPr>
                <w:rFonts w:ascii="Cambria Math" w:hAnsi="Cambria Math" w:cstheme="minorHAnsi"/>
                <w:i/>
                <w:szCs w:val="22"/>
              </w:rPr>
            </m:ctrlPr>
          </m:sSubSupPr>
          <m:e>
            <m:r>
              <w:rPr>
                <w:rFonts w:ascii="Cambria Math" w:hAnsi="Cambria Math" w:cstheme="minorHAnsi"/>
                <w:szCs w:val="22"/>
              </w:rPr>
              <m:t>n</m:t>
            </m:r>
          </m:e>
          <m:sub>
            <m:r>
              <w:rPr>
                <w:rFonts w:ascii="Cambria Math" w:hAnsi="Cambria Math" w:cstheme="minorHAnsi"/>
                <w:szCs w:val="22"/>
              </w:rPr>
              <m:t>t</m:t>
            </m:r>
          </m:sub>
          <m:sup>
            <m:r>
              <w:rPr>
                <w:rFonts w:ascii="Cambria Math" w:hAnsi="Cambria Math" w:cstheme="minorHAnsi"/>
                <w:szCs w:val="22"/>
              </w:rPr>
              <m:t>g</m:t>
            </m:r>
          </m:sup>
        </m:sSubSup>
      </m:oMath>
      <w:r w:rsidRPr="00AB1609">
        <w:rPr>
          <w:rFonts w:cstheme="minorHAnsi"/>
          <w:szCs w:val="22"/>
        </w:rPr>
        <w:t>) needed for essential non</w:t>
      </w:r>
      <w:r>
        <w:rPr>
          <w:rFonts w:cstheme="minorHAnsi"/>
          <w:szCs w:val="22"/>
        </w:rPr>
        <w:t>-</w:t>
      </w:r>
      <w:r w:rsidRPr="00AB1609">
        <w:rPr>
          <w:rFonts w:cstheme="minorHAnsi"/>
          <w:szCs w:val="22"/>
        </w:rPr>
        <w:t>food good</w:t>
      </w:r>
      <w:r>
        <w:rPr>
          <w:rFonts w:cstheme="minorHAnsi"/>
          <w:szCs w:val="22"/>
        </w:rPr>
        <w:t>s</w:t>
      </w:r>
      <w:r w:rsidRPr="00AB1609">
        <w:rPr>
          <w:rFonts w:cstheme="minorHAnsi"/>
          <w:szCs w:val="22"/>
        </w:rPr>
        <w:t xml:space="preserve"> and services. </w:t>
      </w:r>
    </w:p>
    <w:p w14:paraId="00BA50BC" w14:textId="77777777" w:rsidR="00734FC8" w:rsidRPr="00AB1609" w:rsidRDefault="00000000" w:rsidP="00734FC8">
      <w:pPr>
        <w:rPr>
          <w:rFonts w:cstheme="minorHAnsi"/>
          <w:szCs w:val="22"/>
          <w:lang w:val="pt-BR"/>
        </w:rPr>
      </w:pPr>
      <m:oMathPara>
        <m:oMath>
          <m:sSubSup>
            <m:sSubSupPr>
              <m:ctrlPr>
                <w:rPr>
                  <w:rFonts w:ascii="Cambria Math" w:hAnsi="Cambria Math" w:cstheme="minorHAnsi"/>
                  <w:i/>
                  <w:szCs w:val="22"/>
                </w:rPr>
              </m:ctrlPr>
            </m:sSubSupPr>
            <m:e>
              <m:acc>
                <m:accPr>
                  <m:chr m:val="̅"/>
                  <m:ctrlPr>
                    <w:rPr>
                      <w:rFonts w:ascii="Cambria Math" w:hAnsi="Cambria Math" w:cstheme="minorHAnsi"/>
                      <w:i/>
                      <w:szCs w:val="22"/>
                    </w:rPr>
                  </m:ctrlPr>
                </m:accPr>
                <m:e>
                  <m:r>
                    <w:rPr>
                      <w:rFonts w:ascii="Cambria Math" w:hAnsi="Cambria Math" w:cstheme="minorHAnsi"/>
                      <w:szCs w:val="22"/>
                    </w:rPr>
                    <m:t>r</m:t>
                  </m:r>
                </m:e>
              </m:acc>
            </m:e>
            <m:sub>
              <m:r>
                <w:rPr>
                  <w:rFonts w:ascii="Cambria Math" w:hAnsi="Cambria Math" w:cstheme="minorHAnsi"/>
                  <w:szCs w:val="22"/>
                </w:rPr>
                <m:t>t</m:t>
              </m:r>
            </m:sub>
            <m:sup>
              <m:r>
                <w:rPr>
                  <w:rFonts w:ascii="Cambria Math" w:hAnsi="Cambria Math" w:cstheme="minorHAnsi"/>
                  <w:szCs w:val="22"/>
                </w:rPr>
                <m:t>c</m:t>
              </m:r>
            </m:sup>
          </m:sSubSup>
          <m:r>
            <w:rPr>
              <w:rFonts w:ascii="Cambria Math" w:hAnsi="Cambria Math" w:cstheme="minorHAnsi"/>
              <w:szCs w:val="22"/>
              <w:lang w:val="pt-BR"/>
            </w:rPr>
            <m:t>=</m:t>
          </m:r>
          <m:r>
            <w:rPr>
              <w:rFonts w:ascii="Cambria Math" w:hAnsi="Cambria Math" w:cstheme="minorHAnsi"/>
              <w:szCs w:val="22"/>
            </w:rPr>
            <m:t>CoH</m:t>
          </m:r>
          <m:sSubSup>
            <m:sSubSupPr>
              <m:ctrlPr>
                <w:rPr>
                  <w:rFonts w:ascii="Cambria Math" w:hAnsi="Cambria Math" w:cstheme="minorHAnsi"/>
                  <w:i/>
                  <w:szCs w:val="22"/>
                </w:rPr>
              </m:ctrlPr>
            </m:sSubSupPr>
            <m:e>
              <m:r>
                <w:rPr>
                  <w:rFonts w:ascii="Cambria Math" w:hAnsi="Cambria Math" w:cstheme="minorHAnsi"/>
                  <w:szCs w:val="22"/>
                </w:rPr>
                <m:t>D</m:t>
              </m:r>
            </m:e>
            <m:sub>
              <m:r>
                <w:rPr>
                  <w:rFonts w:ascii="Cambria Math" w:hAnsi="Cambria Math" w:cstheme="minorHAnsi"/>
                  <w:szCs w:val="22"/>
                </w:rPr>
                <m:t>t</m:t>
              </m:r>
            </m:sub>
            <m:sup>
              <m:r>
                <w:rPr>
                  <w:rFonts w:ascii="Cambria Math" w:hAnsi="Cambria Math" w:cstheme="minorHAnsi"/>
                  <w:szCs w:val="22"/>
                </w:rPr>
                <m:t>c</m:t>
              </m:r>
            </m:sup>
          </m:sSubSup>
          <m:r>
            <w:rPr>
              <w:rFonts w:ascii="Cambria Math" w:hAnsi="Cambria Math" w:cstheme="minorHAnsi"/>
              <w:szCs w:val="22"/>
            </w:rPr>
            <m:t>+</m:t>
          </m:r>
          <m:sSubSup>
            <m:sSubSupPr>
              <m:ctrlPr>
                <w:rPr>
                  <w:rFonts w:ascii="Cambria Math" w:hAnsi="Cambria Math" w:cstheme="minorHAnsi"/>
                  <w:i/>
                  <w:szCs w:val="22"/>
                </w:rPr>
              </m:ctrlPr>
            </m:sSubSupPr>
            <m:e>
              <m:r>
                <w:rPr>
                  <w:rFonts w:ascii="Cambria Math" w:hAnsi="Cambria Math" w:cstheme="minorHAnsi"/>
                  <w:szCs w:val="22"/>
                </w:rPr>
                <m:t>n</m:t>
              </m:r>
            </m:e>
            <m:sub>
              <m:r>
                <w:rPr>
                  <w:rFonts w:ascii="Cambria Math" w:hAnsi="Cambria Math" w:cstheme="minorHAnsi"/>
                  <w:szCs w:val="22"/>
                </w:rPr>
                <m:t>t</m:t>
              </m:r>
            </m:sub>
            <m:sup>
              <m:r>
                <w:rPr>
                  <w:rFonts w:ascii="Cambria Math" w:hAnsi="Cambria Math" w:cstheme="minorHAnsi"/>
                  <w:szCs w:val="22"/>
                </w:rPr>
                <m:t>g</m:t>
              </m:r>
            </m:sup>
          </m:sSubSup>
        </m:oMath>
      </m:oMathPara>
    </w:p>
    <w:p w14:paraId="06B7FD6A" w14:textId="77777777" w:rsidR="00734FC8" w:rsidRPr="00AB1609" w:rsidRDefault="00734FC8" w:rsidP="00734FC8">
      <w:pPr>
        <w:rPr>
          <w:rFonts w:cstheme="minorHAnsi"/>
          <w:szCs w:val="22"/>
        </w:rPr>
      </w:pPr>
      <w:r w:rsidRPr="00AB1609">
        <w:rPr>
          <w:rFonts w:cstheme="minorHAnsi"/>
          <w:szCs w:val="22"/>
        </w:rPr>
        <w:t xml:space="preserve">where the superscript </w:t>
      </w:r>
      <m:oMath>
        <m:r>
          <w:rPr>
            <w:rFonts w:ascii="Cambria Math" w:hAnsi="Cambria Math" w:cstheme="minorHAnsi"/>
            <w:szCs w:val="22"/>
          </w:rPr>
          <m:t>c</m:t>
        </m:r>
      </m:oMath>
      <w:r w:rsidRPr="00AB1609">
        <w:rPr>
          <w:rFonts w:cstheme="minorHAnsi"/>
          <w:szCs w:val="22"/>
        </w:rPr>
        <w:t xml:space="preserve"> indicates the country and </w:t>
      </w:r>
      <m:oMath>
        <m:r>
          <w:rPr>
            <w:rFonts w:ascii="Cambria Math" w:hAnsi="Cambria Math" w:cstheme="minorHAnsi"/>
            <w:szCs w:val="22"/>
          </w:rPr>
          <m:t>g</m:t>
        </m:r>
      </m:oMath>
      <w:r w:rsidRPr="00AB1609">
        <w:rPr>
          <w:rFonts w:cstheme="minorHAnsi"/>
          <w:szCs w:val="22"/>
        </w:rPr>
        <w:t xml:space="preserve"> the country income group.</w:t>
      </w:r>
    </w:p>
    <w:p w14:paraId="5B817910" w14:textId="77777777" w:rsidR="00734FC8" w:rsidRPr="00AB1609" w:rsidRDefault="00734FC8" w:rsidP="00734FC8">
      <w:pPr>
        <w:rPr>
          <w:rFonts w:cstheme="minorHAnsi"/>
          <w:szCs w:val="22"/>
        </w:rPr>
      </w:pPr>
      <w:r w:rsidRPr="00AB1609">
        <w:rPr>
          <w:rFonts w:cstheme="minorHAnsi"/>
          <w:szCs w:val="22"/>
        </w:rPr>
        <w:lastRenderedPageBreak/>
        <w:t xml:space="preserve">The latter is estimated based on the values of the poverty lines used by the World Bank to compute estimates of extreme poverty, assuming a certain share of income spent on food that differs by country income group. Four different values of </w:t>
      </w:r>
      <m:oMath>
        <m:r>
          <w:rPr>
            <w:rFonts w:ascii="Cambria Math" w:hAnsi="Cambria Math" w:cstheme="minorHAnsi"/>
            <w:szCs w:val="22"/>
          </w:rPr>
          <m:t>n</m:t>
        </m:r>
      </m:oMath>
      <w:r w:rsidRPr="00AB1609">
        <w:rPr>
          <w:rFonts w:cstheme="minorHAnsi"/>
          <w:szCs w:val="22"/>
        </w:rPr>
        <w:t xml:space="preserve"> are used depending on the country’s latest classification as low, lower</w:t>
      </w:r>
      <w:r>
        <w:rPr>
          <w:rFonts w:cstheme="minorHAnsi"/>
          <w:szCs w:val="22"/>
        </w:rPr>
        <w:t>-</w:t>
      </w:r>
      <w:r w:rsidRPr="00AB1609">
        <w:rPr>
          <w:rFonts w:cstheme="minorHAnsi"/>
          <w:szCs w:val="22"/>
        </w:rPr>
        <w:t xml:space="preserve">middle-, upper middle- or high-income by the World Bank, as per </w:t>
      </w:r>
      <w:r w:rsidRPr="00597055">
        <w:rPr>
          <w:rFonts w:cstheme="minorHAnsi"/>
          <w:b/>
          <w:bCs/>
          <w:szCs w:val="22"/>
        </w:rPr>
        <w:t>Table S2.2</w:t>
      </w:r>
      <w:r w:rsidRPr="00AB1609">
        <w:rPr>
          <w:rFonts w:cstheme="minorHAnsi"/>
          <w:szCs w:val="22"/>
        </w:rPr>
        <w:t>.</w:t>
      </w:r>
    </w:p>
    <w:p w14:paraId="110E50F1" w14:textId="77777777" w:rsidR="00734FC8" w:rsidRPr="008C6955" w:rsidRDefault="00734FC8" w:rsidP="00734FC8">
      <w:pPr>
        <w:pStyle w:val="Caption"/>
      </w:pPr>
      <w:r w:rsidRPr="000D3FB7">
        <w:t xml:space="preserve">Table </w:t>
      </w:r>
      <w:r>
        <w:t>S</w:t>
      </w:r>
      <w:r w:rsidRPr="000D3FB7">
        <w:t>2.</w:t>
      </w:r>
      <w:r w:rsidRPr="000D3FB7">
        <w:fldChar w:fldCharType="begin"/>
      </w:r>
      <w:r w:rsidRPr="000D3FB7">
        <w:instrText xml:space="preserve"> SEQ Table_A2 \* ARABIC </w:instrText>
      </w:r>
      <w:r w:rsidRPr="000D3FB7">
        <w:fldChar w:fldCharType="separate"/>
      </w:r>
      <w:r>
        <w:rPr>
          <w:noProof/>
        </w:rPr>
        <w:t>2</w:t>
      </w:r>
      <w:r w:rsidRPr="000D3FB7">
        <w:fldChar w:fldCharType="end"/>
      </w:r>
      <w:r>
        <w:tab/>
      </w:r>
      <w:r w:rsidRPr="008C6955">
        <w:t>Calculation of the component of the cost threshold that corresponds to essential non-food</w:t>
      </w:r>
      <w:r>
        <w:t xml:space="preserve"> </w:t>
      </w:r>
      <w:r w:rsidRPr="008C6955">
        <w:t xml:space="preserve">goods and services </w:t>
      </w:r>
    </w:p>
    <w:tbl>
      <w:tblPr>
        <w:tblW w:w="9356" w:type="dxa"/>
        <w:tblLook w:val="04A0" w:firstRow="1" w:lastRow="0" w:firstColumn="1" w:lastColumn="0" w:noHBand="0" w:noVBand="1"/>
      </w:tblPr>
      <w:tblGrid>
        <w:gridCol w:w="2600"/>
        <w:gridCol w:w="2134"/>
        <w:gridCol w:w="2335"/>
        <w:gridCol w:w="2287"/>
      </w:tblGrid>
      <w:tr w:rsidR="00734FC8" w:rsidRPr="00582D60" w14:paraId="4660BF93" w14:textId="77777777" w:rsidTr="00540A29">
        <w:trPr>
          <w:trHeight w:val="300"/>
        </w:trPr>
        <w:tc>
          <w:tcPr>
            <w:tcW w:w="0" w:type="auto"/>
            <w:shd w:val="clear" w:color="auto" w:fill="ED7D31" w:themeFill="accent2"/>
            <w:noWrap/>
            <w:vAlign w:val="bottom"/>
            <w:hideMark/>
          </w:tcPr>
          <w:p w14:paraId="6D43DB8E" w14:textId="77777777" w:rsidR="00734FC8" w:rsidRPr="00582D60" w:rsidRDefault="00734FC8" w:rsidP="00540A29">
            <w:pPr>
              <w:keepNext/>
              <w:keepLines/>
              <w:spacing w:before="40" w:after="40" w:line="240" w:lineRule="auto"/>
              <w:rPr>
                <w:rFonts w:ascii="Calibri" w:eastAsia="Times New Roman" w:hAnsi="Calibri"/>
                <w:b/>
                <w:bCs/>
                <w:sz w:val="18"/>
                <w:szCs w:val="18"/>
              </w:rPr>
            </w:pPr>
          </w:p>
        </w:tc>
        <w:tc>
          <w:tcPr>
            <w:tcW w:w="0" w:type="auto"/>
            <w:shd w:val="clear" w:color="auto" w:fill="ED7D31" w:themeFill="accent2"/>
            <w:vAlign w:val="bottom"/>
            <w:hideMark/>
          </w:tcPr>
          <w:p w14:paraId="5F4AC4A7" w14:textId="77777777" w:rsidR="00734FC8" w:rsidRPr="00582D60" w:rsidRDefault="00734FC8" w:rsidP="00540A29">
            <w:pPr>
              <w:keepNext/>
              <w:keepLines/>
              <w:spacing w:before="40" w:after="40" w:line="240" w:lineRule="auto"/>
              <w:jc w:val="center"/>
              <w:rPr>
                <w:rFonts w:ascii="Calibri" w:eastAsia="Times New Roman" w:hAnsi="Calibri"/>
                <w:b/>
                <w:bCs/>
                <w:color w:val="FFFFFF" w:themeColor="background1"/>
                <w:sz w:val="18"/>
                <w:szCs w:val="18"/>
              </w:rPr>
            </w:pPr>
            <w:r w:rsidRPr="00582D60">
              <w:rPr>
                <w:rFonts w:ascii="Calibri" w:eastAsia="Times New Roman" w:hAnsi="Calibri"/>
                <w:b/>
                <w:bCs/>
                <w:color w:val="FFFFFF" w:themeColor="background1"/>
                <w:sz w:val="18"/>
                <w:szCs w:val="18"/>
              </w:rPr>
              <w:t>International poverty line</w:t>
            </w:r>
          </w:p>
          <w:p w14:paraId="5267346D" w14:textId="77777777" w:rsidR="00734FC8" w:rsidRPr="00582D60" w:rsidRDefault="00734FC8" w:rsidP="00540A29">
            <w:pPr>
              <w:keepNext/>
              <w:keepLines/>
              <w:spacing w:before="40" w:after="40" w:line="240" w:lineRule="auto"/>
              <w:jc w:val="center"/>
              <w:rPr>
                <w:rFonts w:ascii="Calibri" w:eastAsia="Times New Roman" w:hAnsi="Calibri"/>
                <w:b/>
                <w:bCs/>
                <w:color w:val="FFFFFF" w:themeColor="background1"/>
                <w:sz w:val="18"/>
                <w:szCs w:val="18"/>
              </w:rPr>
            </w:pPr>
            <w:r w:rsidRPr="00582D60">
              <w:rPr>
                <w:rFonts w:ascii="Calibri" w:eastAsia="Times New Roman" w:hAnsi="Calibri"/>
                <w:b/>
                <w:bCs/>
                <w:color w:val="FFFFFF" w:themeColor="background1"/>
                <w:sz w:val="18"/>
                <w:szCs w:val="18"/>
              </w:rPr>
              <w:t>(a)</w:t>
            </w:r>
          </w:p>
        </w:tc>
        <w:tc>
          <w:tcPr>
            <w:tcW w:w="0" w:type="auto"/>
            <w:shd w:val="clear" w:color="auto" w:fill="ED7D31" w:themeFill="accent2"/>
            <w:vAlign w:val="bottom"/>
            <w:hideMark/>
          </w:tcPr>
          <w:p w14:paraId="5C5319CE" w14:textId="77777777" w:rsidR="00734FC8" w:rsidRPr="00582D60" w:rsidRDefault="00734FC8" w:rsidP="00540A29">
            <w:pPr>
              <w:keepNext/>
              <w:keepLines/>
              <w:spacing w:before="40" w:after="40" w:line="240" w:lineRule="auto"/>
              <w:jc w:val="center"/>
              <w:rPr>
                <w:rFonts w:ascii="Calibri" w:eastAsia="Times New Roman" w:hAnsi="Calibri"/>
                <w:b/>
                <w:bCs/>
                <w:color w:val="FFFFFF" w:themeColor="background1"/>
                <w:sz w:val="18"/>
                <w:szCs w:val="18"/>
              </w:rPr>
            </w:pPr>
            <w:r w:rsidRPr="00582D60">
              <w:rPr>
                <w:rFonts w:ascii="Calibri" w:eastAsia="Times New Roman" w:hAnsi="Calibri"/>
                <w:b/>
                <w:bCs/>
                <w:color w:val="FFFFFF" w:themeColor="background1"/>
                <w:sz w:val="18"/>
                <w:szCs w:val="18"/>
              </w:rPr>
              <w:t>Non-food expenditure share</w:t>
            </w:r>
          </w:p>
          <w:p w14:paraId="7B11D65D" w14:textId="77777777" w:rsidR="00734FC8" w:rsidRPr="00582D60" w:rsidRDefault="00734FC8" w:rsidP="00540A29">
            <w:pPr>
              <w:keepNext/>
              <w:keepLines/>
              <w:spacing w:before="40" w:after="40" w:line="240" w:lineRule="auto"/>
              <w:jc w:val="center"/>
              <w:rPr>
                <w:rFonts w:ascii="Calibri" w:eastAsia="Times New Roman" w:hAnsi="Calibri"/>
                <w:b/>
                <w:bCs/>
                <w:color w:val="FFFFFF" w:themeColor="background1"/>
                <w:sz w:val="18"/>
                <w:szCs w:val="18"/>
              </w:rPr>
            </w:pPr>
            <w:r w:rsidRPr="00582D60">
              <w:rPr>
                <w:rFonts w:ascii="Calibri" w:eastAsia="Times New Roman" w:hAnsi="Calibri"/>
                <w:b/>
                <w:bCs/>
                <w:color w:val="FFFFFF" w:themeColor="background1"/>
                <w:sz w:val="18"/>
                <w:szCs w:val="18"/>
              </w:rPr>
              <w:t>(b)</w:t>
            </w:r>
          </w:p>
        </w:tc>
        <w:tc>
          <w:tcPr>
            <w:tcW w:w="2287" w:type="dxa"/>
            <w:shd w:val="clear" w:color="auto" w:fill="ED7D31" w:themeFill="accent2"/>
            <w:vAlign w:val="bottom"/>
            <w:hideMark/>
          </w:tcPr>
          <w:p w14:paraId="7659A884" w14:textId="77777777" w:rsidR="00734FC8" w:rsidRPr="00582D60" w:rsidRDefault="00734FC8" w:rsidP="00540A29">
            <w:pPr>
              <w:keepNext/>
              <w:keepLines/>
              <w:spacing w:before="40" w:after="40" w:line="240" w:lineRule="auto"/>
              <w:jc w:val="center"/>
              <w:rPr>
                <w:rFonts w:ascii="Calibri" w:eastAsia="Times New Roman" w:hAnsi="Calibri"/>
                <w:b/>
                <w:bCs/>
                <w:color w:val="FFFFFF" w:themeColor="background1"/>
                <w:sz w:val="18"/>
                <w:szCs w:val="18"/>
              </w:rPr>
            </w:pPr>
            <w:r w:rsidRPr="00582D60">
              <w:rPr>
                <w:rFonts w:ascii="Calibri" w:eastAsia="Times New Roman" w:hAnsi="Calibri"/>
                <w:b/>
                <w:bCs/>
                <w:color w:val="FFFFFF" w:themeColor="background1"/>
                <w:sz w:val="18"/>
                <w:szCs w:val="18"/>
              </w:rPr>
              <w:t>Cost of basic non-food</w:t>
            </w:r>
          </w:p>
          <w:p w14:paraId="68A2BE05" w14:textId="77777777" w:rsidR="00734FC8" w:rsidRPr="00582D60" w:rsidRDefault="00734FC8" w:rsidP="00540A29">
            <w:pPr>
              <w:keepNext/>
              <w:keepLines/>
              <w:spacing w:before="40" w:after="40" w:line="240" w:lineRule="auto"/>
              <w:jc w:val="center"/>
              <w:rPr>
                <w:rFonts w:ascii="Calibri" w:eastAsia="Times New Roman" w:hAnsi="Calibri"/>
                <w:b/>
                <w:bCs/>
                <w:color w:val="FFFFFF" w:themeColor="background1"/>
                <w:sz w:val="18"/>
                <w:szCs w:val="18"/>
              </w:rPr>
            </w:pPr>
            <w:r w:rsidRPr="00582D60">
              <w:rPr>
                <w:rFonts w:ascii="Calibri" w:eastAsia="Times New Roman" w:hAnsi="Calibri"/>
                <w:b/>
                <w:bCs/>
                <w:color w:val="FFFFFF" w:themeColor="background1"/>
                <w:sz w:val="18"/>
                <w:szCs w:val="18"/>
              </w:rPr>
              <w:t xml:space="preserve">(a) </w:t>
            </w:r>
            <w:r>
              <w:rPr>
                <w:rFonts w:ascii="Calibri" w:eastAsia="Times New Roman" w:hAnsi="Calibri"/>
                <w:b/>
                <w:bCs/>
                <w:color w:val="FFFFFF" w:themeColor="background1"/>
                <w:sz w:val="18"/>
                <w:szCs w:val="18"/>
              </w:rPr>
              <w:t>×</w:t>
            </w:r>
            <w:r w:rsidRPr="00582D60">
              <w:rPr>
                <w:rFonts w:ascii="Calibri" w:eastAsia="Times New Roman" w:hAnsi="Calibri"/>
                <w:b/>
                <w:bCs/>
                <w:color w:val="FFFFFF" w:themeColor="background1"/>
                <w:sz w:val="18"/>
                <w:szCs w:val="18"/>
              </w:rPr>
              <w:t xml:space="preserve"> (b)</w:t>
            </w:r>
          </w:p>
        </w:tc>
      </w:tr>
      <w:tr w:rsidR="00734FC8" w:rsidRPr="00582D60" w14:paraId="27411043" w14:textId="77777777" w:rsidTr="00540A29">
        <w:trPr>
          <w:trHeight w:val="300"/>
        </w:trPr>
        <w:tc>
          <w:tcPr>
            <w:tcW w:w="0" w:type="auto"/>
            <w:shd w:val="clear" w:color="auto" w:fill="404040" w:themeFill="text1" w:themeFillTint="BF"/>
            <w:noWrap/>
            <w:vAlign w:val="bottom"/>
          </w:tcPr>
          <w:p w14:paraId="08A24A9D" w14:textId="77777777" w:rsidR="00734FC8" w:rsidRPr="00582D60" w:rsidRDefault="00734FC8" w:rsidP="00540A29">
            <w:pPr>
              <w:keepNext/>
              <w:keepLines/>
              <w:spacing w:before="40" w:after="40" w:line="240" w:lineRule="auto"/>
              <w:rPr>
                <w:rFonts w:ascii="Calibri" w:eastAsia="Times New Roman" w:hAnsi="Calibri"/>
                <w:b/>
                <w:bCs/>
                <w:sz w:val="18"/>
                <w:szCs w:val="18"/>
              </w:rPr>
            </w:pPr>
          </w:p>
        </w:tc>
        <w:tc>
          <w:tcPr>
            <w:tcW w:w="6756" w:type="dxa"/>
            <w:gridSpan w:val="3"/>
            <w:shd w:val="clear" w:color="auto" w:fill="404040" w:themeFill="text1" w:themeFillTint="BF"/>
            <w:vAlign w:val="bottom"/>
          </w:tcPr>
          <w:p w14:paraId="55152534" w14:textId="77777777" w:rsidR="00734FC8" w:rsidRPr="00582D60" w:rsidRDefault="00734FC8" w:rsidP="00540A29">
            <w:pPr>
              <w:keepNext/>
              <w:keepLines/>
              <w:spacing w:before="40" w:after="40" w:line="240" w:lineRule="auto"/>
              <w:jc w:val="center"/>
              <w:rPr>
                <w:rFonts w:ascii="Calibri" w:eastAsia="Times New Roman" w:hAnsi="Calibri"/>
                <w:b/>
                <w:bCs/>
                <w:color w:val="FFFFFF" w:themeColor="background1"/>
                <w:sz w:val="18"/>
                <w:szCs w:val="18"/>
              </w:rPr>
            </w:pPr>
            <w:r w:rsidRPr="00582D60">
              <w:rPr>
                <w:color w:val="FFFFFF" w:themeColor="background1"/>
                <w:sz w:val="18"/>
                <w:szCs w:val="18"/>
              </w:rPr>
              <w:t>(2017 PPP dollars</w:t>
            </w:r>
            <w:r>
              <w:rPr>
                <w:color w:val="FFFFFF" w:themeColor="background1"/>
                <w:sz w:val="18"/>
                <w:szCs w:val="18"/>
              </w:rPr>
              <w:t xml:space="preserve"> per </w:t>
            </w:r>
            <w:r w:rsidRPr="00582D60">
              <w:rPr>
                <w:color w:val="FFFFFF" w:themeColor="background1"/>
                <w:sz w:val="18"/>
                <w:szCs w:val="18"/>
              </w:rPr>
              <w:t>person</w:t>
            </w:r>
            <w:r>
              <w:rPr>
                <w:color w:val="FFFFFF" w:themeColor="background1"/>
                <w:sz w:val="18"/>
                <w:szCs w:val="18"/>
              </w:rPr>
              <w:t xml:space="preserve"> per </w:t>
            </w:r>
            <w:r w:rsidRPr="00582D60">
              <w:rPr>
                <w:color w:val="FFFFFF" w:themeColor="background1"/>
                <w:sz w:val="18"/>
                <w:szCs w:val="18"/>
              </w:rPr>
              <w:t>day)</w:t>
            </w:r>
          </w:p>
        </w:tc>
      </w:tr>
      <w:tr w:rsidR="00734FC8" w:rsidRPr="00582D60" w14:paraId="1B8352F5" w14:textId="77777777" w:rsidTr="00540A29">
        <w:trPr>
          <w:trHeight w:val="290"/>
        </w:trPr>
        <w:tc>
          <w:tcPr>
            <w:tcW w:w="0" w:type="auto"/>
            <w:tcBorders>
              <w:bottom w:val="single" w:sz="4" w:space="0" w:color="767171" w:themeColor="background2" w:themeShade="80"/>
            </w:tcBorders>
            <w:shd w:val="clear" w:color="auto" w:fill="auto"/>
            <w:noWrap/>
            <w:vAlign w:val="bottom"/>
            <w:hideMark/>
          </w:tcPr>
          <w:p w14:paraId="0619A20D" w14:textId="77777777" w:rsidR="00734FC8" w:rsidRPr="00582D60" w:rsidRDefault="00734FC8" w:rsidP="00540A29">
            <w:pPr>
              <w:keepNext/>
              <w:keepLines/>
              <w:spacing w:before="40" w:after="40" w:line="240" w:lineRule="auto"/>
              <w:rPr>
                <w:rFonts w:ascii="Calibri" w:eastAsia="Times New Roman" w:hAnsi="Calibri"/>
                <w:b/>
                <w:bCs/>
                <w:color w:val="000000"/>
                <w:sz w:val="18"/>
                <w:szCs w:val="18"/>
              </w:rPr>
            </w:pPr>
            <w:r w:rsidRPr="00582D60">
              <w:rPr>
                <w:rFonts w:ascii="Calibri" w:eastAsia="Times New Roman" w:hAnsi="Calibri"/>
                <w:b/>
                <w:bCs/>
                <w:color w:val="000000"/>
                <w:sz w:val="18"/>
                <w:szCs w:val="18"/>
              </w:rPr>
              <w:t>Low-income</w:t>
            </w:r>
            <w:r>
              <w:rPr>
                <w:rFonts w:ascii="Calibri" w:eastAsia="Times New Roman" w:hAnsi="Calibri"/>
                <w:b/>
                <w:bCs/>
                <w:color w:val="000000"/>
                <w:sz w:val="18"/>
                <w:szCs w:val="18"/>
              </w:rPr>
              <w:t xml:space="preserve"> countries</w:t>
            </w:r>
          </w:p>
        </w:tc>
        <w:tc>
          <w:tcPr>
            <w:tcW w:w="0" w:type="auto"/>
            <w:tcBorders>
              <w:bottom w:val="single" w:sz="4" w:space="0" w:color="767171" w:themeColor="background2" w:themeShade="80"/>
            </w:tcBorders>
            <w:shd w:val="clear" w:color="auto" w:fill="auto"/>
            <w:noWrap/>
            <w:vAlign w:val="bottom"/>
            <w:hideMark/>
          </w:tcPr>
          <w:p w14:paraId="206A79AF" w14:textId="77777777" w:rsidR="00734FC8" w:rsidRPr="00582D60" w:rsidRDefault="00734FC8" w:rsidP="00540A29">
            <w:pPr>
              <w:keepNext/>
              <w:keepLines/>
              <w:spacing w:before="40" w:after="40" w:line="240" w:lineRule="auto"/>
              <w:jc w:val="center"/>
              <w:rPr>
                <w:rFonts w:ascii="Calibri" w:eastAsia="Times New Roman" w:hAnsi="Calibri"/>
                <w:color w:val="000000"/>
                <w:sz w:val="18"/>
                <w:szCs w:val="18"/>
              </w:rPr>
            </w:pPr>
            <w:r w:rsidRPr="00582D60">
              <w:rPr>
                <w:rFonts w:ascii="Calibri" w:eastAsia="Times New Roman" w:hAnsi="Calibri"/>
                <w:color w:val="000000"/>
                <w:sz w:val="18"/>
                <w:szCs w:val="18"/>
              </w:rPr>
              <w:t>2.15</w:t>
            </w:r>
          </w:p>
        </w:tc>
        <w:tc>
          <w:tcPr>
            <w:tcW w:w="0" w:type="auto"/>
            <w:tcBorders>
              <w:bottom w:val="single" w:sz="4" w:space="0" w:color="767171" w:themeColor="background2" w:themeShade="80"/>
            </w:tcBorders>
            <w:shd w:val="clear" w:color="auto" w:fill="auto"/>
            <w:noWrap/>
            <w:vAlign w:val="bottom"/>
            <w:hideMark/>
          </w:tcPr>
          <w:p w14:paraId="2FCAE174" w14:textId="77777777" w:rsidR="00734FC8" w:rsidRPr="00582D60" w:rsidRDefault="00734FC8" w:rsidP="00540A29">
            <w:pPr>
              <w:keepNext/>
              <w:keepLines/>
              <w:spacing w:before="40" w:after="40" w:line="240" w:lineRule="auto"/>
              <w:jc w:val="center"/>
              <w:rPr>
                <w:rFonts w:ascii="Calibri" w:eastAsia="Times New Roman" w:hAnsi="Calibri"/>
                <w:color w:val="000000"/>
                <w:sz w:val="18"/>
                <w:szCs w:val="18"/>
              </w:rPr>
            </w:pPr>
            <w:r w:rsidRPr="00582D60">
              <w:rPr>
                <w:rFonts w:ascii="Calibri" w:eastAsia="Times New Roman" w:hAnsi="Calibri"/>
                <w:color w:val="000000"/>
                <w:sz w:val="18"/>
                <w:szCs w:val="18"/>
              </w:rPr>
              <w:t>0.37</w:t>
            </w:r>
          </w:p>
        </w:tc>
        <w:tc>
          <w:tcPr>
            <w:tcW w:w="2287" w:type="dxa"/>
            <w:tcBorders>
              <w:bottom w:val="single" w:sz="4" w:space="0" w:color="767171" w:themeColor="background2" w:themeShade="80"/>
            </w:tcBorders>
            <w:shd w:val="clear" w:color="auto" w:fill="auto"/>
            <w:noWrap/>
            <w:vAlign w:val="bottom"/>
            <w:hideMark/>
          </w:tcPr>
          <w:p w14:paraId="1537DF6F" w14:textId="77777777" w:rsidR="00734FC8" w:rsidRPr="00582D60" w:rsidRDefault="00734FC8" w:rsidP="00540A29">
            <w:pPr>
              <w:keepNext/>
              <w:keepLines/>
              <w:spacing w:before="40" w:after="40" w:line="240" w:lineRule="auto"/>
              <w:jc w:val="center"/>
              <w:rPr>
                <w:rFonts w:ascii="Calibri" w:eastAsia="Times New Roman" w:hAnsi="Calibri"/>
                <w:color w:val="000000"/>
                <w:sz w:val="18"/>
                <w:szCs w:val="18"/>
              </w:rPr>
            </w:pPr>
            <w:r w:rsidRPr="00582D60">
              <w:rPr>
                <w:rFonts w:ascii="Calibri" w:eastAsia="Times New Roman" w:hAnsi="Calibri"/>
                <w:color w:val="000000"/>
                <w:sz w:val="18"/>
                <w:szCs w:val="18"/>
              </w:rPr>
              <w:t>0.80</w:t>
            </w:r>
          </w:p>
        </w:tc>
      </w:tr>
      <w:tr w:rsidR="00734FC8" w:rsidRPr="00582D60" w14:paraId="24595417" w14:textId="77777777" w:rsidTr="00540A29">
        <w:trPr>
          <w:trHeight w:val="290"/>
        </w:trPr>
        <w:tc>
          <w:tcPr>
            <w:tcW w:w="0" w:type="auto"/>
            <w:tcBorders>
              <w:top w:val="single" w:sz="4" w:space="0" w:color="767171" w:themeColor="background2" w:themeShade="80"/>
              <w:bottom w:val="single" w:sz="4" w:space="0" w:color="767171" w:themeColor="background2" w:themeShade="80"/>
            </w:tcBorders>
            <w:shd w:val="clear" w:color="auto" w:fill="auto"/>
            <w:noWrap/>
            <w:vAlign w:val="bottom"/>
            <w:hideMark/>
          </w:tcPr>
          <w:p w14:paraId="18124C3C" w14:textId="77777777" w:rsidR="00734FC8" w:rsidRPr="00582D60" w:rsidRDefault="00734FC8" w:rsidP="00540A29">
            <w:pPr>
              <w:keepNext/>
              <w:keepLines/>
              <w:spacing w:before="40" w:after="40" w:line="240" w:lineRule="auto"/>
              <w:rPr>
                <w:rFonts w:ascii="Calibri" w:eastAsia="Times New Roman" w:hAnsi="Calibri"/>
                <w:b/>
                <w:bCs/>
                <w:color w:val="000000"/>
                <w:sz w:val="18"/>
                <w:szCs w:val="18"/>
              </w:rPr>
            </w:pPr>
            <w:r w:rsidRPr="00582D60">
              <w:rPr>
                <w:rFonts w:ascii="Calibri" w:eastAsia="Times New Roman" w:hAnsi="Calibri"/>
                <w:b/>
                <w:bCs/>
                <w:color w:val="000000"/>
                <w:sz w:val="18"/>
                <w:szCs w:val="18"/>
              </w:rPr>
              <w:t>Lower-middle-income</w:t>
            </w:r>
            <w:r>
              <w:rPr>
                <w:rFonts w:ascii="Calibri" w:eastAsia="Times New Roman" w:hAnsi="Calibri"/>
                <w:b/>
                <w:bCs/>
                <w:color w:val="000000"/>
                <w:sz w:val="18"/>
                <w:szCs w:val="18"/>
              </w:rPr>
              <w:t xml:space="preserve"> countries</w:t>
            </w:r>
          </w:p>
        </w:tc>
        <w:tc>
          <w:tcPr>
            <w:tcW w:w="0" w:type="auto"/>
            <w:tcBorders>
              <w:top w:val="single" w:sz="4" w:space="0" w:color="767171" w:themeColor="background2" w:themeShade="80"/>
              <w:bottom w:val="single" w:sz="4" w:space="0" w:color="767171" w:themeColor="background2" w:themeShade="80"/>
            </w:tcBorders>
            <w:shd w:val="clear" w:color="auto" w:fill="auto"/>
            <w:noWrap/>
            <w:vAlign w:val="bottom"/>
            <w:hideMark/>
          </w:tcPr>
          <w:p w14:paraId="11035B5D" w14:textId="77777777" w:rsidR="00734FC8" w:rsidRPr="00582D60" w:rsidRDefault="00734FC8" w:rsidP="00540A29">
            <w:pPr>
              <w:keepNext/>
              <w:keepLines/>
              <w:spacing w:before="40" w:after="40" w:line="240" w:lineRule="auto"/>
              <w:jc w:val="center"/>
              <w:rPr>
                <w:rFonts w:ascii="Calibri" w:eastAsia="Times New Roman" w:hAnsi="Calibri"/>
                <w:color w:val="000000"/>
                <w:sz w:val="18"/>
                <w:szCs w:val="18"/>
              </w:rPr>
            </w:pPr>
            <w:r w:rsidRPr="00582D60">
              <w:rPr>
                <w:rFonts w:ascii="Calibri" w:eastAsia="Times New Roman" w:hAnsi="Calibri"/>
                <w:color w:val="000000"/>
                <w:sz w:val="18"/>
                <w:szCs w:val="18"/>
              </w:rPr>
              <w:t>3.65</w:t>
            </w:r>
          </w:p>
        </w:tc>
        <w:tc>
          <w:tcPr>
            <w:tcW w:w="0" w:type="auto"/>
            <w:tcBorders>
              <w:top w:val="single" w:sz="4" w:space="0" w:color="767171" w:themeColor="background2" w:themeShade="80"/>
              <w:bottom w:val="single" w:sz="4" w:space="0" w:color="767171" w:themeColor="background2" w:themeShade="80"/>
            </w:tcBorders>
            <w:shd w:val="clear" w:color="auto" w:fill="auto"/>
            <w:noWrap/>
            <w:vAlign w:val="bottom"/>
            <w:hideMark/>
          </w:tcPr>
          <w:p w14:paraId="48D4AFCA" w14:textId="77777777" w:rsidR="00734FC8" w:rsidRPr="00582D60" w:rsidRDefault="00734FC8" w:rsidP="00540A29">
            <w:pPr>
              <w:keepNext/>
              <w:keepLines/>
              <w:spacing w:before="40" w:after="40" w:line="240" w:lineRule="auto"/>
              <w:jc w:val="center"/>
              <w:rPr>
                <w:rFonts w:ascii="Calibri" w:eastAsia="Times New Roman" w:hAnsi="Calibri"/>
                <w:color w:val="000000"/>
                <w:sz w:val="18"/>
                <w:szCs w:val="18"/>
              </w:rPr>
            </w:pPr>
            <w:r w:rsidRPr="00582D60">
              <w:rPr>
                <w:rFonts w:ascii="Calibri" w:eastAsia="Times New Roman" w:hAnsi="Calibri"/>
                <w:color w:val="000000"/>
                <w:sz w:val="18"/>
                <w:szCs w:val="18"/>
              </w:rPr>
              <w:t>0.44</w:t>
            </w:r>
          </w:p>
        </w:tc>
        <w:tc>
          <w:tcPr>
            <w:tcW w:w="2287" w:type="dxa"/>
            <w:tcBorders>
              <w:top w:val="single" w:sz="4" w:space="0" w:color="767171" w:themeColor="background2" w:themeShade="80"/>
              <w:bottom w:val="single" w:sz="4" w:space="0" w:color="767171" w:themeColor="background2" w:themeShade="80"/>
            </w:tcBorders>
            <w:shd w:val="clear" w:color="auto" w:fill="auto"/>
            <w:noWrap/>
            <w:vAlign w:val="bottom"/>
            <w:hideMark/>
          </w:tcPr>
          <w:p w14:paraId="2268AA48" w14:textId="77777777" w:rsidR="00734FC8" w:rsidRPr="00582D60" w:rsidRDefault="00734FC8" w:rsidP="00540A29">
            <w:pPr>
              <w:keepNext/>
              <w:keepLines/>
              <w:spacing w:before="40" w:after="40" w:line="240" w:lineRule="auto"/>
              <w:jc w:val="center"/>
              <w:rPr>
                <w:rFonts w:ascii="Calibri" w:eastAsia="Times New Roman" w:hAnsi="Calibri"/>
                <w:color w:val="000000"/>
                <w:sz w:val="18"/>
                <w:szCs w:val="18"/>
              </w:rPr>
            </w:pPr>
            <w:r w:rsidRPr="00582D60">
              <w:rPr>
                <w:rFonts w:ascii="Calibri" w:eastAsia="Times New Roman" w:hAnsi="Calibri"/>
                <w:color w:val="000000"/>
                <w:sz w:val="18"/>
                <w:szCs w:val="18"/>
              </w:rPr>
              <w:t>1.61</w:t>
            </w:r>
          </w:p>
        </w:tc>
      </w:tr>
      <w:tr w:rsidR="00734FC8" w:rsidRPr="00582D60" w14:paraId="25E03AE8" w14:textId="77777777" w:rsidTr="00540A29">
        <w:trPr>
          <w:trHeight w:val="290"/>
        </w:trPr>
        <w:tc>
          <w:tcPr>
            <w:tcW w:w="0" w:type="auto"/>
            <w:tcBorders>
              <w:top w:val="single" w:sz="4" w:space="0" w:color="767171" w:themeColor="background2" w:themeShade="80"/>
              <w:bottom w:val="single" w:sz="4" w:space="0" w:color="767171" w:themeColor="background2" w:themeShade="80"/>
            </w:tcBorders>
            <w:shd w:val="clear" w:color="auto" w:fill="auto"/>
            <w:noWrap/>
            <w:vAlign w:val="bottom"/>
            <w:hideMark/>
          </w:tcPr>
          <w:p w14:paraId="11FBB838" w14:textId="77777777" w:rsidR="00734FC8" w:rsidRPr="00582D60" w:rsidRDefault="00734FC8" w:rsidP="00540A29">
            <w:pPr>
              <w:keepNext/>
              <w:keepLines/>
              <w:spacing w:before="40" w:after="40" w:line="240" w:lineRule="auto"/>
              <w:rPr>
                <w:rFonts w:ascii="Calibri" w:eastAsia="Times New Roman" w:hAnsi="Calibri"/>
                <w:b/>
                <w:bCs/>
                <w:color w:val="000000"/>
                <w:sz w:val="18"/>
                <w:szCs w:val="18"/>
              </w:rPr>
            </w:pPr>
            <w:r w:rsidRPr="00582D60">
              <w:rPr>
                <w:rFonts w:ascii="Calibri" w:eastAsia="Times New Roman" w:hAnsi="Calibri"/>
                <w:b/>
                <w:bCs/>
                <w:color w:val="000000"/>
                <w:sz w:val="18"/>
                <w:szCs w:val="18"/>
              </w:rPr>
              <w:t>Upper-middle-income</w:t>
            </w:r>
            <w:r>
              <w:rPr>
                <w:rFonts w:ascii="Calibri" w:eastAsia="Times New Roman" w:hAnsi="Calibri"/>
                <w:b/>
                <w:bCs/>
                <w:color w:val="000000"/>
                <w:sz w:val="18"/>
                <w:szCs w:val="18"/>
              </w:rPr>
              <w:t xml:space="preserve"> countries</w:t>
            </w:r>
          </w:p>
        </w:tc>
        <w:tc>
          <w:tcPr>
            <w:tcW w:w="0" w:type="auto"/>
            <w:tcBorders>
              <w:top w:val="single" w:sz="4" w:space="0" w:color="767171" w:themeColor="background2" w:themeShade="80"/>
              <w:bottom w:val="single" w:sz="4" w:space="0" w:color="767171" w:themeColor="background2" w:themeShade="80"/>
            </w:tcBorders>
            <w:shd w:val="clear" w:color="auto" w:fill="auto"/>
            <w:noWrap/>
            <w:vAlign w:val="bottom"/>
            <w:hideMark/>
          </w:tcPr>
          <w:p w14:paraId="00D70939" w14:textId="77777777" w:rsidR="00734FC8" w:rsidRPr="00582D60" w:rsidRDefault="00734FC8" w:rsidP="00540A29">
            <w:pPr>
              <w:keepNext/>
              <w:keepLines/>
              <w:spacing w:before="40" w:after="40" w:line="240" w:lineRule="auto"/>
              <w:jc w:val="center"/>
              <w:rPr>
                <w:rFonts w:ascii="Calibri" w:eastAsia="Times New Roman" w:hAnsi="Calibri"/>
                <w:color w:val="000000"/>
                <w:sz w:val="18"/>
                <w:szCs w:val="18"/>
              </w:rPr>
            </w:pPr>
            <w:r w:rsidRPr="00582D60">
              <w:rPr>
                <w:rFonts w:ascii="Calibri" w:eastAsia="Times New Roman" w:hAnsi="Calibri"/>
                <w:color w:val="000000"/>
                <w:sz w:val="18"/>
                <w:szCs w:val="18"/>
              </w:rPr>
              <w:t>6.85</w:t>
            </w:r>
          </w:p>
        </w:tc>
        <w:tc>
          <w:tcPr>
            <w:tcW w:w="0" w:type="auto"/>
            <w:tcBorders>
              <w:top w:val="single" w:sz="4" w:space="0" w:color="767171" w:themeColor="background2" w:themeShade="80"/>
              <w:bottom w:val="single" w:sz="4" w:space="0" w:color="767171" w:themeColor="background2" w:themeShade="80"/>
            </w:tcBorders>
            <w:shd w:val="clear" w:color="auto" w:fill="auto"/>
            <w:noWrap/>
            <w:vAlign w:val="bottom"/>
            <w:hideMark/>
          </w:tcPr>
          <w:p w14:paraId="5489911E" w14:textId="77777777" w:rsidR="00734FC8" w:rsidRPr="00582D60" w:rsidRDefault="00734FC8" w:rsidP="00540A29">
            <w:pPr>
              <w:keepNext/>
              <w:keepLines/>
              <w:spacing w:before="40" w:after="40" w:line="240" w:lineRule="auto"/>
              <w:jc w:val="center"/>
              <w:rPr>
                <w:rFonts w:ascii="Calibri" w:eastAsia="Times New Roman" w:hAnsi="Calibri"/>
                <w:color w:val="000000"/>
                <w:sz w:val="18"/>
                <w:szCs w:val="18"/>
              </w:rPr>
            </w:pPr>
            <w:r w:rsidRPr="00582D60">
              <w:rPr>
                <w:rFonts w:ascii="Calibri" w:eastAsia="Times New Roman" w:hAnsi="Calibri"/>
                <w:color w:val="000000"/>
                <w:sz w:val="18"/>
                <w:szCs w:val="18"/>
              </w:rPr>
              <w:t>0.54</w:t>
            </w:r>
          </w:p>
        </w:tc>
        <w:tc>
          <w:tcPr>
            <w:tcW w:w="2287" w:type="dxa"/>
            <w:tcBorders>
              <w:top w:val="single" w:sz="4" w:space="0" w:color="767171" w:themeColor="background2" w:themeShade="80"/>
              <w:bottom w:val="single" w:sz="4" w:space="0" w:color="767171" w:themeColor="background2" w:themeShade="80"/>
            </w:tcBorders>
            <w:shd w:val="clear" w:color="auto" w:fill="auto"/>
            <w:noWrap/>
            <w:vAlign w:val="bottom"/>
            <w:hideMark/>
          </w:tcPr>
          <w:p w14:paraId="3C911BB1" w14:textId="77777777" w:rsidR="00734FC8" w:rsidRPr="00582D60" w:rsidRDefault="00734FC8" w:rsidP="00540A29">
            <w:pPr>
              <w:keepNext/>
              <w:keepLines/>
              <w:spacing w:before="40" w:after="40" w:line="240" w:lineRule="auto"/>
              <w:jc w:val="center"/>
              <w:rPr>
                <w:rFonts w:ascii="Calibri" w:eastAsia="Times New Roman" w:hAnsi="Calibri"/>
                <w:color w:val="000000"/>
                <w:sz w:val="18"/>
                <w:szCs w:val="18"/>
              </w:rPr>
            </w:pPr>
            <w:r w:rsidRPr="00582D60">
              <w:rPr>
                <w:rFonts w:ascii="Calibri" w:eastAsia="Times New Roman" w:hAnsi="Calibri"/>
                <w:color w:val="000000"/>
                <w:sz w:val="18"/>
                <w:szCs w:val="18"/>
              </w:rPr>
              <w:t>3.70</w:t>
            </w:r>
          </w:p>
        </w:tc>
      </w:tr>
      <w:tr w:rsidR="00734FC8" w:rsidRPr="00582D60" w14:paraId="25B511A5" w14:textId="77777777" w:rsidTr="00540A29">
        <w:trPr>
          <w:trHeight w:val="300"/>
        </w:trPr>
        <w:tc>
          <w:tcPr>
            <w:tcW w:w="0" w:type="auto"/>
            <w:tcBorders>
              <w:top w:val="single" w:sz="4" w:space="0" w:color="767171" w:themeColor="background2" w:themeShade="80"/>
              <w:bottom w:val="single" w:sz="4" w:space="0" w:color="767171" w:themeColor="background2" w:themeShade="80"/>
            </w:tcBorders>
            <w:shd w:val="clear" w:color="auto" w:fill="auto"/>
            <w:noWrap/>
            <w:vAlign w:val="bottom"/>
            <w:hideMark/>
          </w:tcPr>
          <w:p w14:paraId="26409573" w14:textId="77777777" w:rsidR="00734FC8" w:rsidRPr="00582D60" w:rsidRDefault="00734FC8" w:rsidP="00540A29">
            <w:pPr>
              <w:keepNext/>
              <w:keepLines/>
              <w:spacing w:before="40" w:after="40" w:line="240" w:lineRule="auto"/>
              <w:rPr>
                <w:rFonts w:ascii="Calibri" w:eastAsia="Times New Roman" w:hAnsi="Calibri"/>
                <w:b/>
                <w:bCs/>
                <w:color w:val="000000"/>
                <w:sz w:val="18"/>
                <w:szCs w:val="18"/>
              </w:rPr>
            </w:pPr>
            <w:r w:rsidRPr="00582D60">
              <w:rPr>
                <w:rFonts w:ascii="Calibri" w:eastAsia="Times New Roman" w:hAnsi="Calibri"/>
                <w:b/>
                <w:bCs/>
                <w:color w:val="000000"/>
                <w:sz w:val="18"/>
                <w:szCs w:val="18"/>
              </w:rPr>
              <w:t>High-income</w:t>
            </w:r>
            <w:r>
              <w:rPr>
                <w:rFonts w:ascii="Calibri" w:eastAsia="Times New Roman" w:hAnsi="Calibri"/>
                <w:b/>
                <w:bCs/>
                <w:color w:val="000000"/>
                <w:sz w:val="18"/>
                <w:szCs w:val="18"/>
              </w:rPr>
              <w:t xml:space="preserve"> countries</w:t>
            </w:r>
          </w:p>
        </w:tc>
        <w:tc>
          <w:tcPr>
            <w:tcW w:w="0" w:type="auto"/>
            <w:tcBorders>
              <w:top w:val="single" w:sz="4" w:space="0" w:color="767171" w:themeColor="background2" w:themeShade="80"/>
              <w:bottom w:val="single" w:sz="4" w:space="0" w:color="767171" w:themeColor="background2" w:themeShade="80"/>
            </w:tcBorders>
            <w:shd w:val="clear" w:color="auto" w:fill="auto"/>
            <w:noWrap/>
            <w:vAlign w:val="bottom"/>
            <w:hideMark/>
          </w:tcPr>
          <w:p w14:paraId="16B214FA" w14:textId="77777777" w:rsidR="00734FC8" w:rsidRPr="00582D60" w:rsidRDefault="00734FC8" w:rsidP="00540A29">
            <w:pPr>
              <w:keepNext/>
              <w:keepLines/>
              <w:spacing w:before="40" w:after="40" w:line="240" w:lineRule="auto"/>
              <w:jc w:val="center"/>
              <w:rPr>
                <w:rFonts w:ascii="Calibri" w:eastAsia="Times New Roman" w:hAnsi="Calibri"/>
                <w:color w:val="000000"/>
                <w:sz w:val="18"/>
                <w:szCs w:val="18"/>
              </w:rPr>
            </w:pPr>
            <w:r w:rsidRPr="00582D60">
              <w:rPr>
                <w:rFonts w:ascii="Calibri" w:eastAsia="Times New Roman" w:hAnsi="Calibri"/>
                <w:color w:val="000000"/>
                <w:sz w:val="18"/>
                <w:szCs w:val="18"/>
              </w:rPr>
              <w:t>24.36</w:t>
            </w:r>
          </w:p>
        </w:tc>
        <w:tc>
          <w:tcPr>
            <w:tcW w:w="0" w:type="auto"/>
            <w:tcBorders>
              <w:top w:val="single" w:sz="4" w:space="0" w:color="767171" w:themeColor="background2" w:themeShade="80"/>
              <w:bottom w:val="single" w:sz="4" w:space="0" w:color="767171" w:themeColor="background2" w:themeShade="80"/>
            </w:tcBorders>
            <w:shd w:val="clear" w:color="auto" w:fill="auto"/>
            <w:noWrap/>
            <w:vAlign w:val="bottom"/>
            <w:hideMark/>
          </w:tcPr>
          <w:p w14:paraId="48DB7723" w14:textId="77777777" w:rsidR="00734FC8" w:rsidRPr="00582D60" w:rsidRDefault="00734FC8" w:rsidP="00540A29">
            <w:pPr>
              <w:keepNext/>
              <w:keepLines/>
              <w:spacing w:before="40" w:after="40" w:line="240" w:lineRule="auto"/>
              <w:jc w:val="center"/>
              <w:rPr>
                <w:rFonts w:ascii="Calibri" w:eastAsia="Times New Roman" w:hAnsi="Calibri"/>
                <w:color w:val="000000"/>
                <w:sz w:val="18"/>
                <w:szCs w:val="18"/>
              </w:rPr>
            </w:pPr>
            <w:r w:rsidRPr="00582D60">
              <w:rPr>
                <w:rFonts w:ascii="Calibri" w:eastAsia="Times New Roman" w:hAnsi="Calibri"/>
                <w:color w:val="000000"/>
                <w:sz w:val="18"/>
                <w:szCs w:val="18"/>
              </w:rPr>
              <w:t>0.54</w:t>
            </w:r>
          </w:p>
        </w:tc>
        <w:tc>
          <w:tcPr>
            <w:tcW w:w="2287" w:type="dxa"/>
            <w:tcBorders>
              <w:top w:val="single" w:sz="4" w:space="0" w:color="767171" w:themeColor="background2" w:themeShade="80"/>
              <w:bottom w:val="single" w:sz="4" w:space="0" w:color="767171" w:themeColor="background2" w:themeShade="80"/>
            </w:tcBorders>
            <w:shd w:val="clear" w:color="auto" w:fill="auto"/>
            <w:noWrap/>
            <w:vAlign w:val="bottom"/>
            <w:hideMark/>
          </w:tcPr>
          <w:p w14:paraId="26765C06" w14:textId="77777777" w:rsidR="00734FC8" w:rsidRPr="00582D60" w:rsidRDefault="00734FC8" w:rsidP="00540A29">
            <w:pPr>
              <w:keepNext/>
              <w:keepLines/>
              <w:spacing w:before="40" w:after="40" w:line="240" w:lineRule="auto"/>
              <w:jc w:val="center"/>
              <w:rPr>
                <w:rFonts w:ascii="Calibri" w:eastAsia="Times New Roman" w:hAnsi="Calibri"/>
                <w:color w:val="000000"/>
                <w:sz w:val="18"/>
                <w:szCs w:val="18"/>
              </w:rPr>
            </w:pPr>
            <w:r w:rsidRPr="00582D60">
              <w:rPr>
                <w:rFonts w:ascii="Calibri" w:eastAsia="Times New Roman" w:hAnsi="Calibri"/>
                <w:color w:val="000000"/>
                <w:sz w:val="18"/>
                <w:szCs w:val="18"/>
              </w:rPr>
              <w:t>13.2</w:t>
            </w:r>
          </w:p>
        </w:tc>
      </w:tr>
    </w:tbl>
    <w:bookmarkEnd w:id="44"/>
    <w:p w14:paraId="0742C3BB" w14:textId="77777777" w:rsidR="00C422C4" w:rsidRPr="00ED1F83" w:rsidRDefault="00C422C4" w:rsidP="00C422C4">
      <w:pPr>
        <w:pStyle w:val="Source"/>
      </w:pPr>
      <w:r w:rsidRPr="004D21F9">
        <w:rPr>
          <w:lang w:val="en-US"/>
        </w:rPr>
        <w:t xml:space="preserve">SOURCE: </w:t>
      </w:r>
      <w:r w:rsidRPr="00ED1F83">
        <w:t>Bai, Y., Herforth, A., Cafiero, C., Conti, V., Rissanen, M.O., Masters, W.A. &amp; Rosero Moncayo, J.</w:t>
      </w:r>
      <w:r w:rsidRPr="001E640A">
        <w:rPr>
          <w:b/>
          <w:bCs/>
        </w:rPr>
        <w:t xml:space="preserve"> </w:t>
      </w:r>
      <w:r w:rsidRPr="001E640A">
        <w:t xml:space="preserve">(forthcoming). </w:t>
      </w:r>
      <w:r w:rsidRPr="00ED1F83">
        <w:rPr>
          <w:i/>
          <w:iCs/>
        </w:rPr>
        <w:t>Methods for monitoring the affordability of a healthy diet</w:t>
      </w:r>
      <w:r w:rsidRPr="001E640A">
        <w:t>. FAO Statistics Division Working Paper. Rome, FAO.</w:t>
      </w:r>
    </w:p>
    <w:p w14:paraId="027D344A" w14:textId="77777777" w:rsidR="00734FC8" w:rsidRDefault="00734FC8" w:rsidP="00734FC8">
      <w:pPr>
        <w:spacing w:after="0" w:line="240" w:lineRule="auto"/>
        <w:jc w:val="left"/>
      </w:pPr>
      <w:r>
        <w:br w:type="page"/>
      </w:r>
    </w:p>
    <w:p w14:paraId="184BB854" w14:textId="77777777" w:rsidR="00734FC8" w:rsidRPr="000D3FB7" w:rsidRDefault="00734FC8" w:rsidP="00734FC8">
      <w:pPr>
        <w:pStyle w:val="Heading2"/>
      </w:pPr>
      <w:bookmarkStart w:id="46" w:name="_Toc168753773"/>
      <w:bookmarkStart w:id="47" w:name="_Toc197368632"/>
      <w:r w:rsidRPr="000D3FB7">
        <w:lastRenderedPageBreak/>
        <w:t>S2.</w:t>
      </w:r>
      <w:r>
        <w:t>7</w:t>
      </w:r>
      <w:r w:rsidRPr="000D3FB7">
        <w:tab/>
        <w:t>Methodology for projecting global nutrition indicator estimates to 2030</w:t>
      </w:r>
      <w:bookmarkEnd w:id="46"/>
      <w:bookmarkEnd w:id="47"/>
      <w:r w:rsidRPr="000D3FB7">
        <w:t xml:space="preserve"> </w:t>
      </w:r>
    </w:p>
    <w:p w14:paraId="2BEB1FE6" w14:textId="77777777" w:rsidR="00734FC8" w:rsidRPr="000D3FB7" w:rsidRDefault="00734FC8" w:rsidP="00734FC8">
      <w:pPr>
        <w:pStyle w:val="Heading3"/>
      </w:pPr>
      <w:r w:rsidRPr="000D3FB7">
        <w:t xml:space="preserve">Methodology for stunting, </w:t>
      </w:r>
      <w:r w:rsidRPr="007114C4">
        <w:t>anaemia, low birthweight, overweight, exclusive breastfeeding and wasting</w:t>
      </w:r>
    </w:p>
    <w:p w14:paraId="76337991" w14:textId="0B0E8421" w:rsidR="00734FC8" w:rsidRPr="000D3FB7" w:rsidRDefault="00734FC8" w:rsidP="00734FC8">
      <w:r>
        <w:t xml:space="preserve">The World Health Organization </w:t>
      </w:r>
      <w:r w:rsidRPr="000D3FB7">
        <w:t xml:space="preserve">and </w:t>
      </w:r>
      <w:r>
        <w:t xml:space="preserve">the United Nations Children’s Fund </w:t>
      </w:r>
      <w:r w:rsidRPr="000D3FB7">
        <w:t xml:space="preserve">use the following approach to project estimates beyond the latest year of available data. This methodology is based on applying the average annual rate of reduction (AARR) from the baseline year to the latest year with available data. For these indicators, the baseline year is 2012 in accordance with the baselines set forth in </w:t>
      </w:r>
      <w:r>
        <w:t>WHA</w:t>
      </w:r>
      <w:r w:rsidRPr="000D3FB7">
        <w:t xml:space="preserve"> Resolution 65.6 –</w:t>
      </w:r>
      <w:r>
        <w:t xml:space="preserve"> </w:t>
      </w:r>
      <w:r w:rsidRPr="004A2A80">
        <w:rPr>
          <w:iCs/>
        </w:rPr>
        <w:t>Comprehensive implementation plan for maternal, infant and young child nutrition</w:t>
      </w:r>
      <w:r w:rsidRPr="000D3FB7">
        <w:t>.</w:t>
      </w:r>
      <w:r>
        <w:fldChar w:fldCharType="begin"/>
      </w:r>
      <w:r w:rsidR="00BA380E">
        <w:instrText xml:space="preserve"> ADDIN ZOTERO_ITEM CSL_CITATION {"citationID":"abutn9e2vk","properties":{"formattedCitation":"\\super 10\\nosupersub{}","plainCitation":"10","noteIndex":0},"citationItems":[{"id":4230,"uris":["http://zotero.org/groups/5342363/items/M5GU45SK"],"itemData":{"id":4230,"type":"book","event-place":"Geneva, Switzerland","publisher-place":"Geneva, Switzerland","title":"Comprehensive implementation plan on maternal, infant and young child nutrition","URL":"https://www.who.int/publications/i/item/WHO-NMH-NHD-14.1","author":[{"literal":"WHO"}],"issued":{"date-parts":[["2014"]]}}}],"schema":"https://github.com/citation-style-language/schema/raw/master/csl-citation.json"} </w:instrText>
      </w:r>
      <w:r>
        <w:fldChar w:fldCharType="separate"/>
      </w:r>
      <w:r w:rsidR="00BA380E" w:rsidRPr="00BA380E">
        <w:rPr>
          <w:rFonts w:ascii="Calibri"/>
          <w:vertAlign w:val="superscript"/>
        </w:rPr>
        <w:t>10</w:t>
      </w:r>
      <w:r>
        <w:fldChar w:fldCharType="end"/>
      </w:r>
      <w:r w:rsidRPr="000D3FB7">
        <w:t xml:space="preserve"> For stunting, overweight</w:t>
      </w:r>
      <w:ins w:id="48" w:author="Joel Conkle" w:date="2025-05-19T09:56:00Z">
        <w:r w:rsidR="00EB1EA1">
          <w:t>, and</w:t>
        </w:r>
      </w:ins>
      <w:del w:id="49" w:author="KUMAPLEY, Richard" w:date="2025-05-18T19:04:00Z">
        <w:r w:rsidRPr="000D3FB7" w:rsidDel="007B4CEB">
          <w:delText>, exclusive breastfeeding and</w:delText>
        </w:r>
      </w:del>
      <w:r w:rsidRPr="000D3FB7">
        <w:t xml:space="preserve"> wasting</w:t>
      </w:r>
      <w:ins w:id="50" w:author="Joel Conkle" w:date="2025-05-19T09:59:00Z">
        <w:r w:rsidR="00634E72">
          <w:t>,</w:t>
        </w:r>
      </w:ins>
      <w:del w:id="51" w:author="Joel Conkle" w:date="2025-05-19T09:56:00Z">
        <w:r w:rsidRPr="000D3FB7" w:rsidDel="00EB1EA1">
          <w:delText>,</w:delText>
        </w:r>
      </w:del>
      <w:r w:rsidRPr="000D3FB7">
        <w:t xml:space="preserve"> the latest year is </w:t>
      </w:r>
      <w:del w:id="52" w:author="KUMAPLEY, Richard" w:date="2025-05-18T19:04:00Z">
        <w:r w:rsidRPr="000D3FB7" w:rsidDel="007B4CEB">
          <w:delText>2022</w:delText>
        </w:r>
      </w:del>
      <w:ins w:id="53" w:author="KUMAPLEY, Richard" w:date="2025-05-18T19:04:00Z">
        <w:r w:rsidR="007B4CEB" w:rsidRPr="000D3FB7">
          <w:t>202</w:t>
        </w:r>
        <w:r w:rsidR="007B4CEB">
          <w:t>4</w:t>
        </w:r>
      </w:ins>
      <w:r w:rsidRPr="000D3FB7">
        <w:t xml:space="preserve">. </w:t>
      </w:r>
      <w:ins w:id="54" w:author="KUMAPLEY, Richard" w:date="2025-05-18T19:04:00Z">
        <w:r w:rsidR="007B4CEB">
          <w:t xml:space="preserve">For </w:t>
        </w:r>
      </w:ins>
      <w:ins w:id="55" w:author="Joel Conkle" w:date="2025-05-19T09:56:00Z">
        <w:r w:rsidR="00CA4397">
          <w:t>a</w:t>
        </w:r>
      </w:ins>
      <w:del w:id="56" w:author="Joel Conkle" w:date="2025-05-19T09:56:00Z">
        <w:r w:rsidRPr="000D3FB7" w:rsidDel="00CA4397">
          <w:delText>A</w:delText>
        </w:r>
      </w:del>
      <w:r w:rsidRPr="000D3FB7">
        <w:t xml:space="preserve">naemia </w:t>
      </w:r>
      <w:ins w:id="57" w:author="KUMAPLEY, Richard" w:date="2025-05-18T19:04:00Z">
        <w:r w:rsidR="007B4CEB">
          <w:t>and exclusive breastfeeding, the latest year is 2</w:t>
        </w:r>
      </w:ins>
      <w:ins w:id="58" w:author="KUMAPLEY, Richard" w:date="2025-05-18T19:05:00Z">
        <w:r w:rsidR="007B4CEB">
          <w:t xml:space="preserve">023. For </w:t>
        </w:r>
      </w:ins>
      <w:del w:id="59" w:author="KUMAPLEY, Richard" w:date="2025-05-18T19:05:00Z">
        <w:r w:rsidRPr="000D3FB7" w:rsidDel="007B4CEB">
          <w:delText xml:space="preserve">and </w:delText>
        </w:r>
      </w:del>
      <w:r w:rsidRPr="000D3FB7">
        <w:t>low birthweight</w:t>
      </w:r>
      <w:ins w:id="60" w:author="Joel Conkle" w:date="2025-05-19T09:59:00Z">
        <w:r w:rsidR="00634E72">
          <w:t>,</w:t>
        </w:r>
      </w:ins>
      <w:ins w:id="61" w:author="KUMAPLEY, Richard" w:date="2025-05-18T19:05:00Z">
        <w:del w:id="62" w:author="Joel Conkle" w:date="2025-05-19T09:56:00Z">
          <w:r w:rsidR="00361B16" w:rsidDel="00EB1EA1">
            <w:delText>,</w:delText>
          </w:r>
        </w:del>
        <w:r w:rsidR="00361B16">
          <w:t xml:space="preserve"> </w:t>
        </w:r>
      </w:ins>
      <w:del w:id="63" w:author="KUMAPLEY, Richard" w:date="2025-05-18T19:05:00Z">
        <w:r w:rsidRPr="000D3FB7" w:rsidDel="00361B16">
          <w:delText xml:space="preserve"> have </w:delText>
        </w:r>
      </w:del>
      <w:r w:rsidRPr="000D3FB7">
        <w:t xml:space="preserve">the latest </w:t>
      </w:r>
      <w:del w:id="64" w:author="KUMAPLEY, Richard" w:date="2025-05-18T19:05:00Z">
        <w:r w:rsidRPr="000D3FB7" w:rsidDel="00361B16">
          <w:delText xml:space="preserve">years </w:delText>
        </w:r>
      </w:del>
      <w:ins w:id="65" w:author="KUMAPLEY, Richard" w:date="2025-05-18T19:05:00Z">
        <w:r w:rsidR="00361B16" w:rsidRPr="000D3FB7">
          <w:t>year</w:t>
        </w:r>
        <w:r w:rsidR="00361B16">
          <w:t xml:space="preserve"> </w:t>
        </w:r>
        <w:del w:id="66" w:author="Joel Conkle" w:date="2025-05-19T09:57:00Z">
          <w:r w:rsidR="00361B16" w:rsidDel="00906BF9">
            <w:delText>u</w:delText>
          </w:r>
          <w:r w:rsidR="00361B16" w:rsidRPr="000D3FB7" w:rsidDel="00906BF9">
            <w:delText xml:space="preserve"> </w:delText>
          </w:r>
        </w:del>
      </w:ins>
      <w:del w:id="67" w:author="Joel Conkle" w:date="2025-05-19T09:57:00Z">
        <w:r w:rsidRPr="000D3FB7" w:rsidDel="00906BF9">
          <w:delText>of 2019 and</w:delText>
        </w:r>
      </w:del>
      <w:ins w:id="68" w:author="Joel Conkle" w:date="2025-05-19T09:57:00Z">
        <w:r w:rsidR="00906BF9">
          <w:t>is</w:t>
        </w:r>
      </w:ins>
      <w:r w:rsidRPr="000D3FB7">
        <w:t xml:space="preserve"> 2020</w:t>
      </w:r>
      <w:del w:id="69" w:author="Joel Conkle" w:date="2025-05-19T09:57:00Z">
        <w:r w:rsidRPr="000D3FB7" w:rsidDel="00906BF9">
          <w:delText>, respectively</w:delText>
        </w:r>
      </w:del>
      <w:r w:rsidRPr="000D3FB7">
        <w:t>.</w:t>
      </w:r>
    </w:p>
    <w:p w14:paraId="2FCBA6AA" w14:textId="77777777" w:rsidR="00734FC8" w:rsidRPr="000D3FB7" w:rsidRDefault="00734FC8" w:rsidP="00734FC8">
      <w:pPr>
        <w:pStyle w:val="Heading4"/>
      </w:pPr>
      <w:r w:rsidRPr="000D3FB7">
        <w:t>Calculating the AARR</w:t>
      </w:r>
    </w:p>
    <w:p w14:paraId="32C58C51" w14:textId="77777777" w:rsidR="00734FC8" w:rsidRPr="000D3FB7" w:rsidRDefault="00734FC8" w:rsidP="00734FC8">
      <w:r w:rsidRPr="000D3FB7">
        <w:t xml:space="preserve">The AARR is calculated using a linear regression analysis. The dependent variables are the natural log transformations of all data points from </w:t>
      </w:r>
      <w:r>
        <w:t xml:space="preserve">the </w:t>
      </w:r>
      <w:r w:rsidRPr="000D3FB7">
        <w:t xml:space="preserve">baseline to the latest year. The independent variables are all the years of available data. The coefficient of this linear regression (β) can be translated into the average annual rate of reduction by using the formula: </w:t>
      </w:r>
    </w:p>
    <w:p w14:paraId="5FA4E0FB" w14:textId="77777777" w:rsidR="00734FC8" w:rsidRPr="000D3FB7" w:rsidRDefault="00734FC8" w:rsidP="00734FC8">
      <w:r w:rsidRPr="000D3FB7">
        <w:t xml:space="preserve">Equation 1: </w:t>
      </w:r>
      <m:oMath>
        <m:r>
          <w:rPr>
            <w:rFonts w:ascii="Cambria Math" w:hAnsi="Cambria Math"/>
          </w:rPr>
          <m:t>AARR=1-</m:t>
        </m:r>
        <m:sSup>
          <m:sSupPr>
            <m:ctrlPr>
              <w:rPr>
                <w:rFonts w:ascii="Cambria Math" w:hAnsi="Cambria Math"/>
                <w:i/>
              </w:rPr>
            </m:ctrlPr>
          </m:sSupPr>
          <m:e>
            <m:r>
              <w:rPr>
                <w:rFonts w:ascii="Cambria Math" w:hAnsi="Cambria Math"/>
              </w:rPr>
              <m:t>e</m:t>
            </m:r>
          </m:e>
          <m:sup>
            <m:r>
              <m:rPr>
                <m:sty m:val="p"/>
              </m:rPr>
              <w:rPr>
                <w:rFonts w:ascii="Cambria Math" w:hAnsi="Cambria Math"/>
              </w:rPr>
              <m:t>β</m:t>
            </m:r>
          </m:sup>
        </m:sSup>
      </m:oMath>
    </w:p>
    <w:p w14:paraId="5357EA0E" w14:textId="77777777" w:rsidR="00734FC8" w:rsidRPr="000D3FB7" w:rsidRDefault="00734FC8" w:rsidP="00734FC8">
      <w:pPr>
        <w:pStyle w:val="Heading4"/>
      </w:pPr>
      <w:r w:rsidRPr="000D3FB7">
        <w:t>Projecting estimates to 2030 based on AARR</w:t>
      </w:r>
    </w:p>
    <w:p w14:paraId="6EBAF200" w14:textId="77777777" w:rsidR="00734FC8" w:rsidRPr="000D3FB7" w:rsidRDefault="00734FC8" w:rsidP="00734FC8">
      <w:r w:rsidRPr="000D3FB7">
        <w:t>The following formula is used when projecting estimates forward</w:t>
      </w:r>
      <w:r>
        <w:t>s</w:t>
      </w:r>
      <w:r w:rsidRPr="000D3FB7">
        <w:t xml:space="preserve"> beyond their latest estimate based on </w:t>
      </w:r>
      <w:r>
        <w:t xml:space="preserve">the </w:t>
      </w:r>
      <w:r w:rsidRPr="000D3FB7">
        <w:t xml:space="preserve">AARR. The projected prevalence for year </w:t>
      </w:r>
      <w:proofErr w:type="spellStart"/>
      <w:r w:rsidRPr="00F07C36">
        <w:rPr>
          <w:i/>
          <w:iCs/>
        </w:rPr>
        <w:t>t</w:t>
      </w:r>
      <w:r w:rsidRPr="00F07C36">
        <w:rPr>
          <w:i/>
          <w:iCs/>
          <w:vertAlign w:val="subscript"/>
        </w:rPr>
        <w:t>n</w:t>
      </w:r>
      <w:proofErr w:type="spellEnd"/>
      <w:r w:rsidRPr="000D3FB7">
        <w:t xml:space="preserve">, </w:t>
      </w:r>
      <w:r>
        <w:t xml:space="preserve">the </w:t>
      </w:r>
      <w:r w:rsidRPr="000D3FB7">
        <w:t xml:space="preserve">baseline year is </w:t>
      </w:r>
      <w:r w:rsidRPr="00F07C36">
        <w:rPr>
          <w:i/>
          <w:iCs/>
        </w:rPr>
        <w:t>t</w:t>
      </w:r>
      <w:r w:rsidRPr="00F07C36">
        <w:rPr>
          <w:i/>
          <w:iCs/>
          <w:vertAlign w:val="subscript"/>
        </w:rPr>
        <w:t>0</w:t>
      </w:r>
      <w:r w:rsidRPr="000D3FB7">
        <w:t xml:space="preserve">, </w:t>
      </w:r>
    </w:p>
    <w:p w14:paraId="14E2DED1" w14:textId="77777777" w:rsidR="00734FC8" w:rsidRPr="000D3FB7" w:rsidRDefault="00734FC8" w:rsidP="00734FC8">
      <w:r w:rsidRPr="000D3FB7">
        <w:t xml:space="preserve">Equation 2: </w:t>
      </w:r>
      <m:oMath>
        <m:sSub>
          <m:sSubPr>
            <m:ctrlPr>
              <w:rPr>
                <w:rFonts w:ascii="Cambria Math" w:hAnsi="Cambria Math"/>
                <w:i/>
              </w:rPr>
            </m:ctrlPr>
          </m:sSubPr>
          <m:e>
            <m:r>
              <w:rPr>
                <w:rFonts w:ascii="Cambria Math" w:hAnsi="Cambria Math"/>
              </w:rPr>
              <m:t>Prevalence</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Prevalence</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AARR</m:t>
                    </m:r>
                  </m:num>
                  <m:den>
                    <m:r>
                      <w:rPr>
                        <w:rFonts w:ascii="Cambria Math" w:hAnsi="Cambria Math"/>
                      </w:rPr>
                      <m:t>100</m:t>
                    </m:r>
                  </m:den>
                </m:f>
              </m:e>
            </m:d>
          </m:e>
          <m:sup>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sup>
        </m:sSup>
      </m:oMath>
    </w:p>
    <w:p w14:paraId="5E8AB24B" w14:textId="77777777" w:rsidR="00734FC8" w:rsidRPr="000D3FB7" w:rsidRDefault="00734FC8" w:rsidP="00734FC8">
      <w:pPr>
        <w:pStyle w:val="Heading3"/>
      </w:pPr>
      <w:commentRangeStart w:id="70"/>
      <w:r w:rsidRPr="000D3FB7">
        <w:t>Methodology for adult obesity</w:t>
      </w:r>
      <w:commentRangeEnd w:id="70"/>
      <w:r w:rsidR="00AE31D6">
        <w:rPr>
          <w:rStyle w:val="CommentReference"/>
          <w:rFonts w:eastAsia="Calibri" w:cs="Calibri"/>
          <w:b w:val="0"/>
          <w:bCs w:val="0"/>
          <w:color w:val="auto"/>
        </w:rPr>
        <w:commentReference w:id="70"/>
      </w:r>
    </w:p>
    <w:p w14:paraId="09E6D432" w14:textId="139DB241" w:rsidR="00734FC8" w:rsidRPr="000D3FB7" w:rsidRDefault="00734FC8" w:rsidP="00734FC8">
      <w:r>
        <w:t xml:space="preserve">The </w:t>
      </w:r>
      <w:r w:rsidRPr="000D3FB7">
        <w:t>W</w:t>
      </w:r>
      <w:r>
        <w:t xml:space="preserve">orld </w:t>
      </w:r>
      <w:r w:rsidRPr="000D3FB7">
        <w:t>H</w:t>
      </w:r>
      <w:r>
        <w:t xml:space="preserve">ealth </w:t>
      </w:r>
      <w:r w:rsidRPr="000D3FB7">
        <w:t>O</w:t>
      </w:r>
      <w:r>
        <w:t xml:space="preserve">rganization </w:t>
      </w:r>
      <w:r w:rsidRPr="000D3FB7">
        <w:t xml:space="preserve">uses the following approach when projecting estimates for adult obesity beyond the latest year of available data. The methodology is based on applying the average change in probit-transformed prevalence from the baseline year to the latest year with available data. For adult obesity, the baseline is 2010, in accordance with the baselines set forth in WHA Resolution 66.10 </w:t>
      </w:r>
      <w:r>
        <w:t>–</w:t>
      </w:r>
      <w:r w:rsidRPr="000D3FB7">
        <w:t xml:space="preserve"> Follow-up to the Political Declaration of the High-level Meeting of the General Assembly on the Prevention and Control of Non-communicable Diseases</w:t>
      </w:r>
      <w:r>
        <w:fldChar w:fldCharType="begin"/>
      </w:r>
      <w:r w:rsidR="00BA380E">
        <w:instrText xml:space="preserve"> ADDIN ZOTERO_ITEM CSL_CITATION {"citationID":"a146o197uld","properties":{"formattedCitation":"\\super 11\\nosupersub{}","plainCitation":"11","noteIndex":0},"citationItems":[{"id":4231,"uris":["http://zotero.org/groups/5342363/items/9NDFKVIS"],"itemData":{"id":4231,"type":"book","collection-title":"Sixty-sixth World Health Assembly","event-place":"Geneva, Switzerland","publisher-place":"Geneva, Switzerland","title":"Follow-up to the Political Declaration of the High-level Meeting of the General Assembly on the Prevention and Control of Non-communicable Diseases","URL":"https://apps.who.int/gb/ebwha/pdf_files/WHA66/A66_9-en.pdf","author":[{"literal":"WHO"}],"issued":{"date-parts":[["2013"]]}},"locator":"2013–2020"}],"schema":"https://github.com/citation-style-language/schema/raw/master/csl-citation.json"} </w:instrText>
      </w:r>
      <w:r>
        <w:fldChar w:fldCharType="separate"/>
      </w:r>
      <w:r w:rsidR="00BA380E" w:rsidRPr="00BA380E">
        <w:rPr>
          <w:rFonts w:ascii="Calibri"/>
          <w:vertAlign w:val="superscript"/>
        </w:rPr>
        <w:t>11</w:t>
      </w:r>
      <w:r>
        <w:fldChar w:fldCharType="end"/>
      </w:r>
      <w:r w:rsidRPr="000D3FB7">
        <w:t xml:space="preserve"> and the Global Action Plan for the Prevention and Control of Non-Communicable Diseases (NCDs).</w:t>
      </w:r>
      <w:r>
        <w:fldChar w:fldCharType="begin"/>
      </w:r>
      <w:r w:rsidR="00BA380E">
        <w:instrText xml:space="preserve"> ADDIN ZOTERO_ITEM CSL_CITATION {"citationID":"avkhjoqi34","properties":{"formattedCitation":"\\super 12, 13\\nosupersub{}","plainCitation":"12, 13","noteIndex":0},"citationItems":[{"id":3897,"uris":["http://zotero.org/groups/5342363/items/JS2N8675"],"itemData":{"id":3897,"type":"book","event-place":"Geneva, Switzerland","publisher-place":"Geneva, Switzerland","title":"Global action plan for the prevention and control of noncommunicable diseases 2013-2020","URL":"https://www.who.int/publications/i/item/9789241506236","author":[{"literal":"WHO"}],"issued":{"date-parts":[["2013"]]}},"locator":"2013-2020"},{"id":4232,"uris":["http://zotero.org/groups/5342363/items/KKF4RMM8"],"itemData":{"id":4232,"type":"book","event-place":"Geneva, Switzerland","publisher-place":"Geneva, Switzerland","title":"WHO Discussion Paper on the development of an implementation roadmap 2023-2030 for the WHO Global Action Plan for the Prevention and Control of NCDs 2023-2030","URL":"https://www.who.int/publications/m/item/implementation-roadmap-2023-2030-for-the-who-global-action-plan-for-the-prevention-and-control-of-ncds-2023-2030","author":[{"literal":"WHO"}],"issued":{"date-parts":[["2021"]]}},"locator":"2023-2030"}],"schema":"https://github.com/citation-style-language/schema/raw/master/csl-citation.json"} </w:instrText>
      </w:r>
      <w:r>
        <w:fldChar w:fldCharType="separate"/>
      </w:r>
      <w:r w:rsidR="00BA380E" w:rsidRPr="00BA380E">
        <w:rPr>
          <w:rFonts w:ascii="Calibri"/>
          <w:vertAlign w:val="superscript"/>
        </w:rPr>
        <w:t>12, 13</w:t>
      </w:r>
      <w:r>
        <w:fldChar w:fldCharType="end"/>
      </w:r>
      <w:r w:rsidRPr="002E27C3">
        <w:t xml:space="preserve"> </w:t>
      </w:r>
      <w:r w:rsidRPr="000D3FB7">
        <w:t xml:space="preserve">Estimates are based on the outputs of the Bayesian model WHO uses to estimate prevalence of adult obesity for each year, country, age and sex. </w:t>
      </w:r>
      <w:r>
        <w:t>F</w:t>
      </w:r>
      <w:r w:rsidRPr="000D3FB7">
        <w:t>irst</w:t>
      </w:r>
      <w:r>
        <w:t>,</w:t>
      </w:r>
      <w:r w:rsidRPr="000D3FB7">
        <w:t xml:space="preserve"> the age-standardized prevalence of obesity</w:t>
      </w:r>
      <w:r>
        <w:t xml:space="preserve"> is computed</w:t>
      </w:r>
      <w:r w:rsidRPr="000D3FB7">
        <w:t xml:space="preserve"> for ages 18 years and over for each year, each sex and both sexes, and for each country, for every Bayesian model iteration. </w:t>
      </w:r>
      <w:r>
        <w:t>T</w:t>
      </w:r>
      <w:r w:rsidRPr="000D3FB7">
        <w:t>he</w:t>
      </w:r>
      <w:r>
        <w:t>n</w:t>
      </w:r>
      <w:ins w:id="71" w:author="Joel Conkle" w:date="2025-05-12T16:31:00Z">
        <w:r w:rsidR="00EF669F">
          <w:t>,</w:t>
        </w:r>
      </w:ins>
      <w:r w:rsidRPr="000D3FB7">
        <w:t xml:space="preserve"> following regression </w:t>
      </w:r>
      <w:r>
        <w:t xml:space="preserve">is fit </w:t>
      </w:r>
      <w:r w:rsidRPr="000D3FB7">
        <w:t>to the estimates for 2010–2022 separately for each country-sex-iteration unit:</w:t>
      </w:r>
    </w:p>
    <w:p w14:paraId="776739AF" w14:textId="77777777" w:rsidR="00734FC8" w:rsidRPr="000D3FB7" w:rsidRDefault="00734FC8" w:rsidP="00734FC8">
      <w:pPr>
        <w:rPr>
          <w:rFonts w:cstheme="minorHAnsi"/>
        </w:rPr>
      </w:pPr>
      <w:r w:rsidRPr="000D3FB7">
        <w:t xml:space="preserve">Equation 3: </w:t>
      </w:r>
      <m:oMath>
        <m:func>
          <m:funcPr>
            <m:ctrlPr>
              <w:rPr>
                <w:rFonts w:ascii="Cambria Math" w:hAnsi="Cambria Math" w:cstheme="minorHAnsi"/>
              </w:rPr>
            </m:ctrlPr>
          </m:funcPr>
          <m:fName>
            <m:r>
              <m:rPr>
                <m:sty m:val="p"/>
              </m:rPr>
              <w:rPr>
                <w:rFonts w:ascii="Cambria Math" w:hAnsi="Cambria Math" w:cstheme="minorHAnsi"/>
              </w:rPr>
              <m:t>probit</m:t>
            </m:r>
          </m:fName>
          <m:e>
            <m:d>
              <m:dPr>
                <m:ctrlPr>
                  <w:rPr>
                    <w:rFonts w:ascii="Cambria Math" w:hAnsi="Cambria Math" w:cstheme="minorHAnsi"/>
                    <w:i/>
                  </w:rPr>
                </m:ctrlPr>
              </m:dPr>
              <m:e>
                <m:r>
                  <w:rPr>
                    <w:rFonts w:ascii="Cambria Math" w:hAnsi="Cambria Math" w:cstheme="minorHAnsi"/>
                  </w:rPr>
                  <m:t>prev</m:t>
                </m:r>
              </m:e>
            </m:d>
          </m:e>
        </m:func>
        <m:r>
          <w:rPr>
            <w:rFonts w:ascii="Cambria Math" w:hAnsi="Cambria Math" w:cstheme="minorHAnsi"/>
          </w:rPr>
          <m:t>=α+β*year</m:t>
        </m:r>
      </m:oMath>
      <w:r w:rsidRPr="000D3FB7">
        <w:rPr>
          <w:rFonts w:cstheme="minorHAnsi"/>
        </w:rPr>
        <w:tab/>
      </w:r>
    </w:p>
    <w:p w14:paraId="4E1CDF44" w14:textId="77777777" w:rsidR="00734FC8" w:rsidRPr="000D3FB7" w:rsidRDefault="00734FC8" w:rsidP="00734FC8">
      <w:r w:rsidRPr="000D3FB7">
        <w:t xml:space="preserve">The probit transformation is the inverse cumulative standard normal distribution function. </w:t>
      </w:r>
    </w:p>
    <w:p w14:paraId="44AE14BC" w14:textId="77777777" w:rsidR="00734FC8" w:rsidRPr="000D3FB7" w:rsidRDefault="00734FC8" w:rsidP="00734FC8">
      <w:pPr>
        <w:pStyle w:val="Heading4"/>
      </w:pPr>
      <w:r w:rsidRPr="000D3FB7">
        <w:t xml:space="preserve">Projecting estimates to 2030 </w:t>
      </w:r>
    </w:p>
    <w:p w14:paraId="655E52C0" w14:textId="61A7DEFF" w:rsidR="00734FC8" w:rsidRPr="000D3FB7" w:rsidRDefault="00734FC8" w:rsidP="00734FC8">
      <w:r w:rsidRPr="000D3FB7">
        <w:t>The following formula is used to project estimates forward</w:t>
      </w:r>
      <w:r>
        <w:t>s</w:t>
      </w:r>
      <w:r w:rsidRPr="000D3FB7">
        <w:t xml:space="preserve"> beyond their latest estimate for each year </w:t>
      </w:r>
      <w:proofErr w:type="spellStart"/>
      <w:r w:rsidRPr="00F07C36">
        <w:rPr>
          <w:i/>
          <w:iCs/>
        </w:rPr>
        <w:t>t</w:t>
      </w:r>
      <w:r w:rsidRPr="00F07C36">
        <w:rPr>
          <w:i/>
          <w:iCs/>
          <w:vertAlign w:val="subscript"/>
        </w:rPr>
        <w:t>n</w:t>
      </w:r>
      <w:proofErr w:type="spellEnd"/>
      <w:r w:rsidRPr="000D3FB7">
        <w:t xml:space="preserve">, country, sex and iteration. The projected prevalence for year </w:t>
      </w:r>
      <w:proofErr w:type="spellStart"/>
      <w:r w:rsidRPr="000D3FB7">
        <w:t>t</w:t>
      </w:r>
      <w:r w:rsidRPr="000D3FB7">
        <w:rPr>
          <w:vertAlign w:val="subscript"/>
        </w:rPr>
        <w:t>n</w:t>
      </w:r>
      <w:proofErr w:type="spellEnd"/>
      <w:r w:rsidRPr="000D3FB7">
        <w:t xml:space="preserve">, latest year (2022) is </w:t>
      </w:r>
      <w:r w:rsidRPr="00F07C36">
        <w:rPr>
          <w:i/>
          <w:iCs/>
        </w:rPr>
        <w:t>t</w:t>
      </w:r>
      <w:r w:rsidRPr="00F07C36">
        <w:rPr>
          <w:i/>
          <w:iCs/>
          <w:vertAlign w:val="subscript"/>
        </w:rPr>
        <w:t>0</w:t>
      </w:r>
      <w:r w:rsidRPr="000D3FB7">
        <w:t xml:space="preserve">, </w:t>
      </w:r>
    </w:p>
    <w:p w14:paraId="6E998383" w14:textId="77777777" w:rsidR="00734FC8" w:rsidRDefault="00734FC8" w:rsidP="00734FC8">
      <w:pPr>
        <w:spacing w:after="0" w:line="240" w:lineRule="auto"/>
        <w:jc w:val="left"/>
      </w:pPr>
      <w:r>
        <w:br w:type="page"/>
      </w:r>
    </w:p>
    <w:p w14:paraId="12572AC9" w14:textId="77777777" w:rsidR="00734FC8" w:rsidRPr="000D3FB7" w:rsidRDefault="00734FC8" w:rsidP="00734FC8">
      <w:r w:rsidRPr="000D3FB7">
        <w:lastRenderedPageBreak/>
        <w:t>Equation 4:</w:t>
      </w:r>
    </w:p>
    <w:p w14:paraId="35110D9A" w14:textId="77777777" w:rsidR="00734FC8" w:rsidRPr="000D3FB7" w:rsidRDefault="00734FC8" w:rsidP="00734FC8">
      <w:r w:rsidRPr="000D3FB7">
        <w:t xml:space="preserve"> </w:t>
      </w:r>
      <m:oMath>
        <m:sSub>
          <m:sSubPr>
            <m:ctrlPr>
              <w:rPr>
                <w:rFonts w:ascii="Cambria Math" w:hAnsi="Cambria Math"/>
                <w:i/>
              </w:rPr>
            </m:ctrlPr>
          </m:sSubPr>
          <m:e>
            <m:r>
              <w:rPr>
                <w:rFonts w:ascii="Cambria Math" w:hAnsi="Cambria Math"/>
              </w:rPr>
              <m:t>Prevalence</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r>
          <w:rPr>
            <w:rFonts w:ascii="Cambria Math" w:hAnsi="Cambria Math"/>
          </w:rPr>
          <m:t xml:space="preserve">=Normal Cumulative Density Function </m:t>
        </m:r>
        <m:d>
          <m:dPr>
            <m:ctrlPr>
              <w:rPr>
                <w:rFonts w:ascii="Cambria Math" w:hAnsi="Cambria Math"/>
                <w:i/>
              </w:rPr>
            </m:ctrlPr>
          </m:dPr>
          <m:e>
            <m:d>
              <m:dPr>
                <m:ctrlPr>
                  <w:rPr>
                    <w:rFonts w:ascii="Cambria Math" w:hAnsi="Cambria Math"/>
                    <w:i/>
                  </w:rPr>
                </m:ctrlPr>
              </m:dPr>
              <m:e>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+probit(</m:t>
            </m:r>
            <m:sSub>
              <m:sSubPr>
                <m:ctrlPr>
                  <w:rPr>
                    <w:rFonts w:ascii="Cambria Math" w:hAnsi="Cambria Math"/>
                    <w:i/>
                  </w:rPr>
                </m:ctrlPr>
              </m:sSubPr>
              <m:e>
                <m:r>
                  <w:rPr>
                    <w:rFonts w:ascii="Cambria Math" w:hAnsi="Cambria Math"/>
                  </w:rPr>
                  <m:t>Prevalence</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r>
              <w:rPr>
                <w:rFonts w:ascii="Cambria Math" w:hAnsi="Cambria Math"/>
              </w:rPr>
              <m:t>)</m:t>
            </m:r>
          </m:e>
        </m:d>
      </m:oMath>
    </w:p>
    <w:p w14:paraId="6A43A9B4" w14:textId="667DC303" w:rsidR="00734FC8" w:rsidRPr="000D3FB7" w:rsidRDefault="00734FC8" w:rsidP="00734FC8">
      <w:r w:rsidRPr="000D3FB7">
        <w:t>Projected values for each year, country and sex are computed as the average of all iterations.</w:t>
      </w:r>
    </w:p>
    <w:p w14:paraId="40D259A6" w14:textId="77777777" w:rsidR="00734FC8" w:rsidRDefault="00734FC8" w:rsidP="00734FC8">
      <w:pPr>
        <w:spacing w:after="0" w:line="240" w:lineRule="auto"/>
        <w:jc w:val="left"/>
      </w:pPr>
      <w:r>
        <w:br w:type="page"/>
      </w:r>
    </w:p>
    <w:p w14:paraId="60C6076D" w14:textId="77777777" w:rsidR="00734FC8" w:rsidRPr="000D3FB7" w:rsidRDefault="00734FC8" w:rsidP="00734FC8">
      <w:pPr>
        <w:pStyle w:val="Heading2"/>
      </w:pPr>
      <w:bookmarkStart w:id="72" w:name="_Toc168753774"/>
      <w:bookmarkStart w:id="73" w:name="_Toc197368633"/>
      <w:bookmarkStart w:id="74" w:name="_Toc165323347"/>
      <w:r w:rsidRPr="000D3FB7">
        <w:lastRenderedPageBreak/>
        <w:t>S2.</w:t>
      </w:r>
      <w:r>
        <w:t>8</w:t>
      </w:r>
      <w:r w:rsidRPr="000D3FB7">
        <w:tab/>
        <w:t xml:space="preserve">Methodology for assessing country-level progress towards the global </w:t>
      </w:r>
      <w:r>
        <w:t xml:space="preserve">nutrition </w:t>
      </w:r>
      <w:r w:rsidRPr="000D3FB7">
        <w:t>targets</w:t>
      </w:r>
      <w:bookmarkEnd w:id="72"/>
      <w:bookmarkEnd w:id="73"/>
      <w:r w:rsidRPr="000D3FB7">
        <w:t xml:space="preserve"> </w:t>
      </w:r>
      <w:bookmarkEnd w:id="74"/>
    </w:p>
    <w:p w14:paraId="2817BD70" w14:textId="77777777" w:rsidR="00734FC8" w:rsidRPr="000D3FB7" w:rsidRDefault="00734FC8" w:rsidP="00734FC8">
      <w:pPr>
        <w:pStyle w:val="Heading3"/>
      </w:pPr>
      <w:r w:rsidRPr="000D3FB7">
        <w:t>Universe of countries</w:t>
      </w:r>
    </w:p>
    <w:p w14:paraId="31CB2730" w14:textId="6040062F" w:rsidR="00734FC8" w:rsidRPr="000D3FB7" w:rsidRDefault="00734FC8" w:rsidP="00734FC8">
      <w:r w:rsidRPr="000D3FB7">
        <w:t>The analysis of countries’ progress towards achieving the 2030 target(s) is based on the 195 countries that are common to the universe of countries for the indicators that are modelled (i.e. stunting, anaemia, low birthweight, overweight, adult obesity) and the reporting universe for the indicators that are based on primary data (i.e. exclusive breastfeeding, wasting).</w:t>
      </w:r>
      <w:r>
        <w:fldChar w:fldCharType="begin"/>
      </w:r>
      <w:r w:rsidR="00BA380E">
        <w:instrText xml:space="preserve"> ADDIN ZOTERO_ITEM CSL_CITATION {"citationID":"a2h7ivt73pu","properties":{"formattedCitation":"\\super 14\\nosupersub{}","plainCitation":"14","noteIndex":0},"citationItems":[{"id":4233,"uris":["http://zotero.org/groups/5342363/items/MZ4BX4ZF"],"itemData":{"id":4233,"type":"webpage","container-title":"UNICEF","title":"Regional classifications","URL":"https://data.unicef.org/regionalclassifications","author":[{"literal":"UNICEF"}],"accessed":{"date-parts":[["2024",4,30]]},"issued":{"date-parts":[["2023"]]}}}],"schema":"https://github.com/citation-style-language/schema/raw/master/csl-citation.json"} </w:instrText>
      </w:r>
      <w:r>
        <w:fldChar w:fldCharType="separate"/>
      </w:r>
      <w:r w:rsidR="00BA380E" w:rsidRPr="00BA380E">
        <w:rPr>
          <w:rFonts w:ascii="Calibri"/>
          <w:vertAlign w:val="superscript"/>
        </w:rPr>
        <w:t>14</w:t>
      </w:r>
      <w:r>
        <w:fldChar w:fldCharType="end"/>
      </w:r>
      <w:r w:rsidRPr="000D3FB7">
        <w:t xml:space="preserve"> This is done to ensure a consistent comparison across all indicators. The countries and areas in the analyses are: Afghanistan, Albania, Algeria, Andorra, Angola, Antigua and Barbuda, Argentina, Armenia, Australia, Austria, Azerbaijan, Bahamas, Bahrain, Bangladesh, Barbados, Belarus, Belgium, Belize, Benin, Bhutan, Bolivia (Plurinational State of), Bosnia and Herzegovina, Botswana, Brazil, Brunei Darussalam, Bulgaria, Burkina Faso, Burundi, Cabo Verde, Cambodia, Cameroon, Canada, Central African Republic, Chad, Chile, China, Colombia, Comoros, Congo, Cook Islands, Costa Rica, Côte d’Ivoire, Croatia, Cuba, Cyprus, Czechia, Democratic People's Republic of Korea, Democratic Republic of the Congo, Denmark, Djibouti, Dominica, Dominican Republic, Ecuador, Egypt, El Salvador, Equatorial Guinea, Eritrea, Estonia, Eswatini, Ethiopia, Fiji, Finland, France, Gabon, Gambia, Georgia, Germany, Ghana, Greece, Grenada, Guatemala, Guinea, Guinea-Bissau, Guyana, Haiti, Honduras, Hungary, Iceland, India, Indonesia, Iran (Islamic Republic of), Iraq, Ireland, Israel, Italy, Jamaica, Japan, Jordan, Kazakhstan, Kenya, Kiribati, Kuwait, Kyrgyzstan, Lao People's Democratic Republic, Latvia, Lebanon, Lesotho, Liberia, Libya, Lithuania, Luxembourg, Madagascar, Malawi, Malaysia, Maldives, Mali, Malta, Marshall Islands, Mauritania, Mauritius, Mexico, Micronesia (Federated States of), Monaco, Mongolia, Montenegro, Morocco, Mozambique, Myanmar, Namibia, Nauru, Nepal, Netherlands (Kingdom of the), New Zealand, Nicaragua, Niger, Nigeria, Niue, North Macedonia, Norway, Oman, Pakistan, Palau, Palestine</w:t>
      </w:r>
      <w:r>
        <w:t>,</w:t>
      </w:r>
      <w:r w:rsidRPr="000D3FB7">
        <w:t xml:space="preserve"> Panama, Papua New Guinea, Paraguay, Peru, Philippines, Poland, Portugal, Qatar, Republic of Korea, Republic of Moldova, Romania, Russian Federation, Rwanda, Saint Kitts and Nevis, Saint Lucia, Saint Vincent and the Grenadines, Samoa, San Marino, Sao Tome and Principe, Saudi Arabia, Senegal, Serbia, Seychelles, Sierra Leone, Singapore, Slovakia, Slovenia, Solomon Islands, Somalia, South Africa, South Sudan, Spain, Sri Lanka, Sudan, Suriname, Sweden, Switzerland, Syrian Arab Republic, Tajikistan, Thailand, Timor-Leste, Togo, Tonga, Trinidad and Tobago, Tunisia, Türkiye, Turkmenistan, Tuvalu, Uganda, Ukraine, United Arab Emirates, United Kingdom of Great Britain and Northern Ireland, United Republic of Tanzania, United States of America, Uruguay, Uzbekistan, Vanuatu, Venezuela (Bolivarian Republic of), Viet Nam, Yemen, Zambia and Zimbabwe</w:t>
      </w:r>
      <w:r>
        <w:t>.</w:t>
      </w:r>
    </w:p>
    <w:p w14:paraId="59AB2A70" w14:textId="77777777" w:rsidR="00734FC8" w:rsidRDefault="00734FC8" w:rsidP="00734FC8">
      <w:pPr>
        <w:spacing w:after="0" w:line="240" w:lineRule="auto"/>
        <w:jc w:val="left"/>
        <w:rPr>
          <w:rFonts w:eastAsiaTheme="majorEastAsia" w:cs="Times New Roman"/>
          <w:b/>
          <w:bCs/>
          <w:color w:val="000000" w:themeColor="text1"/>
          <w:sz w:val="28"/>
          <w:szCs w:val="28"/>
        </w:rPr>
      </w:pPr>
      <w:r>
        <w:br w:type="page"/>
      </w:r>
    </w:p>
    <w:p w14:paraId="1687E7E7" w14:textId="77777777" w:rsidR="00734FC8" w:rsidRPr="000D3FB7" w:rsidRDefault="00734FC8" w:rsidP="00734FC8">
      <w:pPr>
        <w:pStyle w:val="Heading3"/>
      </w:pPr>
      <w:r w:rsidRPr="000D3FB7">
        <w:lastRenderedPageBreak/>
        <w:t xml:space="preserve">Targets </w:t>
      </w:r>
    </w:p>
    <w:p w14:paraId="76D83AE4" w14:textId="77777777" w:rsidR="00734FC8" w:rsidRPr="000D3FB7" w:rsidRDefault="00734FC8" w:rsidP="00734FC8">
      <w:r w:rsidRPr="000D3FB7">
        <w:t xml:space="preserve">The targets for the various indicators are </w:t>
      </w:r>
      <w:r>
        <w:t xml:space="preserve">presented in </w:t>
      </w:r>
      <w:r w:rsidRPr="00A05BB9">
        <w:rPr>
          <w:b/>
          <w:bCs/>
        </w:rPr>
        <w:t>Table S2.3</w:t>
      </w:r>
      <w:r w:rsidRPr="000D3FB7">
        <w:t>:</w:t>
      </w:r>
    </w:p>
    <w:p w14:paraId="605842F3" w14:textId="77777777" w:rsidR="00734FC8" w:rsidRPr="000D3FB7" w:rsidRDefault="00734FC8" w:rsidP="00734FC8">
      <w:pPr>
        <w:pStyle w:val="Caption"/>
      </w:pPr>
      <w:r w:rsidRPr="000D3FB7">
        <w:t xml:space="preserve">Table </w:t>
      </w:r>
      <w:r>
        <w:t>S</w:t>
      </w:r>
      <w:r w:rsidRPr="000D3FB7">
        <w:t>2.</w:t>
      </w:r>
      <w:r w:rsidRPr="000D3FB7">
        <w:fldChar w:fldCharType="begin"/>
      </w:r>
      <w:r w:rsidRPr="000D3FB7">
        <w:instrText xml:space="preserve"> SEQ Table_A2 \* ARABIC </w:instrText>
      </w:r>
      <w:r w:rsidRPr="000D3FB7">
        <w:fldChar w:fldCharType="separate"/>
      </w:r>
      <w:r>
        <w:rPr>
          <w:noProof/>
        </w:rPr>
        <w:t>3</w:t>
      </w:r>
      <w:r w:rsidRPr="000D3FB7">
        <w:fldChar w:fldCharType="end"/>
      </w:r>
      <w:r>
        <w:tab/>
      </w:r>
      <w:r w:rsidRPr="00335EC6">
        <w:t>2030 global maternal</w:t>
      </w:r>
      <w:r>
        <w:t>,</w:t>
      </w:r>
      <w:r w:rsidRPr="00335EC6">
        <w:t xml:space="preserve"> infant and young children nutrition targets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gridCol w:w="6430"/>
      </w:tblGrid>
      <w:tr w:rsidR="00734FC8" w:rsidRPr="000D3FB7" w14:paraId="59B96CC6" w14:textId="77777777" w:rsidTr="00540A29">
        <w:trPr>
          <w:trHeight w:val="20"/>
        </w:trPr>
        <w:tc>
          <w:tcPr>
            <w:tcW w:w="2862" w:type="dxa"/>
            <w:shd w:val="clear" w:color="auto" w:fill="ED7D31" w:themeFill="accent2"/>
          </w:tcPr>
          <w:p w14:paraId="350D435D" w14:textId="77777777" w:rsidR="00734FC8" w:rsidRPr="000D3FB7" w:rsidRDefault="00734FC8" w:rsidP="00540A29">
            <w:pPr>
              <w:spacing w:before="20" w:after="20" w:line="240" w:lineRule="auto"/>
              <w:rPr>
                <w:b/>
                <w:bCs/>
                <w:color w:val="FFFFFF" w:themeColor="background1"/>
              </w:rPr>
            </w:pPr>
            <w:r>
              <w:rPr>
                <w:b/>
                <w:bCs/>
                <w:color w:val="FFFFFF" w:themeColor="background1"/>
              </w:rPr>
              <w:t>I</w:t>
            </w:r>
            <w:r w:rsidRPr="000D3FB7">
              <w:rPr>
                <w:b/>
                <w:bCs/>
                <w:color w:val="FFFFFF" w:themeColor="background1"/>
              </w:rPr>
              <w:t>ndicator</w:t>
            </w:r>
          </w:p>
        </w:tc>
        <w:tc>
          <w:tcPr>
            <w:tcW w:w="6430" w:type="dxa"/>
            <w:shd w:val="clear" w:color="auto" w:fill="ED7D31" w:themeFill="accent2"/>
          </w:tcPr>
          <w:p w14:paraId="58DE0D84" w14:textId="77777777" w:rsidR="00734FC8" w:rsidRPr="000D3FB7" w:rsidRDefault="00734FC8" w:rsidP="00540A29">
            <w:pPr>
              <w:spacing w:before="20" w:after="20" w:line="240" w:lineRule="auto"/>
              <w:rPr>
                <w:b/>
                <w:bCs/>
                <w:color w:val="FFFFFF" w:themeColor="background1"/>
              </w:rPr>
            </w:pPr>
            <w:r>
              <w:rPr>
                <w:b/>
                <w:bCs/>
                <w:color w:val="FFFFFF" w:themeColor="background1"/>
              </w:rPr>
              <w:t>T</w:t>
            </w:r>
            <w:r w:rsidRPr="000D3FB7">
              <w:rPr>
                <w:b/>
                <w:bCs/>
                <w:color w:val="FFFFFF" w:themeColor="background1"/>
              </w:rPr>
              <w:t>arget</w:t>
            </w:r>
          </w:p>
        </w:tc>
      </w:tr>
      <w:tr w:rsidR="00734FC8" w:rsidRPr="000D3FB7" w14:paraId="5696CA3A" w14:textId="77777777" w:rsidTr="00540A29">
        <w:trPr>
          <w:trHeight w:val="20"/>
        </w:trPr>
        <w:tc>
          <w:tcPr>
            <w:tcW w:w="2862" w:type="dxa"/>
            <w:tcBorders>
              <w:bottom w:val="single" w:sz="4" w:space="0" w:color="767171" w:themeColor="background2" w:themeShade="80"/>
            </w:tcBorders>
          </w:tcPr>
          <w:p w14:paraId="398ED061" w14:textId="77777777" w:rsidR="00734FC8" w:rsidRPr="000D3FB7" w:rsidRDefault="00734FC8" w:rsidP="00540A29">
            <w:pPr>
              <w:spacing w:before="20" w:after="20" w:line="240" w:lineRule="auto"/>
              <w:rPr>
                <w:b/>
                <w:bCs/>
              </w:rPr>
            </w:pPr>
            <w:r w:rsidRPr="000D3FB7">
              <w:rPr>
                <w:b/>
                <w:bCs/>
              </w:rPr>
              <w:t>Stunting</w:t>
            </w:r>
          </w:p>
        </w:tc>
        <w:tc>
          <w:tcPr>
            <w:tcW w:w="6430" w:type="dxa"/>
            <w:tcBorders>
              <w:bottom w:val="single" w:sz="4" w:space="0" w:color="767171" w:themeColor="background2" w:themeShade="80"/>
            </w:tcBorders>
          </w:tcPr>
          <w:p w14:paraId="36DCFB05" w14:textId="77777777" w:rsidR="00734FC8" w:rsidRPr="000D3FB7" w:rsidRDefault="00734FC8" w:rsidP="00540A29">
            <w:pPr>
              <w:spacing w:before="20" w:after="20" w:line="240" w:lineRule="auto"/>
            </w:pPr>
            <w:r w:rsidRPr="000D3FB7">
              <w:t>50% reduction in the number of children under 5 who are stunted</w:t>
            </w:r>
          </w:p>
        </w:tc>
      </w:tr>
      <w:tr w:rsidR="00734FC8" w:rsidRPr="000D3FB7" w14:paraId="5B9CFB23" w14:textId="77777777" w:rsidTr="00540A29">
        <w:trPr>
          <w:trHeight w:val="20"/>
        </w:trPr>
        <w:tc>
          <w:tcPr>
            <w:tcW w:w="2862" w:type="dxa"/>
            <w:tcBorders>
              <w:top w:val="single" w:sz="4" w:space="0" w:color="767171" w:themeColor="background2" w:themeShade="80"/>
              <w:bottom w:val="single" w:sz="4" w:space="0" w:color="767171" w:themeColor="background2" w:themeShade="80"/>
            </w:tcBorders>
          </w:tcPr>
          <w:p w14:paraId="71D903FC" w14:textId="77777777" w:rsidR="00734FC8" w:rsidRPr="000D3FB7" w:rsidRDefault="00734FC8" w:rsidP="00540A29">
            <w:pPr>
              <w:spacing w:before="20" w:after="20" w:line="240" w:lineRule="auto"/>
              <w:rPr>
                <w:b/>
                <w:bCs/>
              </w:rPr>
            </w:pPr>
            <w:r w:rsidRPr="000D3FB7">
              <w:rPr>
                <w:b/>
                <w:bCs/>
              </w:rPr>
              <w:t>Anaemia</w:t>
            </w:r>
          </w:p>
        </w:tc>
        <w:tc>
          <w:tcPr>
            <w:tcW w:w="6430" w:type="dxa"/>
            <w:tcBorders>
              <w:top w:val="single" w:sz="4" w:space="0" w:color="767171" w:themeColor="background2" w:themeShade="80"/>
              <w:bottom w:val="single" w:sz="4" w:space="0" w:color="767171" w:themeColor="background2" w:themeShade="80"/>
            </w:tcBorders>
          </w:tcPr>
          <w:p w14:paraId="2D7AD07C" w14:textId="77777777" w:rsidR="00734FC8" w:rsidRPr="000D3FB7" w:rsidRDefault="00734FC8" w:rsidP="00540A29">
            <w:pPr>
              <w:spacing w:before="20" w:after="20" w:line="240" w:lineRule="auto"/>
            </w:pPr>
            <w:r w:rsidRPr="000D3FB7">
              <w:t xml:space="preserve">50% reduction </w:t>
            </w:r>
            <w:r>
              <w:t>in</w:t>
            </w:r>
            <w:r w:rsidRPr="000D3FB7">
              <w:t xml:space="preserve"> anaemia in women of reproductive age</w:t>
            </w:r>
          </w:p>
        </w:tc>
      </w:tr>
      <w:tr w:rsidR="00734FC8" w:rsidRPr="000D3FB7" w14:paraId="5B90E3E5" w14:textId="77777777" w:rsidTr="00540A29">
        <w:trPr>
          <w:trHeight w:val="20"/>
        </w:trPr>
        <w:tc>
          <w:tcPr>
            <w:tcW w:w="2862" w:type="dxa"/>
            <w:tcBorders>
              <w:top w:val="single" w:sz="4" w:space="0" w:color="767171" w:themeColor="background2" w:themeShade="80"/>
              <w:bottom w:val="single" w:sz="4" w:space="0" w:color="767171" w:themeColor="background2" w:themeShade="80"/>
            </w:tcBorders>
          </w:tcPr>
          <w:p w14:paraId="305B629B" w14:textId="77777777" w:rsidR="00734FC8" w:rsidRPr="000D3FB7" w:rsidRDefault="00734FC8" w:rsidP="00540A29">
            <w:pPr>
              <w:spacing w:before="20" w:after="20" w:line="240" w:lineRule="auto"/>
              <w:rPr>
                <w:b/>
                <w:bCs/>
              </w:rPr>
            </w:pPr>
            <w:r w:rsidRPr="000D3FB7">
              <w:rPr>
                <w:b/>
                <w:bCs/>
              </w:rPr>
              <w:t>Low birthweight</w:t>
            </w:r>
          </w:p>
        </w:tc>
        <w:tc>
          <w:tcPr>
            <w:tcW w:w="6430" w:type="dxa"/>
            <w:tcBorders>
              <w:top w:val="single" w:sz="4" w:space="0" w:color="767171" w:themeColor="background2" w:themeShade="80"/>
              <w:bottom w:val="single" w:sz="4" w:space="0" w:color="767171" w:themeColor="background2" w:themeShade="80"/>
            </w:tcBorders>
          </w:tcPr>
          <w:p w14:paraId="3CE29592" w14:textId="77777777" w:rsidR="00734FC8" w:rsidRPr="000D3FB7" w:rsidRDefault="00734FC8" w:rsidP="00540A29">
            <w:pPr>
              <w:spacing w:before="20" w:after="20" w:line="240" w:lineRule="auto"/>
            </w:pPr>
            <w:r w:rsidRPr="000D3FB7">
              <w:t>30% reduction in low birthweight</w:t>
            </w:r>
          </w:p>
        </w:tc>
      </w:tr>
      <w:tr w:rsidR="00734FC8" w:rsidRPr="000D3FB7" w14:paraId="7321D4B0" w14:textId="77777777" w:rsidTr="00540A29">
        <w:trPr>
          <w:trHeight w:val="20"/>
        </w:trPr>
        <w:tc>
          <w:tcPr>
            <w:tcW w:w="2862" w:type="dxa"/>
            <w:tcBorders>
              <w:top w:val="single" w:sz="4" w:space="0" w:color="767171" w:themeColor="background2" w:themeShade="80"/>
              <w:bottom w:val="single" w:sz="4" w:space="0" w:color="767171" w:themeColor="background2" w:themeShade="80"/>
            </w:tcBorders>
          </w:tcPr>
          <w:p w14:paraId="6083AA92" w14:textId="77777777" w:rsidR="00734FC8" w:rsidRPr="000D3FB7" w:rsidRDefault="00734FC8" w:rsidP="00540A29">
            <w:pPr>
              <w:spacing w:before="20" w:after="20" w:line="240" w:lineRule="auto"/>
              <w:rPr>
                <w:b/>
                <w:bCs/>
              </w:rPr>
            </w:pPr>
            <w:r w:rsidRPr="000D3FB7">
              <w:rPr>
                <w:b/>
                <w:bCs/>
              </w:rPr>
              <w:t>Overweight</w:t>
            </w:r>
          </w:p>
        </w:tc>
        <w:tc>
          <w:tcPr>
            <w:tcW w:w="6430" w:type="dxa"/>
            <w:tcBorders>
              <w:top w:val="single" w:sz="4" w:space="0" w:color="767171" w:themeColor="background2" w:themeShade="80"/>
              <w:bottom w:val="single" w:sz="4" w:space="0" w:color="767171" w:themeColor="background2" w:themeShade="80"/>
            </w:tcBorders>
          </w:tcPr>
          <w:p w14:paraId="36338FD6" w14:textId="77777777" w:rsidR="00734FC8" w:rsidRPr="000D3FB7" w:rsidRDefault="00734FC8" w:rsidP="00540A29">
            <w:pPr>
              <w:spacing w:before="20" w:after="20" w:line="240" w:lineRule="auto"/>
            </w:pPr>
            <w:r w:rsidRPr="000D3FB7">
              <w:t>Reduce and maintain childhood overweight to less than 3%</w:t>
            </w:r>
          </w:p>
        </w:tc>
      </w:tr>
      <w:tr w:rsidR="00734FC8" w:rsidRPr="000D3FB7" w14:paraId="4930A1D2" w14:textId="77777777" w:rsidTr="00540A29">
        <w:trPr>
          <w:trHeight w:val="20"/>
        </w:trPr>
        <w:tc>
          <w:tcPr>
            <w:tcW w:w="2862" w:type="dxa"/>
            <w:tcBorders>
              <w:top w:val="single" w:sz="4" w:space="0" w:color="767171" w:themeColor="background2" w:themeShade="80"/>
              <w:bottom w:val="single" w:sz="4" w:space="0" w:color="767171" w:themeColor="background2" w:themeShade="80"/>
            </w:tcBorders>
          </w:tcPr>
          <w:p w14:paraId="73E95CDE" w14:textId="77777777" w:rsidR="00734FC8" w:rsidRPr="000D3FB7" w:rsidRDefault="00734FC8" w:rsidP="00540A29">
            <w:pPr>
              <w:spacing w:before="20" w:after="20" w:line="240" w:lineRule="auto"/>
              <w:rPr>
                <w:b/>
                <w:bCs/>
              </w:rPr>
            </w:pPr>
            <w:r w:rsidRPr="000D3FB7">
              <w:rPr>
                <w:b/>
                <w:bCs/>
              </w:rPr>
              <w:t>Exclusive breastfeeding</w:t>
            </w:r>
          </w:p>
        </w:tc>
        <w:tc>
          <w:tcPr>
            <w:tcW w:w="6430" w:type="dxa"/>
            <w:tcBorders>
              <w:top w:val="single" w:sz="4" w:space="0" w:color="767171" w:themeColor="background2" w:themeShade="80"/>
              <w:bottom w:val="single" w:sz="4" w:space="0" w:color="767171" w:themeColor="background2" w:themeShade="80"/>
            </w:tcBorders>
          </w:tcPr>
          <w:p w14:paraId="5A9CB74B" w14:textId="77777777" w:rsidR="00734FC8" w:rsidRPr="000D3FB7" w:rsidRDefault="00734FC8" w:rsidP="00540A29">
            <w:pPr>
              <w:spacing w:before="20" w:after="20" w:line="240" w:lineRule="auto"/>
            </w:pPr>
            <w:r w:rsidRPr="000D3FB7">
              <w:t>Increase the rate of exclusive breastfeeding in the first 6 months up to at least 70%</w:t>
            </w:r>
          </w:p>
        </w:tc>
      </w:tr>
      <w:tr w:rsidR="00734FC8" w:rsidRPr="000D3FB7" w14:paraId="5AFD109C" w14:textId="77777777" w:rsidTr="00540A29">
        <w:trPr>
          <w:trHeight w:val="20"/>
        </w:trPr>
        <w:tc>
          <w:tcPr>
            <w:tcW w:w="2862" w:type="dxa"/>
            <w:tcBorders>
              <w:top w:val="single" w:sz="4" w:space="0" w:color="767171" w:themeColor="background2" w:themeShade="80"/>
              <w:bottom w:val="single" w:sz="4" w:space="0" w:color="767171" w:themeColor="background2" w:themeShade="80"/>
            </w:tcBorders>
          </w:tcPr>
          <w:p w14:paraId="69BCCC81" w14:textId="77777777" w:rsidR="00734FC8" w:rsidRPr="000D3FB7" w:rsidRDefault="00734FC8" w:rsidP="00540A29">
            <w:pPr>
              <w:spacing w:before="20" w:after="20" w:line="240" w:lineRule="auto"/>
              <w:rPr>
                <w:b/>
                <w:bCs/>
              </w:rPr>
            </w:pPr>
            <w:r w:rsidRPr="000D3FB7">
              <w:rPr>
                <w:b/>
                <w:bCs/>
              </w:rPr>
              <w:t>Wasting</w:t>
            </w:r>
          </w:p>
        </w:tc>
        <w:tc>
          <w:tcPr>
            <w:tcW w:w="6430" w:type="dxa"/>
            <w:tcBorders>
              <w:top w:val="single" w:sz="4" w:space="0" w:color="767171" w:themeColor="background2" w:themeShade="80"/>
              <w:bottom w:val="single" w:sz="4" w:space="0" w:color="767171" w:themeColor="background2" w:themeShade="80"/>
            </w:tcBorders>
          </w:tcPr>
          <w:p w14:paraId="0AFE5B31" w14:textId="77777777" w:rsidR="00734FC8" w:rsidRPr="000D3FB7" w:rsidRDefault="00734FC8" w:rsidP="00540A29">
            <w:pPr>
              <w:spacing w:before="20" w:after="20" w:line="240" w:lineRule="auto"/>
            </w:pPr>
            <w:r w:rsidRPr="000D3FB7">
              <w:t>Reduce and maintain childhood wasting to less than 3%</w:t>
            </w:r>
          </w:p>
        </w:tc>
      </w:tr>
      <w:tr w:rsidR="00734FC8" w:rsidRPr="000D3FB7" w14:paraId="2CB6CCD5" w14:textId="77777777" w:rsidTr="00540A29">
        <w:trPr>
          <w:trHeight w:val="20"/>
        </w:trPr>
        <w:tc>
          <w:tcPr>
            <w:tcW w:w="2862" w:type="dxa"/>
            <w:tcBorders>
              <w:top w:val="single" w:sz="4" w:space="0" w:color="767171" w:themeColor="background2" w:themeShade="80"/>
              <w:bottom w:val="single" w:sz="4" w:space="0" w:color="767171" w:themeColor="background2" w:themeShade="80"/>
            </w:tcBorders>
          </w:tcPr>
          <w:p w14:paraId="39731826" w14:textId="77777777" w:rsidR="00734FC8" w:rsidRPr="000D3FB7" w:rsidRDefault="00734FC8" w:rsidP="00540A29">
            <w:pPr>
              <w:spacing w:before="20" w:after="20" w:line="240" w:lineRule="auto"/>
              <w:rPr>
                <w:b/>
                <w:bCs/>
              </w:rPr>
            </w:pPr>
            <w:r w:rsidRPr="000D3FB7">
              <w:rPr>
                <w:b/>
                <w:bCs/>
              </w:rPr>
              <w:t>Adult obesity</w:t>
            </w:r>
          </w:p>
        </w:tc>
        <w:tc>
          <w:tcPr>
            <w:tcW w:w="6430" w:type="dxa"/>
            <w:tcBorders>
              <w:top w:val="single" w:sz="4" w:space="0" w:color="767171" w:themeColor="background2" w:themeShade="80"/>
              <w:bottom w:val="single" w:sz="4" w:space="0" w:color="767171" w:themeColor="background2" w:themeShade="80"/>
            </w:tcBorders>
          </w:tcPr>
          <w:p w14:paraId="0F723DBA" w14:textId="77777777" w:rsidR="00734FC8" w:rsidRPr="000D3FB7" w:rsidRDefault="00734FC8" w:rsidP="00540A29">
            <w:pPr>
              <w:spacing w:before="20" w:after="20" w:line="240" w:lineRule="auto"/>
            </w:pPr>
            <w:r w:rsidRPr="000D3FB7">
              <w:t>Halt the rise of obesity</w:t>
            </w:r>
          </w:p>
        </w:tc>
      </w:tr>
    </w:tbl>
    <w:p w14:paraId="7BDCCD0F" w14:textId="77777777" w:rsidR="00734FC8" w:rsidRPr="004539CD" w:rsidRDefault="00734FC8" w:rsidP="00734FC8">
      <w:pPr>
        <w:pStyle w:val="Source"/>
        <w:jc w:val="left"/>
      </w:pPr>
      <w:r w:rsidRPr="00E779BE">
        <w:t xml:space="preserve">SOURCE: </w:t>
      </w:r>
      <w:r>
        <w:t>Authors’ (</w:t>
      </w:r>
      <w:r w:rsidRPr="00E779BE">
        <w:t>WHO, UNICEF</w:t>
      </w:r>
      <w:r>
        <w:t>) own elaboration.</w:t>
      </w:r>
    </w:p>
    <w:p w14:paraId="60B3B5CD" w14:textId="77777777" w:rsidR="00734FC8" w:rsidRPr="000D3FB7" w:rsidRDefault="00734FC8" w:rsidP="00734FC8">
      <w:pPr>
        <w:pStyle w:val="Heading4"/>
      </w:pPr>
      <w:r w:rsidRPr="000D3FB7">
        <w:t xml:space="preserve">Calculating the </w:t>
      </w:r>
      <w:r>
        <w:t>a</w:t>
      </w:r>
      <w:r w:rsidRPr="000D3FB7">
        <w:t xml:space="preserve">verage </w:t>
      </w:r>
      <w:r>
        <w:t>a</w:t>
      </w:r>
      <w:r w:rsidRPr="000D3FB7">
        <w:t xml:space="preserve">nnual </w:t>
      </w:r>
      <w:r>
        <w:t>r</w:t>
      </w:r>
      <w:r w:rsidRPr="000D3FB7">
        <w:t xml:space="preserve">ate of </w:t>
      </w:r>
      <w:r>
        <w:t>r</w:t>
      </w:r>
      <w:r w:rsidRPr="000D3FB7">
        <w:t>eduction (AARR)</w:t>
      </w:r>
    </w:p>
    <w:p w14:paraId="69527554" w14:textId="77777777" w:rsidR="00734FC8" w:rsidRPr="000D3FB7" w:rsidRDefault="00734FC8" w:rsidP="00734FC8">
      <w:r w:rsidRPr="000D3FB7">
        <w:t xml:space="preserve">The progress assessments for all indicators except adult obesity are based on average annual rates of reduction. These rates of reduction are calculated using a linear regression analysis. The dependent variables are the natural log transformations of all data points. The independent variables are all the years for the data points. The coefficient of this linear regression (β) can be translated into the average annual rate of reduction by using the formula: </w:t>
      </w:r>
    </w:p>
    <w:p w14:paraId="1B6BFB06" w14:textId="77777777" w:rsidR="00734FC8" w:rsidRPr="000D3FB7" w:rsidRDefault="00734FC8" w:rsidP="00734FC8">
      <w:pPr>
        <w:jc w:val="left"/>
      </w:pPr>
      <w:r w:rsidRPr="000D3FB7">
        <w:t xml:space="preserve">Equation 5: </w:t>
      </w:r>
      <m:oMath>
        <m:r>
          <w:rPr>
            <w:rFonts w:ascii="Cambria Math" w:hAnsi="Cambria Math"/>
          </w:rPr>
          <m:t>AARR=1-</m:t>
        </m:r>
        <m:sSup>
          <m:sSupPr>
            <m:ctrlPr>
              <w:rPr>
                <w:rFonts w:ascii="Cambria Math" w:hAnsi="Cambria Math"/>
              </w:rPr>
            </m:ctrlPr>
          </m:sSupPr>
          <m:e>
            <m:r>
              <w:rPr>
                <w:rFonts w:ascii="Cambria Math" w:hAnsi="Cambria Math"/>
              </w:rPr>
              <m:t>e</m:t>
            </m:r>
          </m:e>
          <m:sup>
            <m:r>
              <w:rPr>
                <w:rFonts w:ascii="Cambria Math" w:hAnsi="Cambria Math"/>
              </w:rPr>
              <m:t>β</m:t>
            </m:r>
          </m:sup>
        </m:sSup>
      </m:oMath>
    </w:p>
    <w:p w14:paraId="1889D10D" w14:textId="77777777" w:rsidR="00734FC8" w:rsidRPr="000D3FB7" w:rsidRDefault="00734FC8" w:rsidP="00734FC8">
      <w:pPr>
        <w:pStyle w:val="Heading5"/>
      </w:pPr>
      <w:r w:rsidRPr="000D3FB7">
        <w:t>Establishing baselines</w:t>
      </w:r>
    </w:p>
    <w:p w14:paraId="7A259837" w14:textId="77777777" w:rsidR="00734FC8" w:rsidRPr="000D3FB7" w:rsidRDefault="00734FC8" w:rsidP="00734FC8">
      <w:r w:rsidRPr="000D3FB7">
        <w:t>Stunting, anaemia, low birthweight and overweight are model</w:t>
      </w:r>
      <w:r>
        <w:t xml:space="preserve"> </w:t>
      </w:r>
      <w:r w:rsidRPr="000D3FB7">
        <w:t>based and as a result, there is a consistent country-level time series. For these indicators, the baseline is 2012.</w:t>
      </w:r>
    </w:p>
    <w:p w14:paraId="0F4D748A" w14:textId="77777777" w:rsidR="00734FC8" w:rsidRPr="000D3FB7" w:rsidRDefault="00734FC8" w:rsidP="00734FC8">
      <w:r w:rsidRPr="000D3FB7">
        <w:t>Exclusive breastfeeding and wasting are based on primary data</w:t>
      </w:r>
      <w:r>
        <w:t>,</w:t>
      </w:r>
      <w:r w:rsidRPr="000D3FB7">
        <w:t xml:space="preserve"> which are predominantly nationally representative surveys. The timing of these surveys is not consistent across countries. As such</w:t>
      </w:r>
      <w:r>
        <w:t>,</w:t>
      </w:r>
      <w:r w:rsidRPr="000D3FB7">
        <w:t xml:space="preserve"> the baseline is defined as follows:</w:t>
      </w:r>
    </w:p>
    <w:p w14:paraId="297C7DAB" w14:textId="77777777" w:rsidR="00734FC8" w:rsidRPr="000D3FB7" w:rsidRDefault="00734FC8" w:rsidP="00B92C2D">
      <w:pPr>
        <w:pStyle w:val="ListParagraph"/>
        <w:numPr>
          <w:ilvl w:val="0"/>
          <w:numId w:val="12"/>
        </w:numPr>
        <w:spacing w:after="100"/>
        <w:contextualSpacing/>
      </w:pPr>
      <w:r w:rsidRPr="000D3FB7">
        <w:t xml:space="preserve">If the country has data between 2005 and 2012 </w:t>
      </w:r>
      <w:r w:rsidRPr="000D3FB7">
        <w:sym w:font="Wingdings" w:char="F0E0"/>
      </w:r>
      <w:r w:rsidRPr="000D3FB7">
        <w:t xml:space="preserve"> Select the latest data point in this year range.</w:t>
      </w:r>
    </w:p>
    <w:p w14:paraId="27EDD10E" w14:textId="77777777" w:rsidR="00734FC8" w:rsidRPr="000D3FB7" w:rsidRDefault="00734FC8" w:rsidP="00B92C2D">
      <w:pPr>
        <w:pStyle w:val="ListParagraph"/>
        <w:numPr>
          <w:ilvl w:val="0"/>
          <w:numId w:val="12"/>
        </w:numPr>
        <w:spacing w:after="100"/>
        <w:contextualSpacing/>
      </w:pPr>
      <w:r w:rsidRPr="000D3FB7">
        <w:t xml:space="preserve">If the country only has data from 2013 onwards </w:t>
      </w:r>
      <w:r w:rsidRPr="000D3FB7">
        <w:sym w:font="Wingdings" w:char="F0E0"/>
      </w:r>
      <w:r w:rsidRPr="000D3FB7">
        <w:t xml:space="preserve"> Select the earliest data point in this year range</w:t>
      </w:r>
      <w:r>
        <w:t>.</w:t>
      </w:r>
    </w:p>
    <w:p w14:paraId="6979C7F2" w14:textId="77777777" w:rsidR="00734FC8" w:rsidRPr="000D3FB7" w:rsidRDefault="00734FC8" w:rsidP="00734FC8">
      <w:pPr>
        <w:pStyle w:val="Heading5"/>
      </w:pPr>
      <w:r w:rsidRPr="000D3FB7">
        <w:t>Calculating the current AARR</w:t>
      </w:r>
    </w:p>
    <w:p w14:paraId="7FF88226" w14:textId="77777777" w:rsidR="00734FC8" w:rsidRPr="000D3FB7" w:rsidRDefault="00734FC8" w:rsidP="00734FC8">
      <w:r w:rsidRPr="000D3FB7">
        <w:t xml:space="preserve">The current AARR is calculated using all the data points from the baseline to the latest year of available data. For the indicators based on primary data, there must be at least </w:t>
      </w:r>
      <w:r>
        <w:t>two</w:t>
      </w:r>
      <w:r w:rsidRPr="000D3FB7">
        <w:t xml:space="preserve"> data points with one of the data points after the baseline period of 2005–2012.</w:t>
      </w:r>
    </w:p>
    <w:p w14:paraId="7BA5F9F1" w14:textId="77777777" w:rsidR="00734FC8" w:rsidRPr="000D3FB7" w:rsidRDefault="00734FC8" w:rsidP="00734FC8">
      <w:pPr>
        <w:pStyle w:val="Heading5"/>
      </w:pPr>
      <w:r w:rsidRPr="000D3FB7">
        <w:t>Calculating the required AARR</w:t>
      </w:r>
    </w:p>
    <w:p w14:paraId="2972826C" w14:textId="77777777" w:rsidR="00734FC8" w:rsidRPr="000D3FB7" w:rsidRDefault="00734FC8" w:rsidP="00734FC8">
      <w:r w:rsidRPr="000D3FB7">
        <w:t>The required AARR is the AARR required to reach the target in 2030. This is calculated using two data points: the baseline data point and the target prevalence.</w:t>
      </w:r>
    </w:p>
    <w:p w14:paraId="2902240E" w14:textId="77777777" w:rsidR="00734FC8" w:rsidRPr="000D3FB7" w:rsidRDefault="00734FC8" w:rsidP="00734FC8">
      <w:r w:rsidRPr="000D3FB7">
        <w:t xml:space="preserve">Equation 6: </w:t>
      </w:r>
      <m:oMath>
        <m:r>
          <w:rPr>
            <w:rFonts w:ascii="Cambria Math" w:hAnsi="Cambria Math"/>
          </w:rPr>
          <m:t xml:space="preserve">Required AARR =100 ×(1- </m:t>
        </m:r>
        <m:sSup>
          <m:sSupPr>
            <m:ctrlPr>
              <w:rPr>
                <w:rFonts w:ascii="Cambria Math" w:hAnsi="Cambria Math"/>
                <w:i/>
              </w:rPr>
            </m:ctrlPr>
          </m:sSupPr>
          <m:e>
            <m:r>
              <w:rPr>
                <w:rFonts w:ascii="Cambria Math" w:hAnsi="Cambria Math"/>
              </w:rPr>
              <m:t>e</m:t>
            </m:r>
          </m:e>
          <m:sup>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2030 Target Prevalence)-</m:t>
                        </m:r>
                        <m:r>
                          <m:rPr>
                            <m:sty m:val="p"/>
                          </m:rPr>
                          <w:rPr>
                            <w:rFonts w:ascii="Cambria Math" w:hAnsi="Cambria Math"/>
                          </w:rPr>
                          <m:t>ln⁡</m:t>
                        </m:r>
                        <m:r>
                          <w:rPr>
                            <w:rFonts w:ascii="Cambria Math" w:hAnsi="Cambria Math"/>
                          </w:rPr>
                          <m:t>(Baseline Prevalence</m:t>
                        </m:r>
                      </m:e>
                    </m:d>
                  </m:e>
                </m:func>
              </m:num>
              <m:den>
                <m:r>
                  <w:rPr>
                    <w:rFonts w:ascii="Cambria Math" w:hAnsi="Cambria Math"/>
                  </w:rPr>
                  <m:t>2030 -Baseline Year</m:t>
                </m:r>
              </m:den>
            </m:f>
          </m:sup>
        </m:sSup>
        <m:r>
          <w:rPr>
            <w:rFonts w:ascii="Cambria Math" w:hAnsi="Cambria Math"/>
          </w:rPr>
          <m:t>)</m:t>
        </m:r>
      </m:oMath>
    </w:p>
    <w:p w14:paraId="522DF71D" w14:textId="77777777" w:rsidR="00734FC8" w:rsidRPr="000D3FB7" w:rsidRDefault="00734FC8" w:rsidP="00734FC8">
      <w:pPr>
        <w:pStyle w:val="Heading5"/>
      </w:pPr>
      <w:r>
        <w:t>On-track</w:t>
      </w:r>
      <w:r w:rsidRPr="000D3FB7">
        <w:t xml:space="preserve"> prevalence level </w:t>
      </w:r>
    </w:p>
    <w:p w14:paraId="486DFF0F" w14:textId="77777777" w:rsidR="00734FC8" w:rsidRPr="000D3FB7" w:rsidRDefault="00734FC8" w:rsidP="00734FC8">
      <w:r w:rsidRPr="000D3FB7">
        <w:t xml:space="preserve">The prevalence thresholds </w:t>
      </w:r>
      <w:r w:rsidRPr="00323184">
        <w:t>presented in</w:t>
      </w:r>
      <w:r w:rsidRPr="00A05BB9">
        <w:rPr>
          <w:b/>
          <w:bCs/>
        </w:rPr>
        <w:t xml:space="preserve"> Table S2.4</w:t>
      </w:r>
      <w:r>
        <w:t xml:space="preserve"> </w:t>
      </w:r>
      <w:r w:rsidRPr="000D3FB7">
        <w:t xml:space="preserve">are used to determine if a country is on track to achieve </w:t>
      </w:r>
      <w:r>
        <w:t xml:space="preserve">the </w:t>
      </w:r>
      <w:r w:rsidRPr="000D3FB7">
        <w:t xml:space="preserve">target regardless of the current AARR and the required AARR. For all indicators except for stunting, this assessment is based on only the point estimate. Assessments for stunting based on prevalence level are based on the lower confidence interval limit. </w:t>
      </w:r>
    </w:p>
    <w:p w14:paraId="3EDEAF07" w14:textId="77777777" w:rsidR="00734FC8" w:rsidRPr="000D3FB7" w:rsidRDefault="00734FC8" w:rsidP="00734FC8">
      <w:pPr>
        <w:pStyle w:val="Caption"/>
      </w:pPr>
      <w:r w:rsidRPr="000D3FB7">
        <w:lastRenderedPageBreak/>
        <w:t xml:space="preserve">Table </w:t>
      </w:r>
      <w:r>
        <w:t>S</w:t>
      </w:r>
      <w:r w:rsidRPr="000D3FB7">
        <w:t>2.</w:t>
      </w:r>
      <w:r w:rsidRPr="000D3FB7">
        <w:fldChar w:fldCharType="begin"/>
      </w:r>
      <w:r w:rsidRPr="000D3FB7">
        <w:instrText xml:space="preserve"> SEQ Table_A2 \* ARABIC </w:instrText>
      </w:r>
      <w:r w:rsidRPr="000D3FB7">
        <w:fldChar w:fldCharType="separate"/>
      </w:r>
      <w:r>
        <w:rPr>
          <w:noProof/>
        </w:rPr>
        <w:t>4</w:t>
      </w:r>
      <w:r w:rsidRPr="000D3FB7">
        <w:fldChar w:fldCharType="end"/>
      </w:r>
      <w:r w:rsidRPr="000D3FB7">
        <w:tab/>
      </w:r>
      <w:r w:rsidRPr="00707438">
        <w:t>On</w:t>
      </w:r>
      <w:r>
        <w:t>-</w:t>
      </w:r>
      <w:r w:rsidRPr="00707438">
        <w:t xml:space="preserve">track prevalence levels for </w:t>
      </w:r>
      <w:r>
        <w:t>six</w:t>
      </w:r>
      <w:r w:rsidRPr="00707438">
        <w:t xml:space="preserve"> </w:t>
      </w:r>
      <w:r>
        <w:t>g</w:t>
      </w:r>
      <w:r w:rsidRPr="00707438">
        <w:t xml:space="preserve">lobal </w:t>
      </w:r>
      <w:r>
        <w:t>m</w:t>
      </w:r>
      <w:r w:rsidRPr="00707438">
        <w:t>aternal</w:t>
      </w:r>
      <w:r>
        <w:t>,</w:t>
      </w:r>
      <w:r w:rsidRPr="00707438">
        <w:t xml:space="preserve"> </w:t>
      </w:r>
      <w:r>
        <w:t>i</w:t>
      </w:r>
      <w:r w:rsidRPr="00707438">
        <w:t xml:space="preserve">nfant and </w:t>
      </w:r>
      <w:r>
        <w:t>y</w:t>
      </w:r>
      <w:r w:rsidRPr="00707438">
        <w:t xml:space="preserve">oung </w:t>
      </w:r>
      <w:proofErr w:type="gramStart"/>
      <w:r>
        <w:t>c</w:t>
      </w:r>
      <w:r w:rsidRPr="00707438">
        <w:t>hildren</w:t>
      </w:r>
      <w:proofErr w:type="gramEnd"/>
      <w:r w:rsidRPr="00707438">
        <w:t xml:space="preserve"> </w:t>
      </w:r>
      <w:r>
        <w:t>i</w:t>
      </w:r>
      <w:r w:rsidRPr="00707438">
        <w:t>ndicators</w:t>
      </w:r>
    </w:p>
    <w:tbl>
      <w:tblPr>
        <w:tblStyle w:val="TableGrid"/>
        <w:tblW w:w="505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815"/>
        <w:gridCol w:w="2675"/>
        <w:gridCol w:w="3897"/>
      </w:tblGrid>
      <w:tr w:rsidR="00734FC8" w:rsidRPr="000D3FB7" w14:paraId="1AF8E4CD" w14:textId="77777777" w:rsidTr="00540A29">
        <w:trPr>
          <w:trHeight w:val="12"/>
        </w:trPr>
        <w:tc>
          <w:tcPr>
            <w:tcW w:w="1499" w:type="pct"/>
            <w:shd w:val="clear" w:color="auto" w:fill="ED7D31" w:themeFill="accent2"/>
          </w:tcPr>
          <w:p w14:paraId="7FED6B71" w14:textId="77777777" w:rsidR="00734FC8" w:rsidRPr="000D3FB7" w:rsidRDefault="00734FC8" w:rsidP="00540A29">
            <w:pPr>
              <w:spacing w:before="40" w:after="40"/>
              <w:jc w:val="left"/>
              <w:rPr>
                <w:b/>
                <w:bCs/>
                <w:color w:val="FFFFFF" w:themeColor="background1"/>
              </w:rPr>
            </w:pPr>
            <w:r w:rsidRPr="000D3FB7">
              <w:rPr>
                <w:b/>
                <w:bCs/>
                <w:color w:val="FFFFFF" w:themeColor="background1"/>
              </w:rPr>
              <w:t>Indicator</w:t>
            </w:r>
          </w:p>
        </w:tc>
        <w:tc>
          <w:tcPr>
            <w:tcW w:w="1425" w:type="pct"/>
            <w:shd w:val="clear" w:color="auto" w:fill="ED7D31" w:themeFill="accent2"/>
          </w:tcPr>
          <w:p w14:paraId="523FCE54" w14:textId="77777777" w:rsidR="00734FC8" w:rsidRPr="000D3FB7" w:rsidRDefault="00734FC8" w:rsidP="00540A29">
            <w:pPr>
              <w:spacing w:before="40" w:after="40"/>
              <w:jc w:val="left"/>
              <w:rPr>
                <w:b/>
                <w:bCs/>
                <w:color w:val="FFFFFF" w:themeColor="background1"/>
              </w:rPr>
            </w:pPr>
            <w:r>
              <w:rPr>
                <w:b/>
                <w:bCs/>
                <w:color w:val="FFFFFF" w:themeColor="background1"/>
              </w:rPr>
              <w:t>On-track</w:t>
            </w:r>
            <w:r w:rsidRPr="000D3FB7">
              <w:rPr>
                <w:b/>
                <w:bCs/>
                <w:color w:val="FFFFFF" w:themeColor="background1"/>
              </w:rPr>
              <w:t xml:space="preserve"> prevalence level</w:t>
            </w:r>
          </w:p>
        </w:tc>
        <w:tc>
          <w:tcPr>
            <w:tcW w:w="2076" w:type="pct"/>
            <w:shd w:val="clear" w:color="auto" w:fill="ED7D31" w:themeFill="accent2"/>
          </w:tcPr>
          <w:p w14:paraId="74DB4527" w14:textId="77777777" w:rsidR="00734FC8" w:rsidRPr="000D3FB7" w:rsidRDefault="00734FC8" w:rsidP="00540A29">
            <w:pPr>
              <w:spacing w:before="40" w:after="40"/>
              <w:jc w:val="left"/>
              <w:rPr>
                <w:b/>
                <w:bCs/>
                <w:color w:val="FFFFFF" w:themeColor="background1"/>
              </w:rPr>
            </w:pPr>
            <w:r w:rsidRPr="000D3FB7">
              <w:rPr>
                <w:b/>
                <w:bCs/>
                <w:color w:val="FFFFFF" w:themeColor="background1"/>
              </w:rPr>
              <w:t>Statistic used to assess prevalence level</w:t>
            </w:r>
          </w:p>
        </w:tc>
      </w:tr>
      <w:tr w:rsidR="00734FC8" w:rsidRPr="000D3FB7" w14:paraId="7A7CBCD2" w14:textId="77777777" w:rsidTr="00540A29">
        <w:trPr>
          <w:trHeight w:val="35"/>
        </w:trPr>
        <w:tc>
          <w:tcPr>
            <w:tcW w:w="1499" w:type="pct"/>
            <w:tcBorders>
              <w:bottom w:val="single" w:sz="4" w:space="0" w:color="767171" w:themeColor="background2" w:themeShade="80"/>
            </w:tcBorders>
          </w:tcPr>
          <w:p w14:paraId="596E5B12" w14:textId="77777777" w:rsidR="00734FC8" w:rsidRPr="0045397D" w:rsidRDefault="00734FC8" w:rsidP="00540A29">
            <w:pPr>
              <w:spacing w:before="40" w:after="40"/>
              <w:jc w:val="left"/>
              <w:rPr>
                <w:b/>
                <w:bCs/>
              </w:rPr>
            </w:pPr>
            <w:r w:rsidRPr="0045397D">
              <w:rPr>
                <w:b/>
                <w:bCs/>
              </w:rPr>
              <w:t>Childhood stunting</w:t>
            </w:r>
          </w:p>
        </w:tc>
        <w:tc>
          <w:tcPr>
            <w:tcW w:w="1425" w:type="pct"/>
            <w:tcBorders>
              <w:bottom w:val="single" w:sz="4" w:space="0" w:color="767171" w:themeColor="background2" w:themeShade="80"/>
            </w:tcBorders>
          </w:tcPr>
          <w:p w14:paraId="79A8B021" w14:textId="77777777" w:rsidR="00734FC8" w:rsidRPr="000D3FB7" w:rsidRDefault="00734FC8" w:rsidP="00540A29">
            <w:pPr>
              <w:spacing w:before="40" w:after="40"/>
              <w:jc w:val="left"/>
            </w:pPr>
            <w:r w:rsidRPr="000D3FB7">
              <w:t>3% or below</w:t>
            </w:r>
          </w:p>
        </w:tc>
        <w:tc>
          <w:tcPr>
            <w:tcW w:w="2076" w:type="pct"/>
            <w:tcBorders>
              <w:bottom w:val="single" w:sz="4" w:space="0" w:color="767171" w:themeColor="background2" w:themeShade="80"/>
            </w:tcBorders>
          </w:tcPr>
          <w:p w14:paraId="5779E616" w14:textId="77777777" w:rsidR="00734FC8" w:rsidRPr="000D3FB7" w:rsidRDefault="00734FC8" w:rsidP="00540A29">
            <w:pPr>
              <w:spacing w:before="40" w:after="40"/>
              <w:jc w:val="left"/>
            </w:pPr>
            <w:r w:rsidRPr="000D3FB7">
              <w:t xml:space="preserve">Lower limit </w:t>
            </w:r>
          </w:p>
        </w:tc>
      </w:tr>
      <w:tr w:rsidR="00734FC8" w:rsidRPr="000D3FB7" w14:paraId="4502C6DF" w14:textId="77777777" w:rsidTr="00540A29">
        <w:trPr>
          <w:trHeight w:val="35"/>
        </w:trPr>
        <w:tc>
          <w:tcPr>
            <w:tcW w:w="1499" w:type="pct"/>
            <w:tcBorders>
              <w:top w:val="single" w:sz="4" w:space="0" w:color="767171" w:themeColor="background2" w:themeShade="80"/>
              <w:bottom w:val="single" w:sz="4" w:space="0" w:color="767171" w:themeColor="background2" w:themeShade="80"/>
            </w:tcBorders>
          </w:tcPr>
          <w:p w14:paraId="1E64B489" w14:textId="77777777" w:rsidR="00734FC8" w:rsidRPr="0045397D" w:rsidRDefault="00734FC8" w:rsidP="00540A29">
            <w:pPr>
              <w:spacing w:before="40" w:after="40"/>
              <w:jc w:val="left"/>
              <w:rPr>
                <w:b/>
                <w:bCs/>
              </w:rPr>
            </w:pPr>
            <w:r w:rsidRPr="0045397D">
              <w:rPr>
                <w:b/>
                <w:bCs/>
              </w:rPr>
              <w:t>Anaemia in women of reproductive age</w:t>
            </w:r>
          </w:p>
        </w:tc>
        <w:tc>
          <w:tcPr>
            <w:tcW w:w="1425" w:type="pct"/>
            <w:tcBorders>
              <w:top w:val="single" w:sz="4" w:space="0" w:color="767171" w:themeColor="background2" w:themeShade="80"/>
              <w:bottom w:val="single" w:sz="4" w:space="0" w:color="767171" w:themeColor="background2" w:themeShade="80"/>
            </w:tcBorders>
          </w:tcPr>
          <w:p w14:paraId="186EA2FF" w14:textId="77777777" w:rsidR="00734FC8" w:rsidRPr="000D3FB7" w:rsidRDefault="00734FC8" w:rsidP="00540A29">
            <w:pPr>
              <w:spacing w:before="40" w:after="40"/>
              <w:jc w:val="left"/>
            </w:pPr>
            <w:r w:rsidRPr="000D3FB7">
              <w:t>5% or below</w:t>
            </w:r>
          </w:p>
        </w:tc>
        <w:tc>
          <w:tcPr>
            <w:tcW w:w="2076" w:type="pct"/>
            <w:tcBorders>
              <w:top w:val="single" w:sz="4" w:space="0" w:color="767171" w:themeColor="background2" w:themeShade="80"/>
              <w:bottom w:val="single" w:sz="4" w:space="0" w:color="767171" w:themeColor="background2" w:themeShade="80"/>
            </w:tcBorders>
          </w:tcPr>
          <w:p w14:paraId="676FBF17" w14:textId="77777777" w:rsidR="00734FC8" w:rsidRPr="000D3FB7" w:rsidRDefault="00734FC8" w:rsidP="00540A29">
            <w:pPr>
              <w:spacing w:before="40" w:after="40"/>
              <w:jc w:val="left"/>
            </w:pPr>
            <w:r w:rsidRPr="000D3FB7">
              <w:t>Point estimate</w:t>
            </w:r>
          </w:p>
        </w:tc>
      </w:tr>
      <w:tr w:rsidR="00734FC8" w:rsidRPr="000D3FB7" w14:paraId="69CC4D1E" w14:textId="77777777" w:rsidTr="00540A29">
        <w:trPr>
          <w:trHeight w:val="20"/>
        </w:trPr>
        <w:tc>
          <w:tcPr>
            <w:tcW w:w="1499" w:type="pct"/>
            <w:tcBorders>
              <w:top w:val="single" w:sz="4" w:space="0" w:color="767171" w:themeColor="background2" w:themeShade="80"/>
              <w:bottom w:val="single" w:sz="4" w:space="0" w:color="767171" w:themeColor="background2" w:themeShade="80"/>
            </w:tcBorders>
          </w:tcPr>
          <w:p w14:paraId="169439F9" w14:textId="77777777" w:rsidR="00734FC8" w:rsidRPr="0045397D" w:rsidRDefault="00734FC8" w:rsidP="00540A29">
            <w:pPr>
              <w:spacing w:before="40" w:after="40"/>
              <w:jc w:val="left"/>
              <w:rPr>
                <w:b/>
                <w:bCs/>
              </w:rPr>
            </w:pPr>
            <w:r w:rsidRPr="0045397D">
              <w:rPr>
                <w:b/>
                <w:bCs/>
              </w:rPr>
              <w:t>Low birthweight</w:t>
            </w:r>
          </w:p>
        </w:tc>
        <w:tc>
          <w:tcPr>
            <w:tcW w:w="1425" w:type="pct"/>
            <w:tcBorders>
              <w:top w:val="single" w:sz="4" w:space="0" w:color="767171" w:themeColor="background2" w:themeShade="80"/>
              <w:bottom w:val="single" w:sz="4" w:space="0" w:color="767171" w:themeColor="background2" w:themeShade="80"/>
            </w:tcBorders>
          </w:tcPr>
          <w:p w14:paraId="4F80BA95" w14:textId="77777777" w:rsidR="00734FC8" w:rsidRPr="000D3FB7" w:rsidRDefault="00734FC8" w:rsidP="00540A29">
            <w:pPr>
              <w:spacing w:before="40" w:after="40"/>
              <w:jc w:val="left"/>
            </w:pPr>
            <w:r w:rsidRPr="000D3FB7">
              <w:t>5% or below</w:t>
            </w:r>
          </w:p>
        </w:tc>
        <w:tc>
          <w:tcPr>
            <w:tcW w:w="2076" w:type="pct"/>
            <w:tcBorders>
              <w:top w:val="single" w:sz="4" w:space="0" w:color="767171" w:themeColor="background2" w:themeShade="80"/>
              <w:bottom w:val="single" w:sz="4" w:space="0" w:color="767171" w:themeColor="background2" w:themeShade="80"/>
            </w:tcBorders>
          </w:tcPr>
          <w:p w14:paraId="1882B7A7" w14:textId="77777777" w:rsidR="00734FC8" w:rsidRPr="000D3FB7" w:rsidRDefault="00734FC8" w:rsidP="00540A29">
            <w:pPr>
              <w:spacing w:before="40" w:after="40"/>
              <w:jc w:val="left"/>
            </w:pPr>
            <w:r w:rsidRPr="000D3FB7">
              <w:t>Point estimate</w:t>
            </w:r>
          </w:p>
        </w:tc>
      </w:tr>
      <w:tr w:rsidR="00734FC8" w:rsidRPr="000D3FB7" w14:paraId="219ACAFC" w14:textId="77777777" w:rsidTr="00540A29">
        <w:trPr>
          <w:trHeight w:val="20"/>
        </w:trPr>
        <w:tc>
          <w:tcPr>
            <w:tcW w:w="1499" w:type="pct"/>
            <w:tcBorders>
              <w:top w:val="single" w:sz="4" w:space="0" w:color="767171" w:themeColor="background2" w:themeShade="80"/>
              <w:bottom w:val="single" w:sz="4" w:space="0" w:color="767171" w:themeColor="background2" w:themeShade="80"/>
            </w:tcBorders>
          </w:tcPr>
          <w:p w14:paraId="5DB774BA" w14:textId="77777777" w:rsidR="00734FC8" w:rsidRPr="0045397D" w:rsidRDefault="00734FC8" w:rsidP="00540A29">
            <w:pPr>
              <w:spacing w:before="40" w:after="40"/>
              <w:jc w:val="left"/>
              <w:rPr>
                <w:b/>
                <w:bCs/>
              </w:rPr>
            </w:pPr>
            <w:r w:rsidRPr="0045397D">
              <w:rPr>
                <w:b/>
                <w:bCs/>
              </w:rPr>
              <w:t>Childhood overweight</w:t>
            </w:r>
          </w:p>
        </w:tc>
        <w:tc>
          <w:tcPr>
            <w:tcW w:w="1425" w:type="pct"/>
            <w:tcBorders>
              <w:top w:val="single" w:sz="4" w:space="0" w:color="767171" w:themeColor="background2" w:themeShade="80"/>
              <w:bottom w:val="single" w:sz="4" w:space="0" w:color="767171" w:themeColor="background2" w:themeShade="80"/>
            </w:tcBorders>
          </w:tcPr>
          <w:p w14:paraId="6205F4EF" w14:textId="77777777" w:rsidR="00734FC8" w:rsidRPr="000D3FB7" w:rsidRDefault="00734FC8" w:rsidP="00540A29">
            <w:pPr>
              <w:spacing w:before="40" w:after="40"/>
              <w:jc w:val="left"/>
            </w:pPr>
            <w:r w:rsidRPr="000D3FB7">
              <w:t>3% or below</w:t>
            </w:r>
          </w:p>
        </w:tc>
        <w:tc>
          <w:tcPr>
            <w:tcW w:w="2076" w:type="pct"/>
            <w:tcBorders>
              <w:top w:val="single" w:sz="4" w:space="0" w:color="767171" w:themeColor="background2" w:themeShade="80"/>
              <w:bottom w:val="single" w:sz="4" w:space="0" w:color="767171" w:themeColor="background2" w:themeShade="80"/>
            </w:tcBorders>
          </w:tcPr>
          <w:p w14:paraId="19926E36" w14:textId="77777777" w:rsidR="00734FC8" w:rsidRPr="000D3FB7" w:rsidRDefault="00734FC8" w:rsidP="00540A29">
            <w:pPr>
              <w:spacing w:before="40" w:after="40"/>
              <w:jc w:val="left"/>
            </w:pPr>
            <w:r w:rsidRPr="000D3FB7">
              <w:t>Point estimate</w:t>
            </w:r>
          </w:p>
        </w:tc>
      </w:tr>
      <w:tr w:rsidR="00734FC8" w:rsidRPr="000D3FB7" w14:paraId="2D4BA800" w14:textId="77777777" w:rsidTr="00540A29">
        <w:trPr>
          <w:trHeight w:val="35"/>
        </w:trPr>
        <w:tc>
          <w:tcPr>
            <w:tcW w:w="1499" w:type="pct"/>
            <w:tcBorders>
              <w:top w:val="single" w:sz="4" w:space="0" w:color="767171" w:themeColor="background2" w:themeShade="80"/>
              <w:bottom w:val="single" w:sz="4" w:space="0" w:color="767171" w:themeColor="background2" w:themeShade="80"/>
            </w:tcBorders>
          </w:tcPr>
          <w:p w14:paraId="4A69F652" w14:textId="77777777" w:rsidR="00734FC8" w:rsidRPr="0045397D" w:rsidRDefault="00734FC8" w:rsidP="00540A29">
            <w:pPr>
              <w:spacing w:before="40" w:after="40"/>
              <w:jc w:val="left"/>
              <w:rPr>
                <w:b/>
                <w:bCs/>
              </w:rPr>
            </w:pPr>
            <w:r w:rsidRPr="0045397D">
              <w:rPr>
                <w:b/>
                <w:bCs/>
              </w:rPr>
              <w:t>Exclusive breastfeeding in the first 6 months</w:t>
            </w:r>
          </w:p>
        </w:tc>
        <w:tc>
          <w:tcPr>
            <w:tcW w:w="1425" w:type="pct"/>
            <w:tcBorders>
              <w:top w:val="single" w:sz="4" w:space="0" w:color="767171" w:themeColor="background2" w:themeShade="80"/>
              <w:bottom w:val="single" w:sz="4" w:space="0" w:color="767171" w:themeColor="background2" w:themeShade="80"/>
            </w:tcBorders>
          </w:tcPr>
          <w:p w14:paraId="5E1B7A49" w14:textId="77777777" w:rsidR="00734FC8" w:rsidRPr="000D3FB7" w:rsidRDefault="00734FC8" w:rsidP="00540A29">
            <w:pPr>
              <w:spacing w:before="40" w:after="40"/>
              <w:jc w:val="left"/>
            </w:pPr>
            <w:r w:rsidRPr="000D3FB7">
              <w:t>70% or above</w:t>
            </w:r>
          </w:p>
        </w:tc>
        <w:tc>
          <w:tcPr>
            <w:tcW w:w="2076" w:type="pct"/>
            <w:tcBorders>
              <w:top w:val="single" w:sz="4" w:space="0" w:color="767171" w:themeColor="background2" w:themeShade="80"/>
              <w:bottom w:val="single" w:sz="4" w:space="0" w:color="767171" w:themeColor="background2" w:themeShade="80"/>
            </w:tcBorders>
          </w:tcPr>
          <w:p w14:paraId="5F2F1BD5" w14:textId="77777777" w:rsidR="00734FC8" w:rsidRPr="000D3FB7" w:rsidRDefault="00734FC8" w:rsidP="00540A29">
            <w:pPr>
              <w:spacing w:before="40" w:after="40"/>
              <w:jc w:val="left"/>
            </w:pPr>
            <w:r w:rsidRPr="000D3FB7">
              <w:t>Point estimate</w:t>
            </w:r>
          </w:p>
        </w:tc>
      </w:tr>
      <w:tr w:rsidR="00734FC8" w:rsidRPr="000D3FB7" w14:paraId="3C88F1D5" w14:textId="77777777" w:rsidTr="00540A29">
        <w:trPr>
          <w:trHeight w:val="20"/>
        </w:trPr>
        <w:tc>
          <w:tcPr>
            <w:tcW w:w="1499" w:type="pct"/>
            <w:tcBorders>
              <w:top w:val="single" w:sz="4" w:space="0" w:color="767171" w:themeColor="background2" w:themeShade="80"/>
              <w:bottom w:val="single" w:sz="4" w:space="0" w:color="767171" w:themeColor="background2" w:themeShade="80"/>
            </w:tcBorders>
          </w:tcPr>
          <w:p w14:paraId="4A78D7E0" w14:textId="77777777" w:rsidR="00734FC8" w:rsidRPr="0045397D" w:rsidRDefault="00734FC8" w:rsidP="00540A29">
            <w:pPr>
              <w:spacing w:before="40" w:after="40"/>
              <w:jc w:val="left"/>
              <w:rPr>
                <w:b/>
                <w:bCs/>
              </w:rPr>
            </w:pPr>
            <w:r w:rsidRPr="0045397D">
              <w:rPr>
                <w:b/>
                <w:bCs/>
              </w:rPr>
              <w:t>Childhood wasting</w:t>
            </w:r>
          </w:p>
        </w:tc>
        <w:tc>
          <w:tcPr>
            <w:tcW w:w="1425" w:type="pct"/>
            <w:tcBorders>
              <w:top w:val="single" w:sz="4" w:space="0" w:color="767171" w:themeColor="background2" w:themeShade="80"/>
              <w:bottom w:val="single" w:sz="4" w:space="0" w:color="767171" w:themeColor="background2" w:themeShade="80"/>
            </w:tcBorders>
          </w:tcPr>
          <w:p w14:paraId="18FE77FB" w14:textId="77777777" w:rsidR="00734FC8" w:rsidRPr="000D3FB7" w:rsidRDefault="00734FC8" w:rsidP="00540A29">
            <w:pPr>
              <w:spacing w:before="40" w:after="40"/>
              <w:jc w:val="left"/>
            </w:pPr>
            <w:r w:rsidRPr="000D3FB7">
              <w:t>3% or below</w:t>
            </w:r>
          </w:p>
        </w:tc>
        <w:tc>
          <w:tcPr>
            <w:tcW w:w="2076" w:type="pct"/>
            <w:tcBorders>
              <w:top w:val="single" w:sz="4" w:space="0" w:color="767171" w:themeColor="background2" w:themeShade="80"/>
              <w:bottom w:val="single" w:sz="4" w:space="0" w:color="767171" w:themeColor="background2" w:themeShade="80"/>
            </w:tcBorders>
          </w:tcPr>
          <w:p w14:paraId="754D9639" w14:textId="77777777" w:rsidR="00734FC8" w:rsidRPr="000D3FB7" w:rsidRDefault="00734FC8" w:rsidP="00540A29">
            <w:pPr>
              <w:spacing w:before="40" w:after="40"/>
              <w:jc w:val="left"/>
            </w:pPr>
            <w:r w:rsidRPr="000D3FB7">
              <w:t>Point estimate</w:t>
            </w:r>
          </w:p>
        </w:tc>
      </w:tr>
    </w:tbl>
    <w:p w14:paraId="6CB24C39" w14:textId="77777777" w:rsidR="00734FC8" w:rsidRPr="004539CD" w:rsidRDefault="00734FC8" w:rsidP="00734FC8">
      <w:pPr>
        <w:pStyle w:val="Source"/>
        <w:jc w:val="left"/>
      </w:pPr>
      <w:r w:rsidRPr="00E779BE">
        <w:t xml:space="preserve">SOURCE: </w:t>
      </w:r>
      <w:r>
        <w:t>Authors’ (</w:t>
      </w:r>
      <w:r w:rsidRPr="00E779BE">
        <w:t>WHO, UNICEF</w:t>
      </w:r>
      <w:r>
        <w:t>) own elaboration.</w:t>
      </w:r>
    </w:p>
    <w:p w14:paraId="0F230A5D" w14:textId="77777777" w:rsidR="00734FC8" w:rsidRPr="000D3FB7" w:rsidRDefault="00734FC8" w:rsidP="00734FC8">
      <w:pPr>
        <w:pStyle w:val="Heading3"/>
      </w:pPr>
      <w:r w:rsidRPr="000D3FB7">
        <w:t xml:space="preserve">Calculating the posterior probability of a true increase </w:t>
      </w:r>
    </w:p>
    <w:p w14:paraId="4E515B97" w14:textId="77777777" w:rsidR="00734FC8" w:rsidRDefault="00734FC8" w:rsidP="00734FC8">
      <w:r w:rsidRPr="000D3FB7">
        <w:t>Progress assessment</w:t>
      </w:r>
      <w:r>
        <w:t>s</w:t>
      </w:r>
      <w:r w:rsidRPr="000D3FB7">
        <w:t xml:space="preserve"> for adult obesity are based on posterior probability </w:t>
      </w:r>
      <w:r>
        <w:t xml:space="preserve">(pp) </w:t>
      </w:r>
      <w:r w:rsidRPr="000D3FB7">
        <w:t xml:space="preserve">that the prevalence of obesity is truly flat or decreasing. Posterior probabilities are a measure of certainty. They indicate – based on available data and assumptions – our estimated probability of a certain outcome being true (e.g. prevalence was flat or decreasing from 2010 to 2022). The regression analysis described in Equation 3 is used to compute these posterior probabilities. We report the posterior probability that an estimated change in obesity prevalence represents a truly decreasing trend as the percentage of Bayesian iterations for which </w:t>
      </w:r>
      <m:oMath>
        <m:r>
          <w:rPr>
            <w:rFonts w:ascii="Cambria Math" w:hAnsi="Cambria Math"/>
          </w:rPr>
          <m:t>β</m:t>
        </m:r>
      </m:oMath>
      <w:r w:rsidRPr="000D3FB7">
        <w:t xml:space="preserve"> is less than or equal to 0. Countries are assessed as being on track </w:t>
      </w:r>
      <w:r>
        <w:t>i</w:t>
      </w:r>
      <w:r w:rsidRPr="000D3FB7">
        <w:t xml:space="preserve">f the pp of a flat or decreasing trend is greater than 0.5, and otherwise </w:t>
      </w:r>
      <w:proofErr w:type="gramStart"/>
      <w:r w:rsidRPr="000D3FB7">
        <w:t>are considered to be</w:t>
      </w:r>
      <w:proofErr w:type="gramEnd"/>
      <w:r w:rsidRPr="000D3FB7">
        <w:t xml:space="preserve"> off track. </w:t>
      </w:r>
    </w:p>
    <w:p w14:paraId="2233867A" w14:textId="77777777" w:rsidR="00734FC8" w:rsidRDefault="00734FC8" w:rsidP="00734FC8">
      <w:r>
        <w:t xml:space="preserve">The rules for assessing progress towards the seven global nutrition targets are summarized in </w:t>
      </w:r>
      <w:r w:rsidRPr="00A05BB9">
        <w:rPr>
          <w:b/>
          <w:bCs/>
        </w:rPr>
        <w:t>Table S2.5</w:t>
      </w:r>
      <w:r>
        <w:t>.</w:t>
      </w:r>
    </w:p>
    <w:p w14:paraId="2DBAA8E6" w14:textId="77777777" w:rsidR="00734FC8" w:rsidRPr="000D3FB7" w:rsidRDefault="00734FC8" w:rsidP="00734FC8">
      <w:pPr>
        <w:pStyle w:val="Heading3"/>
      </w:pPr>
      <w:r w:rsidRPr="000D3FB7">
        <w:lastRenderedPageBreak/>
        <w:t>Progress monitoring rules</w:t>
      </w:r>
    </w:p>
    <w:p w14:paraId="6CEE4A55" w14:textId="77777777" w:rsidR="00734FC8" w:rsidRPr="000D3FB7" w:rsidRDefault="00734FC8" w:rsidP="00734FC8">
      <w:pPr>
        <w:pStyle w:val="Caption"/>
      </w:pPr>
      <w:r w:rsidRPr="000D3FB7">
        <w:t xml:space="preserve">Table </w:t>
      </w:r>
      <w:r>
        <w:t>S</w:t>
      </w:r>
      <w:r w:rsidRPr="000D3FB7">
        <w:t>2.</w:t>
      </w:r>
      <w:r w:rsidRPr="000D3FB7">
        <w:fldChar w:fldCharType="begin"/>
      </w:r>
      <w:r w:rsidRPr="000D3FB7">
        <w:instrText xml:space="preserve"> SEQ Table_A2 \* ARABIC </w:instrText>
      </w:r>
      <w:r w:rsidRPr="000D3FB7">
        <w:fldChar w:fldCharType="separate"/>
      </w:r>
      <w:r>
        <w:rPr>
          <w:noProof/>
        </w:rPr>
        <w:t>5</w:t>
      </w:r>
      <w:r w:rsidRPr="000D3FB7">
        <w:fldChar w:fldCharType="end"/>
      </w:r>
      <w:r>
        <w:tab/>
      </w:r>
      <w:r w:rsidRPr="003D6653">
        <w:t xml:space="preserve">Rules for </w:t>
      </w:r>
      <w:r>
        <w:t>a</w:t>
      </w:r>
      <w:r w:rsidRPr="003D6653">
        <w:t xml:space="preserve">ssessing </w:t>
      </w:r>
      <w:r>
        <w:t>p</w:t>
      </w:r>
      <w:r w:rsidRPr="003D6653">
        <w:t xml:space="preserve">rogress towards the </w:t>
      </w:r>
      <w:r>
        <w:t>seven</w:t>
      </w:r>
      <w:r w:rsidRPr="003D6653">
        <w:t xml:space="preserve"> global nutrition targets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087"/>
        <w:gridCol w:w="2322"/>
        <w:gridCol w:w="2323"/>
      </w:tblGrid>
      <w:tr w:rsidR="00734FC8" w:rsidRPr="000D3FB7" w14:paraId="0002C9B1" w14:textId="77777777" w:rsidTr="00540A29">
        <w:trPr>
          <w:tblHeader/>
        </w:trPr>
        <w:tc>
          <w:tcPr>
            <w:tcW w:w="1560" w:type="dxa"/>
            <w:vMerge w:val="restart"/>
            <w:shd w:val="clear" w:color="auto" w:fill="ED7D31" w:themeFill="accent2"/>
            <w:vAlign w:val="bottom"/>
          </w:tcPr>
          <w:p w14:paraId="0CA6835C" w14:textId="77777777" w:rsidR="00734FC8" w:rsidRPr="000D3FB7" w:rsidRDefault="00734FC8" w:rsidP="00540A29">
            <w:pPr>
              <w:spacing w:before="40" w:after="40" w:line="240" w:lineRule="auto"/>
              <w:jc w:val="left"/>
              <w:rPr>
                <w:rFonts w:cstheme="minorHAnsi"/>
                <w:b/>
                <w:bCs/>
                <w:color w:val="FFFFFF" w:themeColor="background1"/>
                <w:sz w:val="20"/>
                <w:szCs w:val="20"/>
              </w:rPr>
            </w:pPr>
            <w:r w:rsidRPr="000D3FB7">
              <w:rPr>
                <w:rFonts w:cstheme="minorHAnsi"/>
                <w:b/>
                <w:bCs/>
                <w:color w:val="FFFFFF" w:themeColor="background1"/>
                <w:sz w:val="20"/>
                <w:szCs w:val="20"/>
              </w:rPr>
              <w:t>Indicator</w:t>
            </w:r>
          </w:p>
        </w:tc>
        <w:tc>
          <w:tcPr>
            <w:tcW w:w="7732" w:type="dxa"/>
            <w:gridSpan w:val="3"/>
            <w:tcBorders>
              <w:bottom w:val="single" w:sz="4" w:space="0" w:color="FFFFFF" w:themeColor="background1"/>
            </w:tcBorders>
            <w:shd w:val="clear" w:color="auto" w:fill="ED7D31" w:themeFill="accent2"/>
          </w:tcPr>
          <w:p w14:paraId="6B0A2A39" w14:textId="77777777" w:rsidR="00734FC8" w:rsidRPr="000D3FB7" w:rsidRDefault="00734FC8" w:rsidP="00540A29">
            <w:pPr>
              <w:spacing w:before="40" w:after="40" w:line="240" w:lineRule="auto"/>
              <w:jc w:val="center"/>
              <w:rPr>
                <w:rFonts w:cstheme="minorHAnsi"/>
                <w:b/>
                <w:bCs/>
                <w:color w:val="FFFFFF" w:themeColor="background1"/>
                <w:sz w:val="20"/>
                <w:szCs w:val="20"/>
              </w:rPr>
            </w:pPr>
            <w:r w:rsidRPr="000D3FB7">
              <w:rPr>
                <w:rFonts w:cstheme="minorHAnsi"/>
                <w:b/>
                <w:bCs/>
                <w:color w:val="FFFFFF" w:themeColor="background1"/>
                <w:sz w:val="20"/>
                <w:szCs w:val="20"/>
              </w:rPr>
              <w:t xml:space="preserve">Progress </w:t>
            </w:r>
            <w:r>
              <w:rPr>
                <w:rFonts w:cstheme="minorHAnsi"/>
                <w:b/>
                <w:bCs/>
                <w:color w:val="FFFFFF" w:themeColor="background1"/>
                <w:sz w:val="20"/>
                <w:szCs w:val="20"/>
              </w:rPr>
              <w:t>a</w:t>
            </w:r>
            <w:r w:rsidRPr="000D3FB7">
              <w:rPr>
                <w:rFonts w:cstheme="minorHAnsi"/>
                <w:b/>
                <w:bCs/>
                <w:color w:val="FFFFFF" w:themeColor="background1"/>
                <w:sz w:val="20"/>
                <w:szCs w:val="20"/>
              </w:rPr>
              <w:t>ssessments</w:t>
            </w:r>
          </w:p>
        </w:tc>
      </w:tr>
      <w:tr w:rsidR="00734FC8" w:rsidRPr="000D3FB7" w14:paraId="3C2749D1" w14:textId="77777777" w:rsidTr="00540A29">
        <w:trPr>
          <w:tblHeader/>
        </w:trPr>
        <w:tc>
          <w:tcPr>
            <w:tcW w:w="1560" w:type="dxa"/>
            <w:vMerge/>
            <w:shd w:val="clear" w:color="auto" w:fill="ED7D31" w:themeFill="accent2"/>
          </w:tcPr>
          <w:p w14:paraId="06003DE2" w14:textId="77777777" w:rsidR="00734FC8" w:rsidRPr="000D3FB7" w:rsidRDefault="00734FC8" w:rsidP="00540A29">
            <w:pPr>
              <w:spacing w:before="40" w:after="40" w:line="240" w:lineRule="auto"/>
              <w:jc w:val="left"/>
              <w:rPr>
                <w:rFonts w:cstheme="minorHAnsi"/>
                <w:b/>
                <w:bCs/>
                <w:color w:val="FFFFFF" w:themeColor="background1"/>
                <w:sz w:val="20"/>
                <w:szCs w:val="20"/>
              </w:rPr>
            </w:pPr>
          </w:p>
        </w:tc>
        <w:tc>
          <w:tcPr>
            <w:tcW w:w="3087" w:type="dxa"/>
            <w:tcBorders>
              <w:top w:val="single" w:sz="4" w:space="0" w:color="FFFFFF" w:themeColor="background1"/>
            </w:tcBorders>
            <w:shd w:val="clear" w:color="auto" w:fill="ED7D31" w:themeFill="accent2"/>
          </w:tcPr>
          <w:p w14:paraId="5252AB84" w14:textId="77777777" w:rsidR="00734FC8" w:rsidRPr="000D3FB7" w:rsidRDefault="00734FC8" w:rsidP="00540A29">
            <w:pPr>
              <w:spacing w:before="40" w:after="40" w:line="240" w:lineRule="auto"/>
              <w:jc w:val="left"/>
              <w:rPr>
                <w:rFonts w:cstheme="minorHAnsi"/>
                <w:b/>
                <w:bCs/>
                <w:color w:val="FFFFFF" w:themeColor="background1"/>
                <w:sz w:val="20"/>
                <w:szCs w:val="20"/>
              </w:rPr>
            </w:pPr>
            <w:r w:rsidRPr="000D3FB7">
              <w:rPr>
                <w:rFonts w:cstheme="minorHAnsi"/>
                <w:b/>
                <w:bCs/>
                <w:color w:val="FFFFFF" w:themeColor="background1"/>
                <w:sz w:val="20"/>
                <w:szCs w:val="20"/>
              </w:rPr>
              <w:t>On track</w:t>
            </w:r>
          </w:p>
        </w:tc>
        <w:tc>
          <w:tcPr>
            <w:tcW w:w="2322" w:type="dxa"/>
            <w:tcBorders>
              <w:top w:val="single" w:sz="4" w:space="0" w:color="FFFFFF" w:themeColor="background1"/>
            </w:tcBorders>
            <w:shd w:val="clear" w:color="auto" w:fill="ED7D31" w:themeFill="accent2"/>
          </w:tcPr>
          <w:p w14:paraId="488AD944" w14:textId="77777777" w:rsidR="00734FC8" w:rsidRPr="000D3FB7" w:rsidRDefault="00734FC8" w:rsidP="00540A29">
            <w:pPr>
              <w:spacing w:before="40" w:after="40" w:line="240" w:lineRule="auto"/>
              <w:jc w:val="left"/>
              <w:rPr>
                <w:rFonts w:cstheme="minorHAnsi"/>
                <w:b/>
                <w:bCs/>
                <w:color w:val="FFFFFF" w:themeColor="background1"/>
                <w:sz w:val="20"/>
                <w:szCs w:val="20"/>
              </w:rPr>
            </w:pPr>
            <w:r w:rsidRPr="000D3FB7">
              <w:rPr>
                <w:rFonts w:cstheme="minorHAnsi"/>
                <w:b/>
                <w:bCs/>
                <w:color w:val="FFFFFF" w:themeColor="background1"/>
                <w:sz w:val="20"/>
                <w:szCs w:val="20"/>
              </w:rPr>
              <w:t>Off track</w:t>
            </w:r>
          </w:p>
        </w:tc>
        <w:tc>
          <w:tcPr>
            <w:tcW w:w="2323" w:type="dxa"/>
            <w:tcBorders>
              <w:top w:val="single" w:sz="4" w:space="0" w:color="FFFFFF" w:themeColor="background1"/>
            </w:tcBorders>
            <w:shd w:val="clear" w:color="auto" w:fill="ED7D31" w:themeFill="accent2"/>
          </w:tcPr>
          <w:p w14:paraId="11BDDF2C" w14:textId="77777777" w:rsidR="00734FC8" w:rsidRPr="000D3FB7" w:rsidRDefault="00734FC8" w:rsidP="00540A29">
            <w:pPr>
              <w:spacing w:before="40" w:after="40" w:line="240" w:lineRule="auto"/>
              <w:jc w:val="left"/>
              <w:rPr>
                <w:rFonts w:cstheme="minorHAnsi"/>
                <w:b/>
                <w:bCs/>
                <w:color w:val="FFFFFF" w:themeColor="background1"/>
                <w:sz w:val="20"/>
                <w:szCs w:val="20"/>
              </w:rPr>
            </w:pPr>
            <w:r w:rsidRPr="000D3FB7">
              <w:rPr>
                <w:rFonts w:cstheme="minorHAnsi"/>
                <w:b/>
                <w:bCs/>
                <w:color w:val="FFFFFF" w:themeColor="background1"/>
                <w:sz w:val="20"/>
                <w:szCs w:val="20"/>
              </w:rPr>
              <w:t>Assessment not possible</w:t>
            </w:r>
          </w:p>
        </w:tc>
      </w:tr>
      <w:tr w:rsidR="00734FC8" w:rsidRPr="000D3FB7" w14:paraId="177D052C" w14:textId="77777777" w:rsidTr="00540A29">
        <w:trPr>
          <w:tblHeader/>
        </w:trPr>
        <w:tc>
          <w:tcPr>
            <w:tcW w:w="1560" w:type="dxa"/>
            <w:tcBorders>
              <w:bottom w:val="single" w:sz="4" w:space="0" w:color="767171" w:themeColor="background2" w:themeShade="80"/>
            </w:tcBorders>
          </w:tcPr>
          <w:p w14:paraId="4A479E8F" w14:textId="77777777" w:rsidR="00734FC8" w:rsidRPr="000D3FB7" w:rsidRDefault="00734FC8" w:rsidP="00540A29">
            <w:pPr>
              <w:spacing w:before="40" w:after="40" w:line="240" w:lineRule="auto"/>
              <w:jc w:val="left"/>
              <w:rPr>
                <w:rFonts w:cstheme="minorHAnsi"/>
                <w:b/>
                <w:bCs/>
                <w:sz w:val="20"/>
                <w:szCs w:val="20"/>
              </w:rPr>
            </w:pPr>
            <w:r w:rsidRPr="000D3FB7">
              <w:rPr>
                <w:rFonts w:cstheme="minorHAnsi"/>
                <w:b/>
                <w:bCs/>
                <w:sz w:val="20"/>
                <w:szCs w:val="20"/>
              </w:rPr>
              <w:t>Stunting</w:t>
            </w:r>
          </w:p>
        </w:tc>
        <w:tc>
          <w:tcPr>
            <w:tcW w:w="3087" w:type="dxa"/>
            <w:tcBorders>
              <w:bottom w:val="single" w:sz="4" w:space="0" w:color="767171" w:themeColor="background2" w:themeShade="80"/>
            </w:tcBorders>
          </w:tcPr>
          <w:p w14:paraId="389AA04D"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 xml:space="preserve">Lower limit of latest prevalence below 3% </w:t>
            </w:r>
          </w:p>
          <w:p w14:paraId="1F048756"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OR</w:t>
            </w:r>
          </w:p>
          <w:p w14:paraId="0BC8AE29" w14:textId="77777777" w:rsidR="00734FC8" w:rsidRPr="000D3FB7" w:rsidRDefault="00734FC8" w:rsidP="00540A29">
            <w:pPr>
              <w:spacing w:before="40" w:after="40" w:line="240" w:lineRule="auto"/>
              <w:jc w:val="left"/>
              <w:rPr>
                <w:rFonts w:cstheme="minorHAnsi"/>
                <w:sz w:val="20"/>
                <w:szCs w:val="20"/>
              </w:rPr>
            </w:pPr>
            <w:r>
              <w:rPr>
                <w:rFonts w:cstheme="minorHAnsi"/>
                <w:sz w:val="20"/>
                <w:szCs w:val="20"/>
              </w:rPr>
              <w:t>C</w:t>
            </w:r>
            <w:r w:rsidRPr="000D3FB7">
              <w:rPr>
                <w:rFonts w:cstheme="minorHAnsi"/>
                <w:sz w:val="20"/>
                <w:szCs w:val="20"/>
              </w:rPr>
              <w:t>urrent AARR</w:t>
            </w:r>
            <w:r>
              <w:rPr>
                <w:rFonts w:cstheme="minorHAnsi"/>
                <w:sz w:val="20"/>
                <w:szCs w:val="20"/>
              </w:rPr>
              <w:t xml:space="preserve"> </w:t>
            </w:r>
            <w:r w:rsidRPr="000D3FB7">
              <w:rPr>
                <w:rFonts w:cstheme="minorHAnsi"/>
                <w:sz w:val="20"/>
                <w:szCs w:val="20"/>
              </w:rPr>
              <w:t>≥ required AARR</w:t>
            </w:r>
          </w:p>
        </w:tc>
        <w:tc>
          <w:tcPr>
            <w:tcW w:w="2322" w:type="dxa"/>
            <w:tcBorders>
              <w:bottom w:val="single" w:sz="4" w:space="0" w:color="767171" w:themeColor="background2" w:themeShade="80"/>
            </w:tcBorders>
          </w:tcPr>
          <w:p w14:paraId="2CCE0C0D"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Current AARR &lt; required AARR</w:t>
            </w:r>
          </w:p>
        </w:tc>
        <w:tc>
          <w:tcPr>
            <w:tcW w:w="2323" w:type="dxa"/>
            <w:tcBorders>
              <w:bottom w:val="single" w:sz="4" w:space="0" w:color="767171" w:themeColor="background2" w:themeShade="80"/>
            </w:tcBorders>
          </w:tcPr>
          <w:p w14:paraId="77B10831"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Country did not have input data to contribute to the modelling exercise</w:t>
            </w:r>
            <w:r>
              <w:rPr>
                <w:rFonts w:cstheme="minorHAnsi"/>
                <w:sz w:val="20"/>
                <w:szCs w:val="20"/>
              </w:rPr>
              <w:t>.</w:t>
            </w:r>
            <w:r w:rsidRPr="000D3FB7">
              <w:rPr>
                <w:rFonts w:cstheme="minorHAnsi"/>
                <w:sz w:val="20"/>
                <w:szCs w:val="20"/>
              </w:rPr>
              <w:t xml:space="preserve"> </w:t>
            </w:r>
          </w:p>
          <w:p w14:paraId="5D9425DA"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Country did not have input data after 1999.</w:t>
            </w:r>
          </w:p>
        </w:tc>
      </w:tr>
      <w:tr w:rsidR="00734FC8" w:rsidRPr="000D3FB7" w14:paraId="04892271" w14:textId="77777777" w:rsidTr="00540A29">
        <w:trPr>
          <w:tblHeader/>
        </w:trPr>
        <w:tc>
          <w:tcPr>
            <w:tcW w:w="1560" w:type="dxa"/>
            <w:tcBorders>
              <w:top w:val="single" w:sz="4" w:space="0" w:color="767171" w:themeColor="background2" w:themeShade="80"/>
              <w:bottom w:val="single" w:sz="4" w:space="0" w:color="767171" w:themeColor="background2" w:themeShade="80"/>
            </w:tcBorders>
          </w:tcPr>
          <w:p w14:paraId="323C2ED2" w14:textId="77777777" w:rsidR="00734FC8" w:rsidRPr="000D3FB7" w:rsidRDefault="00734FC8" w:rsidP="00540A29">
            <w:pPr>
              <w:spacing w:before="40" w:after="40" w:line="240" w:lineRule="auto"/>
              <w:jc w:val="left"/>
              <w:rPr>
                <w:rFonts w:cstheme="minorHAnsi"/>
                <w:b/>
                <w:bCs/>
                <w:sz w:val="20"/>
                <w:szCs w:val="20"/>
              </w:rPr>
            </w:pPr>
            <w:r w:rsidRPr="000D3FB7">
              <w:rPr>
                <w:rFonts w:cstheme="minorHAnsi"/>
                <w:b/>
                <w:bCs/>
                <w:sz w:val="20"/>
                <w:szCs w:val="20"/>
              </w:rPr>
              <w:t>Anaemia</w:t>
            </w:r>
          </w:p>
        </w:tc>
        <w:tc>
          <w:tcPr>
            <w:tcW w:w="3087" w:type="dxa"/>
            <w:tcBorders>
              <w:top w:val="single" w:sz="4" w:space="0" w:color="767171" w:themeColor="background2" w:themeShade="80"/>
              <w:bottom w:val="single" w:sz="4" w:space="0" w:color="767171" w:themeColor="background2" w:themeShade="80"/>
            </w:tcBorders>
          </w:tcPr>
          <w:p w14:paraId="49DCECDB"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Current AARR</w:t>
            </w:r>
            <w:r>
              <w:rPr>
                <w:rFonts w:cstheme="minorHAnsi"/>
                <w:sz w:val="20"/>
                <w:szCs w:val="20"/>
              </w:rPr>
              <w:t xml:space="preserve"> </w:t>
            </w:r>
            <w:r w:rsidRPr="000D3FB7">
              <w:rPr>
                <w:rFonts w:cstheme="minorHAnsi"/>
                <w:sz w:val="20"/>
                <w:szCs w:val="20"/>
              </w:rPr>
              <w:t>≥ required AARR (3.78% per year)</w:t>
            </w:r>
          </w:p>
        </w:tc>
        <w:tc>
          <w:tcPr>
            <w:tcW w:w="2322" w:type="dxa"/>
            <w:tcBorders>
              <w:top w:val="single" w:sz="4" w:space="0" w:color="767171" w:themeColor="background2" w:themeShade="80"/>
              <w:bottom w:val="single" w:sz="4" w:space="0" w:color="767171" w:themeColor="background2" w:themeShade="80"/>
            </w:tcBorders>
          </w:tcPr>
          <w:p w14:paraId="3B775ABC"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Current AARR &lt; required AARR (3.78% per year)</w:t>
            </w:r>
          </w:p>
        </w:tc>
        <w:tc>
          <w:tcPr>
            <w:tcW w:w="2323" w:type="dxa"/>
            <w:tcBorders>
              <w:top w:val="single" w:sz="4" w:space="0" w:color="767171" w:themeColor="background2" w:themeShade="80"/>
              <w:bottom w:val="single" w:sz="4" w:space="0" w:color="767171" w:themeColor="background2" w:themeShade="80"/>
            </w:tcBorders>
          </w:tcPr>
          <w:p w14:paraId="6CE0BB95"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Country did not have input data to contribute to the modelling exercise.</w:t>
            </w:r>
          </w:p>
        </w:tc>
      </w:tr>
      <w:tr w:rsidR="00734FC8" w:rsidRPr="000D3FB7" w14:paraId="24986523" w14:textId="77777777" w:rsidTr="00540A29">
        <w:trPr>
          <w:tblHeader/>
        </w:trPr>
        <w:tc>
          <w:tcPr>
            <w:tcW w:w="1560" w:type="dxa"/>
            <w:tcBorders>
              <w:top w:val="single" w:sz="4" w:space="0" w:color="767171" w:themeColor="background2" w:themeShade="80"/>
              <w:bottom w:val="single" w:sz="4" w:space="0" w:color="767171" w:themeColor="background2" w:themeShade="80"/>
            </w:tcBorders>
          </w:tcPr>
          <w:p w14:paraId="1BFAFE54" w14:textId="77777777" w:rsidR="00734FC8" w:rsidRPr="000D3FB7" w:rsidRDefault="00734FC8" w:rsidP="00540A29">
            <w:pPr>
              <w:spacing w:before="40" w:after="40" w:line="240" w:lineRule="auto"/>
              <w:jc w:val="left"/>
              <w:rPr>
                <w:rFonts w:cstheme="minorHAnsi"/>
                <w:b/>
                <w:bCs/>
                <w:sz w:val="20"/>
                <w:szCs w:val="20"/>
              </w:rPr>
            </w:pPr>
            <w:r w:rsidRPr="000D3FB7">
              <w:rPr>
                <w:rFonts w:cstheme="minorHAnsi"/>
                <w:b/>
                <w:bCs/>
                <w:sz w:val="20"/>
                <w:szCs w:val="20"/>
              </w:rPr>
              <w:t>Low birthweight</w:t>
            </w:r>
          </w:p>
        </w:tc>
        <w:tc>
          <w:tcPr>
            <w:tcW w:w="3087" w:type="dxa"/>
            <w:tcBorders>
              <w:top w:val="single" w:sz="4" w:space="0" w:color="767171" w:themeColor="background2" w:themeShade="80"/>
              <w:bottom w:val="single" w:sz="4" w:space="0" w:color="767171" w:themeColor="background2" w:themeShade="80"/>
            </w:tcBorders>
          </w:tcPr>
          <w:p w14:paraId="06FB959D"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 xml:space="preserve">Point estimate of latest prevalence below 5% </w:t>
            </w:r>
          </w:p>
          <w:p w14:paraId="7CA76B3E"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OR</w:t>
            </w:r>
          </w:p>
          <w:p w14:paraId="3DCA271B" w14:textId="77777777" w:rsidR="00734FC8" w:rsidRPr="000D3FB7" w:rsidRDefault="00734FC8" w:rsidP="00540A29">
            <w:pPr>
              <w:spacing w:before="40" w:after="40" w:line="240" w:lineRule="auto"/>
              <w:jc w:val="left"/>
              <w:rPr>
                <w:rFonts w:cstheme="minorHAnsi"/>
                <w:sz w:val="20"/>
                <w:szCs w:val="20"/>
              </w:rPr>
            </w:pPr>
            <w:r>
              <w:rPr>
                <w:rFonts w:cstheme="minorHAnsi"/>
                <w:sz w:val="20"/>
                <w:szCs w:val="20"/>
              </w:rPr>
              <w:t>C</w:t>
            </w:r>
            <w:r w:rsidRPr="000D3FB7">
              <w:rPr>
                <w:rFonts w:cstheme="minorHAnsi"/>
                <w:sz w:val="20"/>
                <w:szCs w:val="20"/>
              </w:rPr>
              <w:t>urrent AARR ≥ required AARR (1.96% per year)</w:t>
            </w:r>
          </w:p>
        </w:tc>
        <w:tc>
          <w:tcPr>
            <w:tcW w:w="2322" w:type="dxa"/>
            <w:tcBorders>
              <w:top w:val="single" w:sz="4" w:space="0" w:color="767171" w:themeColor="background2" w:themeShade="80"/>
              <w:bottom w:val="single" w:sz="4" w:space="0" w:color="767171" w:themeColor="background2" w:themeShade="80"/>
            </w:tcBorders>
          </w:tcPr>
          <w:p w14:paraId="0F4AFAC6"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Current AARR &lt; required AARR (1.96% per year)</w:t>
            </w:r>
          </w:p>
        </w:tc>
        <w:tc>
          <w:tcPr>
            <w:tcW w:w="2323" w:type="dxa"/>
            <w:tcBorders>
              <w:top w:val="single" w:sz="4" w:space="0" w:color="767171" w:themeColor="background2" w:themeShade="80"/>
              <w:bottom w:val="single" w:sz="4" w:space="0" w:color="767171" w:themeColor="background2" w:themeShade="80"/>
            </w:tcBorders>
          </w:tcPr>
          <w:p w14:paraId="4A8327BD"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Country did not have input data to contribute to the modelling exercise.</w:t>
            </w:r>
          </w:p>
        </w:tc>
      </w:tr>
      <w:tr w:rsidR="00734FC8" w:rsidRPr="000D3FB7" w14:paraId="7A94CAE8" w14:textId="77777777" w:rsidTr="00540A29">
        <w:trPr>
          <w:tblHeader/>
        </w:trPr>
        <w:tc>
          <w:tcPr>
            <w:tcW w:w="1560" w:type="dxa"/>
            <w:tcBorders>
              <w:top w:val="single" w:sz="4" w:space="0" w:color="767171" w:themeColor="background2" w:themeShade="80"/>
              <w:bottom w:val="single" w:sz="4" w:space="0" w:color="767171" w:themeColor="background2" w:themeShade="80"/>
            </w:tcBorders>
          </w:tcPr>
          <w:p w14:paraId="056CC3A3" w14:textId="77777777" w:rsidR="00734FC8" w:rsidRPr="000D3FB7" w:rsidRDefault="00734FC8" w:rsidP="00540A29">
            <w:pPr>
              <w:spacing w:before="40" w:after="40" w:line="240" w:lineRule="auto"/>
              <w:jc w:val="left"/>
              <w:rPr>
                <w:rFonts w:cstheme="minorHAnsi"/>
                <w:b/>
                <w:bCs/>
                <w:sz w:val="20"/>
                <w:szCs w:val="20"/>
              </w:rPr>
            </w:pPr>
            <w:r w:rsidRPr="000D3FB7">
              <w:rPr>
                <w:rFonts w:cstheme="minorHAnsi"/>
                <w:b/>
                <w:bCs/>
                <w:sz w:val="20"/>
                <w:szCs w:val="20"/>
              </w:rPr>
              <w:t>Exclusive breastfeeding</w:t>
            </w:r>
            <w:r w:rsidRPr="000D3FB7">
              <w:t>*</w:t>
            </w:r>
          </w:p>
        </w:tc>
        <w:tc>
          <w:tcPr>
            <w:tcW w:w="3087" w:type="dxa"/>
            <w:tcBorders>
              <w:top w:val="single" w:sz="4" w:space="0" w:color="767171" w:themeColor="background2" w:themeShade="80"/>
              <w:bottom w:val="single" w:sz="4" w:space="0" w:color="767171" w:themeColor="background2" w:themeShade="80"/>
            </w:tcBorders>
          </w:tcPr>
          <w:p w14:paraId="389A087A"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 xml:space="preserve">Point </w:t>
            </w:r>
            <w:r>
              <w:rPr>
                <w:rFonts w:cstheme="minorHAnsi"/>
                <w:sz w:val="20"/>
                <w:szCs w:val="20"/>
              </w:rPr>
              <w:t>e</w:t>
            </w:r>
            <w:r w:rsidRPr="000D3FB7">
              <w:rPr>
                <w:rFonts w:cstheme="minorHAnsi"/>
                <w:sz w:val="20"/>
                <w:szCs w:val="20"/>
              </w:rPr>
              <w:t>stimate of latest prevalence (2013</w:t>
            </w:r>
            <w:r>
              <w:rPr>
                <w:rFonts w:cstheme="minorHAnsi"/>
                <w:sz w:val="20"/>
                <w:szCs w:val="20"/>
              </w:rPr>
              <w:t xml:space="preserve"> </w:t>
            </w:r>
            <w:r w:rsidRPr="000D3FB7">
              <w:rPr>
                <w:rFonts w:cstheme="minorHAnsi"/>
                <w:sz w:val="20"/>
                <w:szCs w:val="20"/>
              </w:rPr>
              <w:t xml:space="preserve">onwards) below 30% </w:t>
            </w:r>
          </w:p>
          <w:p w14:paraId="0843F602"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OR</w:t>
            </w:r>
          </w:p>
          <w:p w14:paraId="32415B5B" w14:textId="77777777" w:rsidR="00734FC8" w:rsidRPr="000D3FB7" w:rsidRDefault="00734FC8" w:rsidP="00540A29">
            <w:pPr>
              <w:spacing w:before="40" w:after="40" w:line="240" w:lineRule="auto"/>
              <w:jc w:val="left"/>
              <w:rPr>
                <w:rFonts w:cstheme="minorHAnsi"/>
                <w:sz w:val="20"/>
                <w:szCs w:val="20"/>
              </w:rPr>
            </w:pPr>
            <w:r>
              <w:rPr>
                <w:rFonts w:cstheme="minorHAnsi"/>
                <w:sz w:val="20"/>
                <w:szCs w:val="20"/>
              </w:rPr>
              <w:t>C</w:t>
            </w:r>
            <w:r w:rsidRPr="000D3FB7">
              <w:rPr>
                <w:rFonts w:cstheme="minorHAnsi"/>
                <w:sz w:val="20"/>
                <w:szCs w:val="20"/>
              </w:rPr>
              <w:t>urrent AARR ≥ required AARR</w:t>
            </w:r>
          </w:p>
        </w:tc>
        <w:tc>
          <w:tcPr>
            <w:tcW w:w="2322" w:type="dxa"/>
            <w:tcBorders>
              <w:top w:val="single" w:sz="4" w:space="0" w:color="767171" w:themeColor="background2" w:themeShade="80"/>
              <w:bottom w:val="single" w:sz="4" w:space="0" w:color="767171" w:themeColor="background2" w:themeShade="80"/>
            </w:tcBorders>
          </w:tcPr>
          <w:p w14:paraId="105A877B"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Current AARR &lt; required AARR</w:t>
            </w:r>
          </w:p>
        </w:tc>
        <w:tc>
          <w:tcPr>
            <w:tcW w:w="2323" w:type="dxa"/>
            <w:tcBorders>
              <w:top w:val="single" w:sz="4" w:space="0" w:color="767171" w:themeColor="background2" w:themeShade="80"/>
              <w:bottom w:val="single" w:sz="4" w:space="0" w:color="767171" w:themeColor="background2" w:themeShade="80"/>
            </w:tcBorders>
          </w:tcPr>
          <w:p w14:paraId="7C0C2FDA"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Country does not have at least 2 data points with one of the data points after the baseline period of 2005–2012.</w:t>
            </w:r>
          </w:p>
        </w:tc>
      </w:tr>
      <w:tr w:rsidR="00734FC8" w:rsidRPr="000D3FB7" w14:paraId="71613AF7" w14:textId="77777777" w:rsidTr="00540A29">
        <w:trPr>
          <w:tblHeader/>
        </w:trPr>
        <w:tc>
          <w:tcPr>
            <w:tcW w:w="1560" w:type="dxa"/>
            <w:tcBorders>
              <w:top w:val="single" w:sz="4" w:space="0" w:color="767171" w:themeColor="background2" w:themeShade="80"/>
              <w:bottom w:val="single" w:sz="4" w:space="0" w:color="767171" w:themeColor="background2" w:themeShade="80"/>
            </w:tcBorders>
          </w:tcPr>
          <w:p w14:paraId="39392B21" w14:textId="77777777" w:rsidR="00734FC8" w:rsidRPr="000D3FB7" w:rsidRDefault="00734FC8" w:rsidP="00540A29">
            <w:pPr>
              <w:spacing w:before="40" w:after="40" w:line="240" w:lineRule="auto"/>
              <w:jc w:val="left"/>
              <w:rPr>
                <w:rFonts w:cstheme="minorHAnsi"/>
                <w:b/>
                <w:bCs/>
                <w:sz w:val="20"/>
                <w:szCs w:val="20"/>
              </w:rPr>
            </w:pPr>
            <w:r w:rsidRPr="000D3FB7">
              <w:rPr>
                <w:rFonts w:cstheme="minorHAnsi"/>
                <w:b/>
                <w:bCs/>
                <w:sz w:val="20"/>
                <w:szCs w:val="20"/>
              </w:rPr>
              <w:t>Overweight</w:t>
            </w:r>
          </w:p>
        </w:tc>
        <w:tc>
          <w:tcPr>
            <w:tcW w:w="3087" w:type="dxa"/>
            <w:tcBorders>
              <w:top w:val="single" w:sz="4" w:space="0" w:color="767171" w:themeColor="background2" w:themeShade="80"/>
              <w:bottom w:val="single" w:sz="4" w:space="0" w:color="767171" w:themeColor="background2" w:themeShade="80"/>
            </w:tcBorders>
          </w:tcPr>
          <w:p w14:paraId="61386CC6"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 xml:space="preserve">Point </w:t>
            </w:r>
            <w:r>
              <w:rPr>
                <w:rFonts w:cstheme="minorHAnsi"/>
                <w:sz w:val="20"/>
                <w:szCs w:val="20"/>
              </w:rPr>
              <w:t>e</w:t>
            </w:r>
            <w:r w:rsidRPr="000D3FB7">
              <w:rPr>
                <w:rFonts w:cstheme="minorHAnsi"/>
                <w:sz w:val="20"/>
                <w:szCs w:val="20"/>
              </w:rPr>
              <w:t xml:space="preserve">stimate of latest prevalence below 3% </w:t>
            </w:r>
          </w:p>
          <w:p w14:paraId="4CB1D553"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OR</w:t>
            </w:r>
          </w:p>
          <w:p w14:paraId="5D51B27C" w14:textId="77777777" w:rsidR="00734FC8" w:rsidRPr="000D3FB7" w:rsidRDefault="00734FC8" w:rsidP="00540A29">
            <w:pPr>
              <w:spacing w:before="40" w:after="40" w:line="240" w:lineRule="auto"/>
              <w:jc w:val="left"/>
              <w:rPr>
                <w:rFonts w:cstheme="minorHAnsi"/>
                <w:sz w:val="20"/>
                <w:szCs w:val="20"/>
              </w:rPr>
            </w:pPr>
            <w:r>
              <w:rPr>
                <w:rFonts w:cstheme="minorHAnsi"/>
                <w:sz w:val="20"/>
                <w:szCs w:val="20"/>
              </w:rPr>
              <w:t>C</w:t>
            </w:r>
            <w:r w:rsidRPr="000D3FB7">
              <w:rPr>
                <w:rFonts w:cstheme="minorHAnsi"/>
                <w:sz w:val="20"/>
                <w:szCs w:val="20"/>
              </w:rPr>
              <w:t>urrent AARR ≥ required AARR</w:t>
            </w:r>
          </w:p>
        </w:tc>
        <w:tc>
          <w:tcPr>
            <w:tcW w:w="2322" w:type="dxa"/>
            <w:tcBorders>
              <w:top w:val="single" w:sz="4" w:space="0" w:color="767171" w:themeColor="background2" w:themeShade="80"/>
              <w:bottom w:val="single" w:sz="4" w:space="0" w:color="767171" w:themeColor="background2" w:themeShade="80"/>
            </w:tcBorders>
          </w:tcPr>
          <w:p w14:paraId="22391704"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 xml:space="preserve">Current AARR &lt; required AARR </w:t>
            </w:r>
          </w:p>
        </w:tc>
        <w:tc>
          <w:tcPr>
            <w:tcW w:w="2323" w:type="dxa"/>
            <w:tcBorders>
              <w:top w:val="single" w:sz="4" w:space="0" w:color="767171" w:themeColor="background2" w:themeShade="80"/>
              <w:bottom w:val="single" w:sz="4" w:space="0" w:color="767171" w:themeColor="background2" w:themeShade="80"/>
            </w:tcBorders>
          </w:tcPr>
          <w:p w14:paraId="0334B160"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Country did not have input data to contribute to the modelling exercise</w:t>
            </w:r>
            <w:r>
              <w:rPr>
                <w:rFonts w:cstheme="minorHAnsi"/>
                <w:sz w:val="20"/>
                <w:szCs w:val="20"/>
              </w:rPr>
              <w:t>.</w:t>
            </w:r>
            <w:r w:rsidRPr="000D3FB7">
              <w:rPr>
                <w:rFonts w:cstheme="minorHAnsi"/>
                <w:sz w:val="20"/>
                <w:szCs w:val="20"/>
              </w:rPr>
              <w:t xml:space="preserve"> </w:t>
            </w:r>
          </w:p>
          <w:p w14:paraId="178556D7"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Country did not have input data after 1999.</w:t>
            </w:r>
          </w:p>
        </w:tc>
      </w:tr>
      <w:tr w:rsidR="00734FC8" w:rsidRPr="000D3FB7" w14:paraId="21016402" w14:textId="77777777" w:rsidTr="00540A29">
        <w:trPr>
          <w:tblHeader/>
        </w:trPr>
        <w:tc>
          <w:tcPr>
            <w:tcW w:w="1560" w:type="dxa"/>
            <w:tcBorders>
              <w:top w:val="single" w:sz="4" w:space="0" w:color="767171" w:themeColor="background2" w:themeShade="80"/>
              <w:bottom w:val="single" w:sz="4" w:space="0" w:color="767171" w:themeColor="background2" w:themeShade="80"/>
            </w:tcBorders>
          </w:tcPr>
          <w:p w14:paraId="3A2003CD" w14:textId="77777777" w:rsidR="00734FC8" w:rsidRPr="000D3FB7" w:rsidRDefault="00734FC8" w:rsidP="00540A29">
            <w:pPr>
              <w:spacing w:before="40" w:after="40" w:line="240" w:lineRule="auto"/>
              <w:jc w:val="left"/>
              <w:rPr>
                <w:rFonts w:cstheme="minorHAnsi"/>
                <w:b/>
                <w:bCs/>
                <w:sz w:val="20"/>
                <w:szCs w:val="20"/>
              </w:rPr>
            </w:pPr>
            <w:r w:rsidRPr="000D3FB7">
              <w:rPr>
                <w:rFonts w:cstheme="minorHAnsi"/>
                <w:b/>
                <w:bCs/>
                <w:sz w:val="20"/>
                <w:szCs w:val="20"/>
              </w:rPr>
              <w:t>Wasting</w:t>
            </w:r>
          </w:p>
        </w:tc>
        <w:tc>
          <w:tcPr>
            <w:tcW w:w="3087" w:type="dxa"/>
            <w:tcBorders>
              <w:top w:val="single" w:sz="4" w:space="0" w:color="767171" w:themeColor="background2" w:themeShade="80"/>
              <w:bottom w:val="single" w:sz="4" w:space="0" w:color="767171" w:themeColor="background2" w:themeShade="80"/>
            </w:tcBorders>
          </w:tcPr>
          <w:p w14:paraId="793EA2DD"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 xml:space="preserve">Point </w:t>
            </w:r>
            <w:r>
              <w:rPr>
                <w:rFonts w:cstheme="minorHAnsi"/>
                <w:sz w:val="20"/>
                <w:szCs w:val="20"/>
              </w:rPr>
              <w:t>e</w:t>
            </w:r>
            <w:r w:rsidRPr="000D3FB7">
              <w:rPr>
                <w:rFonts w:cstheme="minorHAnsi"/>
                <w:sz w:val="20"/>
                <w:szCs w:val="20"/>
              </w:rPr>
              <w:t xml:space="preserve">stimate of latest prevalence (2013–onwards) below 3% </w:t>
            </w:r>
          </w:p>
          <w:p w14:paraId="72FAFEDB"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OR</w:t>
            </w:r>
          </w:p>
          <w:p w14:paraId="220FFA17" w14:textId="77777777" w:rsidR="00734FC8" w:rsidRPr="000D3FB7" w:rsidRDefault="00734FC8" w:rsidP="00540A29">
            <w:pPr>
              <w:spacing w:before="40" w:after="40" w:line="240" w:lineRule="auto"/>
              <w:jc w:val="left"/>
              <w:rPr>
                <w:rFonts w:cstheme="minorHAnsi"/>
                <w:sz w:val="20"/>
                <w:szCs w:val="20"/>
              </w:rPr>
            </w:pPr>
            <w:r>
              <w:rPr>
                <w:rFonts w:cstheme="minorHAnsi"/>
                <w:sz w:val="20"/>
                <w:szCs w:val="20"/>
              </w:rPr>
              <w:t>C</w:t>
            </w:r>
            <w:r w:rsidRPr="000D3FB7">
              <w:rPr>
                <w:rFonts w:cstheme="minorHAnsi"/>
                <w:sz w:val="20"/>
                <w:szCs w:val="20"/>
              </w:rPr>
              <w:t>urrent AARR ≥ required AARR</w:t>
            </w:r>
          </w:p>
        </w:tc>
        <w:tc>
          <w:tcPr>
            <w:tcW w:w="2322" w:type="dxa"/>
            <w:tcBorders>
              <w:top w:val="single" w:sz="4" w:space="0" w:color="767171" w:themeColor="background2" w:themeShade="80"/>
              <w:bottom w:val="single" w:sz="4" w:space="0" w:color="767171" w:themeColor="background2" w:themeShade="80"/>
            </w:tcBorders>
          </w:tcPr>
          <w:p w14:paraId="59FA18CC"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 xml:space="preserve">Current AARR &lt; required AARR </w:t>
            </w:r>
          </w:p>
        </w:tc>
        <w:tc>
          <w:tcPr>
            <w:tcW w:w="2323" w:type="dxa"/>
            <w:tcBorders>
              <w:top w:val="single" w:sz="4" w:space="0" w:color="767171" w:themeColor="background2" w:themeShade="80"/>
              <w:bottom w:val="single" w:sz="4" w:space="0" w:color="767171" w:themeColor="background2" w:themeShade="80"/>
            </w:tcBorders>
          </w:tcPr>
          <w:p w14:paraId="6A963F25"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Country does not have an estimate.</w:t>
            </w:r>
          </w:p>
        </w:tc>
      </w:tr>
      <w:tr w:rsidR="00734FC8" w:rsidRPr="000D3FB7" w14:paraId="695D730B" w14:textId="77777777" w:rsidTr="00540A29">
        <w:trPr>
          <w:tblHeader/>
        </w:trPr>
        <w:tc>
          <w:tcPr>
            <w:tcW w:w="1560" w:type="dxa"/>
            <w:tcBorders>
              <w:top w:val="single" w:sz="4" w:space="0" w:color="767171" w:themeColor="background2" w:themeShade="80"/>
              <w:bottom w:val="single" w:sz="4" w:space="0" w:color="767171" w:themeColor="background2" w:themeShade="80"/>
            </w:tcBorders>
          </w:tcPr>
          <w:p w14:paraId="4D6653FA" w14:textId="77777777" w:rsidR="00734FC8" w:rsidRPr="000D3FB7" w:rsidRDefault="00734FC8" w:rsidP="00540A29">
            <w:pPr>
              <w:spacing w:before="40" w:after="40" w:line="240" w:lineRule="auto"/>
              <w:jc w:val="left"/>
              <w:rPr>
                <w:rFonts w:cstheme="minorHAnsi"/>
                <w:b/>
                <w:bCs/>
                <w:sz w:val="20"/>
                <w:szCs w:val="20"/>
              </w:rPr>
            </w:pPr>
            <w:r w:rsidRPr="000D3FB7">
              <w:rPr>
                <w:rFonts w:cstheme="minorHAnsi"/>
                <w:b/>
                <w:bCs/>
                <w:sz w:val="20"/>
                <w:szCs w:val="20"/>
              </w:rPr>
              <w:t xml:space="preserve">Adult </w:t>
            </w:r>
            <w:r>
              <w:rPr>
                <w:rFonts w:cstheme="minorHAnsi"/>
                <w:b/>
                <w:bCs/>
                <w:sz w:val="20"/>
                <w:szCs w:val="20"/>
              </w:rPr>
              <w:t>o</w:t>
            </w:r>
            <w:r w:rsidRPr="000D3FB7">
              <w:rPr>
                <w:rFonts w:cstheme="minorHAnsi"/>
                <w:b/>
                <w:bCs/>
                <w:sz w:val="20"/>
                <w:szCs w:val="20"/>
              </w:rPr>
              <w:t>besity</w:t>
            </w:r>
          </w:p>
        </w:tc>
        <w:tc>
          <w:tcPr>
            <w:tcW w:w="3087" w:type="dxa"/>
            <w:tcBorders>
              <w:top w:val="single" w:sz="4" w:space="0" w:color="767171" w:themeColor="background2" w:themeShade="80"/>
              <w:bottom w:val="single" w:sz="4" w:space="0" w:color="767171" w:themeColor="background2" w:themeShade="80"/>
            </w:tcBorders>
          </w:tcPr>
          <w:p w14:paraId="69B080F3"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Posterior probability of a decreasing trend &gt;</w:t>
            </w:r>
            <w:r>
              <w:rPr>
                <w:rFonts w:cstheme="minorHAnsi"/>
                <w:sz w:val="20"/>
                <w:szCs w:val="20"/>
              </w:rPr>
              <w:t xml:space="preserve"> </w:t>
            </w:r>
            <w:r w:rsidRPr="000D3FB7">
              <w:rPr>
                <w:rFonts w:cstheme="minorHAnsi"/>
                <w:sz w:val="20"/>
                <w:szCs w:val="20"/>
              </w:rPr>
              <w:t>0.5</w:t>
            </w:r>
          </w:p>
        </w:tc>
        <w:tc>
          <w:tcPr>
            <w:tcW w:w="2322" w:type="dxa"/>
            <w:tcBorders>
              <w:top w:val="single" w:sz="4" w:space="0" w:color="767171" w:themeColor="background2" w:themeShade="80"/>
              <w:bottom w:val="single" w:sz="4" w:space="0" w:color="767171" w:themeColor="background2" w:themeShade="80"/>
            </w:tcBorders>
          </w:tcPr>
          <w:p w14:paraId="334FD008" w14:textId="77777777" w:rsidR="00734FC8" w:rsidRPr="000D3FB7" w:rsidRDefault="00734FC8" w:rsidP="00540A29">
            <w:pPr>
              <w:spacing w:before="40" w:after="40" w:line="240" w:lineRule="auto"/>
              <w:jc w:val="left"/>
              <w:rPr>
                <w:rFonts w:cstheme="minorHAnsi"/>
                <w:sz w:val="20"/>
                <w:szCs w:val="20"/>
              </w:rPr>
            </w:pPr>
            <w:r w:rsidRPr="000D3FB7">
              <w:rPr>
                <w:rFonts w:cstheme="minorHAnsi"/>
                <w:sz w:val="20"/>
                <w:szCs w:val="20"/>
              </w:rPr>
              <w:t>Posterior probability of a decreasing trend ≤</w:t>
            </w:r>
            <w:r>
              <w:rPr>
                <w:rFonts w:cstheme="minorHAnsi"/>
                <w:sz w:val="20"/>
                <w:szCs w:val="20"/>
              </w:rPr>
              <w:t xml:space="preserve"> </w:t>
            </w:r>
            <w:r w:rsidRPr="000D3FB7">
              <w:rPr>
                <w:rFonts w:cstheme="minorHAnsi"/>
                <w:sz w:val="20"/>
                <w:szCs w:val="20"/>
              </w:rPr>
              <w:t>0.5</w:t>
            </w:r>
          </w:p>
        </w:tc>
        <w:tc>
          <w:tcPr>
            <w:tcW w:w="2323" w:type="dxa"/>
            <w:tcBorders>
              <w:top w:val="single" w:sz="4" w:space="0" w:color="767171" w:themeColor="background2" w:themeShade="80"/>
              <w:bottom w:val="single" w:sz="4" w:space="0" w:color="767171" w:themeColor="background2" w:themeShade="80"/>
            </w:tcBorders>
          </w:tcPr>
          <w:p w14:paraId="17EC9003" w14:textId="77777777" w:rsidR="00734FC8" w:rsidRPr="000D3FB7" w:rsidRDefault="00734FC8" w:rsidP="00540A29">
            <w:pPr>
              <w:spacing w:before="40" w:after="40" w:line="240" w:lineRule="auto"/>
              <w:jc w:val="left"/>
              <w:rPr>
                <w:rFonts w:cstheme="minorHAnsi"/>
                <w:sz w:val="20"/>
                <w:szCs w:val="20"/>
              </w:rPr>
            </w:pPr>
            <w:proofErr w:type="spellStart"/>
            <w:r>
              <w:rPr>
                <w:rFonts w:cstheme="minorHAnsi"/>
                <w:sz w:val="20"/>
                <w:szCs w:val="20"/>
              </w:rPr>
              <w:t>n.a.</w:t>
            </w:r>
            <w:proofErr w:type="spellEnd"/>
          </w:p>
        </w:tc>
      </w:tr>
    </w:tbl>
    <w:p w14:paraId="4113506D" w14:textId="77777777" w:rsidR="00734FC8" w:rsidRPr="000D3FB7" w:rsidRDefault="00734FC8" w:rsidP="00734FC8">
      <w:pPr>
        <w:pStyle w:val="Notes"/>
      </w:pPr>
      <w:r w:rsidRPr="000D3FB7">
        <w:t>NOTE</w:t>
      </w:r>
      <w:r>
        <w:t>S</w:t>
      </w:r>
      <w:r w:rsidRPr="000D3FB7">
        <w:t xml:space="preserve">: </w:t>
      </w:r>
      <w:proofErr w:type="spellStart"/>
      <w:r>
        <w:t>n.a.</w:t>
      </w:r>
      <w:proofErr w:type="spellEnd"/>
      <w:r>
        <w:t xml:space="preserve"> = not available. </w:t>
      </w:r>
      <w:r w:rsidRPr="000D3FB7">
        <w:t>* Progress assessments for exclusive breastfeeding are based on no</w:t>
      </w:r>
      <w:r>
        <w:t>n-</w:t>
      </w:r>
      <w:r w:rsidRPr="000D3FB7">
        <w:t>exclusive breastfeeding (100-exclusive breastfeeding).</w:t>
      </w:r>
    </w:p>
    <w:p w14:paraId="1D0140DD" w14:textId="77777777" w:rsidR="00734FC8" w:rsidRPr="004539CD" w:rsidRDefault="00734FC8" w:rsidP="00734FC8">
      <w:pPr>
        <w:pStyle w:val="Source"/>
        <w:jc w:val="left"/>
      </w:pPr>
      <w:r w:rsidRPr="00E779BE">
        <w:t xml:space="preserve">SOURCE: </w:t>
      </w:r>
      <w:r>
        <w:t>Authors’ (</w:t>
      </w:r>
      <w:r w:rsidRPr="00E779BE">
        <w:t>WHO, UNICEF</w:t>
      </w:r>
      <w:r>
        <w:t>) own elaboration.</w:t>
      </w:r>
    </w:p>
    <w:p w14:paraId="54221AE7" w14:textId="0FDDFB73" w:rsidR="00734FC8" w:rsidRPr="000D3FB7" w:rsidDel="00331DD3" w:rsidRDefault="00734FC8" w:rsidP="00734FC8">
      <w:pPr>
        <w:pStyle w:val="Heading3"/>
        <w:rPr>
          <w:del w:id="75" w:author="Joel Conkle" w:date="2025-05-12T16:50:00Z"/>
        </w:rPr>
      </w:pPr>
      <w:commentRangeStart w:id="76"/>
      <w:commentRangeStart w:id="77"/>
      <w:del w:id="78" w:author="Joel Conkle" w:date="2025-05-12T16:50:00Z">
        <w:r w:rsidRPr="000D3FB7" w:rsidDel="00331DD3">
          <w:delText>Population weights</w:delText>
        </w:r>
      </w:del>
      <w:commentRangeEnd w:id="76"/>
      <w:r w:rsidR="00331DD3">
        <w:rPr>
          <w:rStyle w:val="CommentReference"/>
          <w:rFonts w:eastAsia="Calibri" w:cs="Calibri"/>
          <w:b w:val="0"/>
          <w:bCs w:val="0"/>
          <w:color w:val="auto"/>
        </w:rPr>
        <w:commentReference w:id="76"/>
      </w:r>
      <w:commentRangeEnd w:id="77"/>
      <w:r w:rsidR="00314FBE">
        <w:rPr>
          <w:rStyle w:val="CommentReference"/>
          <w:rFonts w:eastAsia="Calibri" w:cs="Calibri"/>
          <w:b w:val="0"/>
          <w:bCs w:val="0"/>
          <w:color w:val="auto"/>
        </w:rPr>
        <w:commentReference w:id="77"/>
      </w:r>
    </w:p>
    <w:p w14:paraId="3B6EE7BC" w14:textId="4358AD40" w:rsidR="00734FC8" w:rsidRPr="000D3FB7" w:rsidDel="00331DD3" w:rsidRDefault="00734FC8" w:rsidP="00734FC8">
      <w:pPr>
        <w:rPr>
          <w:del w:id="79" w:author="Joel Conkle" w:date="2025-05-12T16:50:00Z"/>
        </w:rPr>
      </w:pPr>
      <w:del w:id="80" w:author="Joel Conkle" w:date="2025-05-12T16:50:00Z">
        <w:r w:rsidRPr="000D3FB7" w:rsidDel="00331DD3">
          <w:delText xml:space="preserve">For the estimates of percentage of total population living in countries that are on track, off track and no assessment, the analysis is based on the same population weights used to generate regional and global aggregates as defined in </w:delText>
        </w:r>
        <w:r w:rsidRPr="003C57CD" w:rsidDel="00331DD3">
          <w:rPr>
            <w:b/>
            <w:bCs/>
          </w:rPr>
          <w:delText>Annex 1B</w:delText>
        </w:r>
        <w:r w:rsidRPr="000D3FB7" w:rsidDel="00331DD3">
          <w:delText>. These are</w:delText>
        </w:r>
        <w:r w:rsidDel="00331DD3">
          <w:delText xml:space="preserve"> as follows</w:delText>
        </w:r>
        <w:r w:rsidRPr="000D3FB7" w:rsidDel="00331DD3">
          <w:delText>:</w:delText>
        </w:r>
      </w:del>
    </w:p>
    <w:p w14:paraId="28BCECA4" w14:textId="04B23E63" w:rsidR="00734FC8" w:rsidRPr="000D3FB7" w:rsidDel="00331DD3" w:rsidRDefault="00734FC8" w:rsidP="00B92C2D">
      <w:pPr>
        <w:pStyle w:val="ListParagraph"/>
        <w:numPr>
          <w:ilvl w:val="0"/>
          <w:numId w:val="13"/>
        </w:numPr>
        <w:spacing w:after="100"/>
        <w:ind w:left="360"/>
        <w:contextualSpacing/>
        <w:rPr>
          <w:del w:id="81" w:author="Joel Conkle" w:date="2025-05-12T16:50:00Z"/>
        </w:rPr>
      </w:pPr>
      <w:del w:id="82" w:author="Joel Conkle" w:date="2025-05-12T16:50:00Z">
        <w:r w:rsidRPr="000D3FB7" w:rsidDel="00331DD3">
          <w:delText xml:space="preserve">Stunting, overweight, wasting: children under </w:delText>
        </w:r>
        <w:r w:rsidDel="00331DD3">
          <w:delText xml:space="preserve">five years of age </w:delText>
        </w:r>
        <w:r w:rsidRPr="000D3FB7" w:rsidDel="00331DD3">
          <w:delText>(sum of children aged 0 through 4)</w:delText>
        </w:r>
      </w:del>
    </w:p>
    <w:p w14:paraId="72CF2525" w14:textId="11F9CD13" w:rsidR="00734FC8" w:rsidRPr="000D3FB7" w:rsidDel="00331DD3" w:rsidRDefault="00734FC8" w:rsidP="00B92C2D">
      <w:pPr>
        <w:pStyle w:val="ListParagraph"/>
        <w:numPr>
          <w:ilvl w:val="0"/>
          <w:numId w:val="13"/>
        </w:numPr>
        <w:spacing w:after="100"/>
        <w:ind w:left="360"/>
        <w:contextualSpacing/>
        <w:rPr>
          <w:del w:id="83" w:author="Joel Conkle" w:date="2025-05-12T16:50:00Z"/>
        </w:rPr>
      </w:pPr>
      <w:del w:id="84" w:author="Joel Conkle" w:date="2025-05-12T16:50:00Z">
        <w:r w:rsidRPr="000D3FB7" w:rsidDel="00331DD3">
          <w:delText>Anaemia: females aged 15–49 (sum of females aged 15 through 49)</w:delText>
        </w:r>
      </w:del>
    </w:p>
    <w:p w14:paraId="0FD0E6EB" w14:textId="3B436911" w:rsidR="00734FC8" w:rsidRPr="000D3FB7" w:rsidDel="00331DD3" w:rsidRDefault="00734FC8" w:rsidP="00B92C2D">
      <w:pPr>
        <w:pStyle w:val="ListParagraph"/>
        <w:numPr>
          <w:ilvl w:val="0"/>
          <w:numId w:val="13"/>
        </w:numPr>
        <w:spacing w:after="100"/>
        <w:ind w:left="360"/>
        <w:contextualSpacing/>
        <w:rPr>
          <w:del w:id="85" w:author="Joel Conkle" w:date="2025-05-12T16:50:00Z"/>
        </w:rPr>
      </w:pPr>
      <w:del w:id="86" w:author="Joel Conkle" w:date="2025-05-12T16:50:00Z">
        <w:r w:rsidRPr="000D3FB7" w:rsidDel="00331DD3">
          <w:delText>Low birthweight: live births</w:delText>
        </w:r>
      </w:del>
    </w:p>
    <w:p w14:paraId="5C377D31" w14:textId="5A1402F4" w:rsidR="00734FC8" w:rsidRPr="000D3FB7" w:rsidDel="00331DD3" w:rsidRDefault="00734FC8" w:rsidP="00B92C2D">
      <w:pPr>
        <w:pStyle w:val="ListParagraph"/>
        <w:numPr>
          <w:ilvl w:val="0"/>
          <w:numId w:val="13"/>
        </w:numPr>
        <w:spacing w:after="100"/>
        <w:ind w:left="360"/>
        <w:contextualSpacing/>
        <w:rPr>
          <w:del w:id="87" w:author="Joel Conkle" w:date="2025-05-12T16:50:00Z"/>
        </w:rPr>
      </w:pPr>
      <w:del w:id="88" w:author="Joel Conkle" w:date="2025-05-12T16:50:00Z">
        <w:r w:rsidRPr="000D3FB7" w:rsidDel="00331DD3">
          <w:delText>Exclusive breastfeeding: children aged 0–6 months (half of children aged 0)</w:delText>
        </w:r>
      </w:del>
    </w:p>
    <w:p w14:paraId="57CAA700" w14:textId="5284EBBF" w:rsidR="00734FC8" w:rsidRPr="000D3FB7" w:rsidDel="00331DD3" w:rsidRDefault="00734FC8" w:rsidP="00B92C2D">
      <w:pPr>
        <w:pStyle w:val="ListParagraph"/>
        <w:numPr>
          <w:ilvl w:val="0"/>
          <w:numId w:val="13"/>
        </w:numPr>
        <w:spacing w:after="100"/>
        <w:ind w:left="360"/>
        <w:contextualSpacing/>
        <w:rPr>
          <w:del w:id="89" w:author="Joel Conkle" w:date="2025-05-12T16:50:00Z"/>
        </w:rPr>
      </w:pPr>
      <w:del w:id="90" w:author="Joel Conkle" w:date="2025-05-12T16:50:00Z">
        <w:r w:rsidRPr="000D3FB7" w:rsidDel="00331DD3">
          <w:delText>Adult obesity: adults aged 18–100+ (sum of adults aged 18 through 100+)</w:delText>
        </w:r>
      </w:del>
    </w:p>
    <w:p w14:paraId="4A6B87BD" w14:textId="637369AB" w:rsidR="00CC3644" w:rsidRPr="00734FC8" w:rsidDel="00331DD3" w:rsidRDefault="00734FC8" w:rsidP="00734FC8">
      <w:pPr>
        <w:rPr>
          <w:del w:id="91" w:author="Joel Conkle" w:date="2025-05-12T16:50:00Z"/>
        </w:rPr>
      </w:pPr>
      <w:del w:id="92" w:author="Joel Conkle" w:date="2025-05-12T16:50:00Z">
        <w:r w:rsidRPr="000D3FB7" w:rsidDel="00331DD3">
          <w:delText>For consistent comparisons, the constant year of 2023 is used for all indicators.</w:delText>
        </w:r>
      </w:del>
    </w:p>
    <w:p w14:paraId="704BB2BB" w14:textId="437E3A33" w:rsidR="00065309" w:rsidRPr="002359E9" w:rsidRDefault="00F51F6B" w:rsidP="002359E9">
      <w:pPr>
        <w:pStyle w:val="Heading1"/>
        <w:rPr>
          <w:noProof w:val="0"/>
        </w:rPr>
      </w:pPr>
      <w:bookmarkStart w:id="93" w:name="_Toc165141820"/>
      <w:bookmarkStart w:id="94" w:name="_Toc169121558"/>
      <w:bookmarkStart w:id="95" w:name="_Toc197368634"/>
      <w:r w:rsidRPr="00DB4370">
        <w:rPr>
          <w:noProof w:val="0"/>
        </w:rPr>
        <w:lastRenderedPageBreak/>
        <w:t>Supplementary material to Chapter 3</w:t>
      </w:r>
      <w:bookmarkEnd w:id="93"/>
      <w:bookmarkEnd w:id="94"/>
      <w:bookmarkEnd w:id="95"/>
    </w:p>
    <w:p w14:paraId="31312F82" w14:textId="77777777" w:rsidR="001D42CB" w:rsidRPr="00DB4370" w:rsidRDefault="001D42CB" w:rsidP="001D42CB">
      <w:pPr>
        <w:pStyle w:val="Heading1"/>
        <w:rPr>
          <w:noProof w:val="0"/>
        </w:rPr>
      </w:pPr>
      <w:bookmarkStart w:id="96" w:name="_Toc197368635"/>
      <w:r w:rsidRPr="00DB4370">
        <w:rPr>
          <w:noProof w:val="0"/>
        </w:rPr>
        <w:t>Supplementary material to Chapter 4</w:t>
      </w:r>
      <w:bookmarkEnd w:id="96"/>
    </w:p>
    <w:p w14:paraId="3BB8C97B" w14:textId="77777777" w:rsidR="00CB4674" w:rsidRPr="00DB4370" w:rsidRDefault="00CB4674" w:rsidP="00CB4674">
      <w:pPr>
        <w:pStyle w:val="Heading1"/>
        <w:rPr>
          <w:noProof w:val="0"/>
        </w:rPr>
      </w:pPr>
      <w:bookmarkStart w:id="97" w:name="_Toc197368636"/>
      <w:r w:rsidRPr="00DB4370">
        <w:rPr>
          <w:noProof w:val="0"/>
        </w:rPr>
        <w:t>Supplementary material to Chapter 5</w:t>
      </w:r>
      <w:bookmarkEnd w:id="97"/>
    </w:p>
    <w:p w14:paraId="47F11D7D" w14:textId="7C86D6F9" w:rsidR="005A2BC1" w:rsidRDefault="005A2BC1" w:rsidP="005A2BC1">
      <w:pPr>
        <w:pStyle w:val="Heading1"/>
        <w:rPr>
          <w:noProof w:val="0"/>
        </w:rPr>
      </w:pPr>
      <w:bookmarkStart w:id="98" w:name="_Toc166189165"/>
      <w:bookmarkStart w:id="99" w:name="_Toc197368637"/>
      <w:bookmarkEnd w:id="2"/>
      <w:bookmarkEnd w:id="6"/>
      <w:bookmarkEnd w:id="7"/>
      <w:r w:rsidRPr="000D3FB7">
        <w:rPr>
          <w:noProof w:val="0"/>
        </w:rPr>
        <w:t>NOTES</w:t>
      </w:r>
      <w:bookmarkEnd w:id="98"/>
      <w:bookmarkEnd w:id="99"/>
    </w:p>
    <w:p w14:paraId="610294EF" w14:textId="77777777" w:rsidR="00BA380E" w:rsidRPr="00BA380E" w:rsidRDefault="005B7606" w:rsidP="00BA380E">
      <w:pPr>
        <w:pStyle w:val="Bibliography"/>
        <w:rPr>
          <w:sz w:val="20"/>
          <w:szCs w:val="20"/>
        </w:rPr>
      </w:pPr>
      <w:r w:rsidRPr="00BA380E">
        <w:rPr>
          <w:sz w:val="20"/>
          <w:szCs w:val="20"/>
        </w:rPr>
        <w:fldChar w:fldCharType="begin"/>
      </w:r>
      <w:r w:rsidR="00BA380E" w:rsidRPr="00BA380E">
        <w:rPr>
          <w:sz w:val="20"/>
          <w:szCs w:val="20"/>
        </w:rPr>
        <w:instrText xml:space="preserve"> ADDIN ZOTERO_BIBL {"uncited":[],"omitted":[],"custom":[]} CSL_BIBLIOGRAPHY </w:instrText>
      </w:r>
      <w:r w:rsidRPr="00BA380E">
        <w:rPr>
          <w:sz w:val="20"/>
          <w:szCs w:val="20"/>
        </w:rPr>
        <w:fldChar w:fldCharType="separate"/>
      </w:r>
      <w:r w:rsidR="00BA380E" w:rsidRPr="00BA380E">
        <w:rPr>
          <w:sz w:val="20"/>
          <w:szCs w:val="20"/>
        </w:rPr>
        <w:t>1.</w:t>
      </w:r>
      <w:r w:rsidR="00BA380E" w:rsidRPr="00BA380E">
        <w:rPr>
          <w:sz w:val="20"/>
          <w:szCs w:val="20"/>
        </w:rPr>
        <w:tab/>
      </w:r>
      <w:r w:rsidR="00BA380E" w:rsidRPr="00BA380E">
        <w:rPr>
          <w:b/>
          <w:bCs/>
          <w:sz w:val="20"/>
          <w:szCs w:val="20"/>
        </w:rPr>
        <w:t>IMF (International Monetary Fund)</w:t>
      </w:r>
      <w:r w:rsidR="00BA380E" w:rsidRPr="00BA380E">
        <w:rPr>
          <w:sz w:val="20"/>
          <w:szCs w:val="20"/>
        </w:rPr>
        <w:t xml:space="preserve">. 2024. </w:t>
      </w:r>
      <w:r w:rsidR="00BA380E" w:rsidRPr="00BA380E">
        <w:rPr>
          <w:i/>
          <w:iCs/>
          <w:sz w:val="20"/>
          <w:szCs w:val="20"/>
        </w:rPr>
        <w:t>World Economic Outlook. Steady but slow: resilience amid divergence</w:t>
      </w:r>
      <w:r w:rsidR="00BA380E" w:rsidRPr="00BA380E">
        <w:rPr>
          <w:sz w:val="20"/>
          <w:szCs w:val="20"/>
        </w:rPr>
        <w:t>. Washington, DC. https://www.imf.org/en/Publications/WEO/Issues/2024/04/16/world-economic-outlook-april-2024</w:t>
      </w:r>
    </w:p>
    <w:p w14:paraId="3B187E19" w14:textId="77777777" w:rsidR="00BA380E" w:rsidRPr="00BA380E" w:rsidRDefault="00BA380E" w:rsidP="00BA380E">
      <w:pPr>
        <w:pStyle w:val="Bibliography"/>
        <w:rPr>
          <w:sz w:val="20"/>
          <w:szCs w:val="20"/>
        </w:rPr>
      </w:pPr>
      <w:r w:rsidRPr="00BA380E">
        <w:rPr>
          <w:sz w:val="20"/>
          <w:szCs w:val="20"/>
        </w:rPr>
        <w:t>2.</w:t>
      </w:r>
      <w:r w:rsidRPr="00BA380E">
        <w:rPr>
          <w:sz w:val="20"/>
          <w:szCs w:val="20"/>
        </w:rPr>
        <w:tab/>
      </w:r>
      <w:r w:rsidRPr="00BA380E">
        <w:rPr>
          <w:b/>
          <w:bCs/>
          <w:sz w:val="20"/>
          <w:szCs w:val="20"/>
        </w:rPr>
        <w:t>Laborde, D. &amp; Torero, M.</w:t>
      </w:r>
      <w:r w:rsidRPr="00BA380E">
        <w:rPr>
          <w:sz w:val="20"/>
          <w:szCs w:val="20"/>
        </w:rPr>
        <w:t xml:space="preserve"> 2023. Modeling actions for transforming agrifood systems. </w:t>
      </w:r>
      <w:r w:rsidRPr="00BA380E">
        <w:rPr>
          <w:sz w:val="20"/>
          <w:szCs w:val="20"/>
          <w:lang w:val="it-IT"/>
        </w:rPr>
        <w:t xml:space="preserve">In: J. von Braun, K. Afsana, L.O. Fresco &amp; M.H.A. Hassan, eds. </w:t>
      </w:r>
      <w:r w:rsidRPr="00BA380E">
        <w:rPr>
          <w:i/>
          <w:iCs/>
          <w:sz w:val="20"/>
          <w:szCs w:val="20"/>
        </w:rPr>
        <w:t>Science and Innovations for Food Systems Transformation</w:t>
      </w:r>
      <w:r w:rsidRPr="00BA380E">
        <w:rPr>
          <w:sz w:val="20"/>
          <w:szCs w:val="20"/>
        </w:rPr>
        <w:t>. pp. 105–132. Cham, Switzerland, Springer International Publishing. https://doi.org/10.1007/978-3-031-15703-5_7</w:t>
      </w:r>
    </w:p>
    <w:p w14:paraId="35AA66CA" w14:textId="77777777" w:rsidR="00BA380E" w:rsidRPr="00BA380E" w:rsidRDefault="00BA380E" w:rsidP="00BA380E">
      <w:pPr>
        <w:pStyle w:val="Bibliography"/>
        <w:rPr>
          <w:sz w:val="20"/>
          <w:szCs w:val="20"/>
        </w:rPr>
      </w:pPr>
      <w:r w:rsidRPr="00BA380E">
        <w:rPr>
          <w:sz w:val="20"/>
          <w:szCs w:val="20"/>
        </w:rPr>
        <w:t>3.</w:t>
      </w:r>
      <w:r w:rsidRPr="00BA380E">
        <w:rPr>
          <w:sz w:val="20"/>
          <w:szCs w:val="20"/>
        </w:rPr>
        <w:tab/>
      </w:r>
      <w:r w:rsidRPr="00BA380E">
        <w:rPr>
          <w:b/>
          <w:bCs/>
          <w:sz w:val="20"/>
          <w:szCs w:val="20"/>
        </w:rPr>
        <w:t>UN DESA (United Nations Department of Economic and Social Affairs)</w:t>
      </w:r>
      <w:r w:rsidRPr="00BA380E">
        <w:rPr>
          <w:sz w:val="20"/>
          <w:szCs w:val="20"/>
        </w:rPr>
        <w:t xml:space="preserve">. 2022. World Population Prospects 2022. In: </w:t>
      </w:r>
      <w:r w:rsidRPr="00BA380E">
        <w:rPr>
          <w:i/>
          <w:iCs/>
          <w:sz w:val="20"/>
          <w:szCs w:val="20"/>
        </w:rPr>
        <w:t>United Nations</w:t>
      </w:r>
      <w:r w:rsidRPr="00BA380E">
        <w:rPr>
          <w:sz w:val="20"/>
          <w:szCs w:val="20"/>
        </w:rPr>
        <w:t>. [Cited 24 July 2024]. https://population.un.org/wpp</w:t>
      </w:r>
    </w:p>
    <w:p w14:paraId="653627D3" w14:textId="77777777" w:rsidR="00BA380E" w:rsidRPr="00BA380E" w:rsidRDefault="00BA380E" w:rsidP="00BA380E">
      <w:pPr>
        <w:pStyle w:val="Bibliography"/>
        <w:rPr>
          <w:sz w:val="20"/>
          <w:szCs w:val="20"/>
        </w:rPr>
      </w:pPr>
      <w:r w:rsidRPr="00BA380E">
        <w:rPr>
          <w:sz w:val="20"/>
          <w:szCs w:val="20"/>
        </w:rPr>
        <w:t>4.</w:t>
      </w:r>
      <w:r w:rsidRPr="00BA380E">
        <w:rPr>
          <w:sz w:val="20"/>
          <w:szCs w:val="20"/>
        </w:rPr>
        <w:tab/>
      </w:r>
      <w:r w:rsidRPr="00BA380E">
        <w:rPr>
          <w:b/>
          <w:bCs/>
          <w:sz w:val="20"/>
          <w:szCs w:val="20"/>
        </w:rPr>
        <w:t>UN DESA</w:t>
      </w:r>
      <w:r w:rsidRPr="00BA380E">
        <w:rPr>
          <w:sz w:val="20"/>
          <w:szCs w:val="20"/>
        </w:rPr>
        <w:t xml:space="preserve">. 2019. World Population Prospects 2019. In: </w:t>
      </w:r>
      <w:r w:rsidRPr="00BA380E">
        <w:rPr>
          <w:i/>
          <w:iCs/>
          <w:sz w:val="20"/>
          <w:szCs w:val="20"/>
        </w:rPr>
        <w:t>United Nations</w:t>
      </w:r>
      <w:r w:rsidRPr="00BA380E">
        <w:rPr>
          <w:sz w:val="20"/>
          <w:szCs w:val="20"/>
        </w:rPr>
        <w:t>. [Cited 12 June 2024]. https://population.un.org/wpp2019/</w:t>
      </w:r>
    </w:p>
    <w:p w14:paraId="69A2BEB0" w14:textId="3EA87838" w:rsidR="00BA380E" w:rsidRPr="00BA380E" w:rsidRDefault="00BA380E" w:rsidP="00BA380E">
      <w:pPr>
        <w:pStyle w:val="Bibliography"/>
        <w:rPr>
          <w:sz w:val="20"/>
          <w:szCs w:val="20"/>
        </w:rPr>
      </w:pPr>
      <w:r w:rsidRPr="00BA380E">
        <w:rPr>
          <w:sz w:val="20"/>
          <w:szCs w:val="20"/>
        </w:rPr>
        <w:t>5.</w:t>
      </w:r>
      <w:r w:rsidRPr="00BA380E">
        <w:rPr>
          <w:sz w:val="20"/>
          <w:szCs w:val="20"/>
        </w:rPr>
        <w:tab/>
      </w:r>
      <w:r w:rsidRPr="00BA380E">
        <w:rPr>
          <w:b/>
          <w:bCs/>
          <w:sz w:val="20"/>
          <w:szCs w:val="20"/>
        </w:rPr>
        <w:t>European Union, FAO (Food and Agriculture Organization of the United Nations), UN-Habitat (United Nations Human Settlements Programme), OECD (Organisation for Economic Co-operation and Development) &amp; World Bank</w:t>
      </w:r>
      <w:r w:rsidRPr="00BA380E">
        <w:rPr>
          <w:sz w:val="20"/>
          <w:szCs w:val="20"/>
        </w:rPr>
        <w:t xml:space="preserve">. 2021. </w:t>
      </w:r>
      <w:r w:rsidRPr="00BA380E">
        <w:rPr>
          <w:i/>
          <w:iCs/>
          <w:sz w:val="20"/>
          <w:szCs w:val="20"/>
        </w:rPr>
        <w:t>Applying the Degree of Urbanisation. A methodological manual to define cities, towns and rural areas for international comparisons. 2021 edition</w:t>
      </w:r>
      <w:r w:rsidRPr="00BA380E">
        <w:rPr>
          <w:sz w:val="20"/>
          <w:szCs w:val="20"/>
        </w:rPr>
        <w:t>. Luxembourg, Publications Office of the European Union. https://ec.europa.eu/eurostat/documents/3859598/15348338/KS-02-20-499-EN-N.pdf</w:t>
      </w:r>
    </w:p>
    <w:p w14:paraId="237A5B81" w14:textId="77777777" w:rsidR="00BA380E" w:rsidRPr="00BA380E" w:rsidRDefault="00BA380E" w:rsidP="00BA380E">
      <w:pPr>
        <w:pStyle w:val="Bibliography"/>
        <w:rPr>
          <w:sz w:val="20"/>
          <w:szCs w:val="20"/>
        </w:rPr>
      </w:pPr>
      <w:r w:rsidRPr="00BA380E">
        <w:rPr>
          <w:sz w:val="20"/>
          <w:szCs w:val="20"/>
        </w:rPr>
        <w:t>6.</w:t>
      </w:r>
      <w:r w:rsidRPr="00BA380E">
        <w:rPr>
          <w:sz w:val="20"/>
          <w:szCs w:val="20"/>
        </w:rPr>
        <w:tab/>
      </w:r>
      <w:r w:rsidRPr="00BA380E">
        <w:rPr>
          <w:b/>
          <w:bCs/>
          <w:sz w:val="20"/>
          <w:szCs w:val="20"/>
        </w:rPr>
        <w:t>European Commission</w:t>
      </w:r>
      <w:r w:rsidRPr="00BA380E">
        <w:rPr>
          <w:sz w:val="20"/>
          <w:szCs w:val="20"/>
        </w:rPr>
        <w:t xml:space="preserve">. 2023. Download the data produced by the GHSL. In: </w:t>
      </w:r>
      <w:r w:rsidRPr="00BA380E">
        <w:rPr>
          <w:i/>
          <w:iCs/>
          <w:sz w:val="20"/>
          <w:szCs w:val="20"/>
        </w:rPr>
        <w:t>European Commission | GHSL - Global Human Settlement Layer</w:t>
      </w:r>
      <w:r w:rsidRPr="00BA380E">
        <w:rPr>
          <w:sz w:val="20"/>
          <w:szCs w:val="20"/>
        </w:rPr>
        <w:t>. [Cited 9 May 2023]. https://ghsl.jrc.ec.europa.eu/download.php?ds=smod</w:t>
      </w:r>
    </w:p>
    <w:p w14:paraId="2815171E" w14:textId="77777777" w:rsidR="00BA380E" w:rsidRPr="00BA380E" w:rsidRDefault="00BA380E" w:rsidP="00BA380E">
      <w:pPr>
        <w:pStyle w:val="Bibliography"/>
        <w:rPr>
          <w:sz w:val="20"/>
          <w:szCs w:val="20"/>
        </w:rPr>
      </w:pPr>
      <w:r w:rsidRPr="00BA380E">
        <w:rPr>
          <w:sz w:val="20"/>
          <w:szCs w:val="20"/>
        </w:rPr>
        <w:t>7.</w:t>
      </w:r>
      <w:r w:rsidRPr="00BA380E">
        <w:rPr>
          <w:sz w:val="20"/>
          <w:szCs w:val="20"/>
        </w:rPr>
        <w:tab/>
      </w:r>
      <w:r w:rsidRPr="00BA380E">
        <w:rPr>
          <w:b/>
          <w:bCs/>
          <w:sz w:val="20"/>
          <w:szCs w:val="20"/>
        </w:rPr>
        <w:t>Global Diet Quality Project</w:t>
      </w:r>
      <w:r w:rsidRPr="00BA380E">
        <w:rPr>
          <w:sz w:val="20"/>
          <w:szCs w:val="20"/>
        </w:rPr>
        <w:t>. 2024. Global Diet Quality Project. [Cited 25 April 2024]. https://www.dietquality.org</w:t>
      </w:r>
    </w:p>
    <w:p w14:paraId="4C2496AA" w14:textId="77777777" w:rsidR="00BA380E" w:rsidRPr="00BA380E" w:rsidRDefault="00BA380E" w:rsidP="00BA380E">
      <w:pPr>
        <w:pStyle w:val="Bibliography"/>
        <w:rPr>
          <w:sz w:val="20"/>
          <w:szCs w:val="20"/>
        </w:rPr>
      </w:pPr>
      <w:r w:rsidRPr="00BA380E">
        <w:rPr>
          <w:sz w:val="20"/>
          <w:szCs w:val="20"/>
        </w:rPr>
        <w:t>8.</w:t>
      </w:r>
      <w:r w:rsidRPr="00BA380E">
        <w:rPr>
          <w:sz w:val="20"/>
          <w:szCs w:val="20"/>
        </w:rPr>
        <w:tab/>
      </w:r>
      <w:r w:rsidRPr="00BA380E">
        <w:rPr>
          <w:b/>
          <w:bCs/>
          <w:sz w:val="20"/>
          <w:szCs w:val="20"/>
        </w:rPr>
        <w:t>World Bank</w:t>
      </w:r>
      <w:r w:rsidRPr="00BA380E">
        <w:rPr>
          <w:sz w:val="20"/>
          <w:szCs w:val="20"/>
        </w:rPr>
        <w:t xml:space="preserve">. 2024. </w:t>
      </w:r>
      <w:r w:rsidRPr="00BA380E">
        <w:rPr>
          <w:i/>
          <w:iCs/>
          <w:sz w:val="20"/>
          <w:szCs w:val="20"/>
        </w:rPr>
        <w:t>International Comparison Program (ICP) - Data</w:t>
      </w:r>
      <w:r w:rsidRPr="00BA380E">
        <w:rPr>
          <w:sz w:val="20"/>
          <w:szCs w:val="20"/>
        </w:rPr>
        <w:t>. [Accessed on 24 July 2024]. https://www.worldbank.org/en/programs/icp/data</w:t>
      </w:r>
    </w:p>
    <w:p w14:paraId="32B4DD83" w14:textId="77777777" w:rsidR="00BA380E" w:rsidRPr="00BA380E" w:rsidRDefault="00BA380E" w:rsidP="00BA380E">
      <w:pPr>
        <w:pStyle w:val="Bibliography"/>
        <w:rPr>
          <w:sz w:val="20"/>
          <w:szCs w:val="20"/>
        </w:rPr>
      </w:pPr>
      <w:r w:rsidRPr="00BA380E">
        <w:rPr>
          <w:sz w:val="20"/>
          <w:szCs w:val="20"/>
        </w:rPr>
        <w:t>9.</w:t>
      </w:r>
      <w:r w:rsidRPr="00BA380E">
        <w:rPr>
          <w:sz w:val="20"/>
          <w:szCs w:val="20"/>
        </w:rPr>
        <w:tab/>
      </w:r>
      <w:r w:rsidRPr="00BA380E">
        <w:rPr>
          <w:b/>
          <w:bCs/>
          <w:sz w:val="20"/>
          <w:szCs w:val="20"/>
        </w:rPr>
        <w:t>FAO</w:t>
      </w:r>
      <w:r w:rsidRPr="00BA380E">
        <w:rPr>
          <w:sz w:val="20"/>
          <w:szCs w:val="20"/>
        </w:rPr>
        <w:t xml:space="preserve">. 2024. </w:t>
      </w:r>
      <w:r w:rsidRPr="00BA380E">
        <w:rPr>
          <w:i/>
          <w:iCs/>
          <w:sz w:val="20"/>
          <w:szCs w:val="20"/>
        </w:rPr>
        <w:t>FAOSTAT</w:t>
      </w:r>
      <w:r w:rsidRPr="00BA380E">
        <w:rPr>
          <w:sz w:val="20"/>
          <w:szCs w:val="20"/>
        </w:rPr>
        <w:t xml:space="preserve">: </w:t>
      </w:r>
      <w:r w:rsidRPr="00BA380E">
        <w:rPr>
          <w:i/>
          <w:iCs/>
          <w:sz w:val="20"/>
          <w:szCs w:val="20"/>
        </w:rPr>
        <w:t>Consumer Price Indices</w:t>
      </w:r>
      <w:r w:rsidRPr="00BA380E">
        <w:rPr>
          <w:sz w:val="20"/>
          <w:szCs w:val="20"/>
        </w:rPr>
        <w:t>. [Accessed on 11 June 2024]. https://www.fao.org/faostat/en/#data/CP. Licence: CC-BY-4.0.</w:t>
      </w:r>
    </w:p>
    <w:p w14:paraId="5FA2B7B0" w14:textId="33F2D0A8" w:rsidR="00BA380E" w:rsidRPr="00BA380E" w:rsidRDefault="00BA380E" w:rsidP="00BA380E">
      <w:pPr>
        <w:pStyle w:val="Bibliography"/>
        <w:rPr>
          <w:sz w:val="20"/>
          <w:szCs w:val="20"/>
        </w:rPr>
      </w:pPr>
      <w:r w:rsidRPr="00BA380E">
        <w:rPr>
          <w:sz w:val="20"/>
          <w:szCs w:val="20"/>
        </w:rPr>
        <w:t>10.</w:t>
      </w:r>
      <w:r w:rsidRPr="00BA380E">
        <w:rPr>
          <w:sz w:val="20"/>
          <w:szCs w:val="20"/>
        </w:rPr>
        <w:tab/>
      </w:r>
      <w:r w:rsidRPr="00BA380E">
        <w:rPr>
          <w:b/>
          <w:bCs/>
          <w:sz w:val="20"/>
          <w:szCs w:val="20"/>
        </w:rPr>
        <w:t>WHO (World Health Organization)</w:t>
      </w:r>
      <w:r w:rsidRPr="00BA380E">
        <w:rPr>
          <w:sz w:val="20"/>
          <w:szCs w:val="20"/>
        </w:rPr>
        <w:t xml:space="preserve">. 2014. </w:t>
      </w:r>
      <w:r w:rsidRPr="00BA380E">
        <w:rPr>
          <w:i/>
          <w:iCs/>
          <w:sz w:val="20"/>
          <w:szCs w:val="20"/>
        </w:rPr>
        <w:t>Comprehensive implementation plan on maternal, infant and young child nutrition</w:t>
      </w:r>
      <w:r w:rsidRPr="00BA380E">
        <w:rPr>
          <w:sz w:val="20"/>
          <w:szCs w:val="20"/>
        </w:rPr>
        <w:t>. Geneva, Switzerland. https://www.who.int/publications/i/item/WHO-NMH-NHD-14.1</w:t>
      </w:r>
    </w:p>
    <w:p w14:paraId="006DD79F" w14:textId="77777777" w:rsidR="00BA380E" w:rsidRPr="00BA380E" w:rsidRDefault="00BA380E" w:rsidP="00BA380E">
      <w:pPr>
        <w:pStyle w:val="Bibliography"/>
        <w:rPr>
          <w:sz w:val="20"/>
          <w:szCs w:val="20"/>
        </w:rPr>
      </w:pPr>
      <w:r w:rsidRPr="00BA380E">
        <w:rPr>
          <w:sz w:val="20"/>
          <w:szCs w:val="20"/>
        </w:rPr>
        <w:t>11.</w:t>
      </w:r>
      <w:r w:rsidRPr="00BA380E">
        <w:rPr>
          <w:sz w:val="20"/>
          <w:szCs w:val="20"/>
        </w:rPr>
        <w:tab/>
      </w:r>
      <w:r w:rsidRPr="00BA380E">
        <w:rPr>
          <w:b/>
          <w:bCs/>
          <w:sz w:val="20"/>
          <w:szCs w:val="20"/>
        </w:rPr>
        <w:t>WHO</w:t>
      </w:r>
      <w:r w:rsidRPr="00BA380E">
        <w:rPr>
          <w:sz w:val="20"/>
          <w:szCs w:val="20"/>
        </w:rPr>
        <w:t xml:space="preserve">. 2013. </w:t>
      </w:r>
      <w:r w:rsidRPr="00BA380E">
        <w:rPr>
          <w:i/>
          <w:iCs/>
          <w:sz w:val="20"/>
          <w:szCs w:val="20"/>
        </w:rPr>
        <w:t>Follow-up to the Political Declaration of the High-level Meeting of the General Assembly on the Prevention and Control of Non-communicable Diseases</w:t>
      </w:r>
      <w:r w:rsidRPr="00BA380E">
        <w:rPr>
          <w:sz w:val="20"/>
          <w:szCs w:val="20"/>
        </w:rPr>
        <w:t>. Sixty-sixth World Health Assembly. Geneva, Switzerland. https://apps.who.int/gb/ebwha/pdf_files/WHA66/A66_9-en.pdf</w:t>
      </w:r>
    </w:p>
    <w:p w14:paraId="10F5ABD5" w14:textId="77777777" w:rsidR="00BA380E" w:rsidRPr="00BA380E" w:rsidRDefault="00BA380E" w:rsidP="00BA380E">
      <w:pPr>
        <w:pStyle w:val="Bibliography"/>
        <w:rPr>
          <w:sz w:val="20"/>
          <w:szCs w:val="20"/>
        </w:rPr>
      </w:pPr>
      <w:r w:rsidRPr="00BA380E">
        <w:rPr>
          <w:sz w:val="20"/>
          <w:szCs w:val="20"/>
        </w:rPr>
        <w:t>12.</w:t>
      </w:r>
      <w:r w:rsidRPr="00BA380E">
        <w:rPr>
          <w:sz w:val="20"/>
          <w:szCs w:val="20"/>
        </w:rPr>
        <w:tab/>
      </w:r>
      <w:r w:rsidRPr="00BA380E">
        <w:rPr>
          <w:b/>
          <w:bCs/>
          <w:sz w:val="20"/>
          <w:szCs w:val="20"/>
        </w:rPr>
        <w:t>WHO</w:t>
      </w:r>
      <w:r w:rsidRPr="00BA380E">
        <w:rPr>
          <w:sz w:val="20"/>
          <w:szCs w:val="20"/>
        </w:rPr>
        <w:t xml:space="preserve">. 2013. </w:t>
      </w:r>
      <w:r w:rsidRPr="00BA380E">
        <w:rPr>
          <w:i/>
          <w:iCs/>
          <w:sz w:val="20"/>
          <w:szCs w:val="20"/>
        </w:rPr>
        <w:t>Global action plan for the prevention and control of noncommunicable diseases 2013-2020</w:t>
      </w:r>
      <w:r w:rsidRPr="00BA380E">
        <w:rPr>
          <w:sz w:val="20"/>
          <w:szCs w:val="20"/>
        </w:rPr>
        <w:t>. Geneva, Switzerland. https://www.who.int/publications/i/item/9789241506236</w:t>
      </w:r>
    </w:p>
    <w:p w14:paraId="3BCDBF48" w14:textId="77777777" w:rsidR="00BA380E" w:rsidRPr="00BA380E" w:rsidRDefault="00BA380E" w:rsidP="00BA380E">
      <w:pPr>
        <w:pStyle w:val="Bibliography"/>
        <w:rPr>
          <w:sz w:val="20"/>
          <w:szCs w:val="20"/>
        </w:rPr>
      </w:pPr>
      <w:r w:rsidRPr="00BA380E">
        <w:rPr>
          <w:sz w:val="20"/>
          <w:szCs w:val="20"/>
        </w:rPr>
        <w:t>13.</w:t>
      </w:r>
      <w:r w:rsidRPr="00BA380E">
        <w:rPr>
          <w:sz w:val="20"/>
          <w:szCs w:val="20"/>
        </w:rPr>
        <w:tab/>
      </w:r>
      <w:r w:rsidRPr="00BA380E">
        <w:rPr>
          <w:b/>
          <w:bCs/>
          <w:sz w:val="20"/>
          <w:szCs w:val="20"/>
        </w:rPr>
        <w:t>WHO</w:t>
      </w:r>
      <w:r w:rsidRPr="00BA380E">
        <w:rPr>
          <w:sz w:val="20"/>
          <w:szCs w:val="20"/>
        </w:rPr>
        <w:t xml:space="preserve">. 2021. </w:t>
      </w:r>
      <w:r w:rsidRPr="00BA380E">
        <w:rPr>
          <w:i/>
          <w:iCs/>
          <w:sz w:val="20"/>
          <w:szCs w:val="20"/>
        </w:rPr>
        <w:t>WHO Discussion Paper on the development of an implementation roadmap 2023-2030 for the WHO Global Action Plan for the Prevention and Control of NCDs 2023-2030</w:t>
      </w:r>
      <w:r w:rsidRPr="00BA380E">
        <w:rPr>
          <w:sz w:val="20"/>
          <w:szCs w:val="20"/>
        </w:rPr>
        <w:t>. Geneva, Switzerland. https://www.who.int/publications/m/item/implementation-roadmap-2023-2030-for-the-who-global-action-plan-for-the-prevention-and-control-of-ncds-2023-2030</w:t>
      </w:r>
    </w:p>
    <w:p w14:paraId="5F2FF546" w14:textId="0D58721B" w:rsidR="00BA380E" w:rsidRPr="00BA380E" w:rsidRDefault="00BA380E" w:rsidP="00BA380E">
      <w:pPr>
        <w:pStyle w:val="Bibliography"/>
        <w:rPr>
          <w:sz w:val="20"/>
          <w:szCs w:val="20"/>
        </w:rPr>
      </w:pPr>
      <w:r w:rsidRPr="00BA380E">
        <w:rPr>
          <w:sz w:val="20"/>
          <w:szCs w:val="20"/>
        </w:rPr>
        <w:t>14.</w:t>
      </w:r>
      <w:r w:rsidRPr="00BA380E">
        <w:rPr>
          <w:sz w:val="20"/>
          <w:szCs w:val="20"/>
        </w:rPr>
        <w:tab/>
      </w:r>
      <w:r w:rsidRPr="00BA380E">
        <w:rPr>
          <w:b/>
          <w:bCs/>
          <w:sz w:val="20"/>
          <w:szCs w:val="20"/>
        </w:rPr>
        <w:t>UNICEF (United Nations Children’s Fund)</w:t>
      </w:r>
      <w:r w:rsidRPr="00BA380E">
        <w:rPr>
          <w:sz w:val="20"/>
          <w:szCs w:val="20"/>
        </w:rPr>
        <w:t xml:space="preserve">. 2023. Regional classifications. In: </w:t>
      </w:r>
      <w:r w:rsidRPr="00BA380E">
        <w:rPr>
          <w:i/>
          <w:iCs/>
          <w:sz w:val="20"/>
          <w:szCs w:val="20"/>
        </w:rPr>
        <w:t>UNICEF</w:t>
      </w:r>
      <w:r w:rsidRPr="00BA380E">
        <w:rPr>
          <w:sz w:val="20"/>
          <w:szCs w:val="20"/>
        </w:rPr>
        <w:t>. [Cited 30 April 2024]. https://data.unicef.org/regionalclassifications</w:t>
      </w:r>
    </w:p>
    <w:p w14:paraId="4DE164EE" w14:textId="77777777" w:rsidR="00BA380E" w:rsidRPr="00BA380E" w:rsidRDefault="00BA380E" w:rsidP="00BA380E">
      <w:pPr>
        <w:pStyle w:val="Bibliography"/>
        <w:rPr>
          <w:sz w:val="20"/>
          <w:szCs w:val="20"/>
        </w:rPr>
      </w:pPr>
      <w:r w:rsidRPr="00BA380E">
        <w:rPr>
          <w:sz w:val="20"/>
          <w:szCs w:val="20"/>
        </w:rPr>
        <w:t>15.</w:t>
      </w:r>
      <w:r w:rsidRPr="00BA380E">
        <w:rPr>
          <w:sz w:val="20"/>
          <w:szCs w:val="20"/>
        </w:rPr>
        <w:tab/>
      </w:r>
      <w:r w:rsidRPr="00BA380E">
        <w:rPr>
          <w:b/>
          <w:bCs/>
          <w:sz w:val="20"/>
          <w:szCs w:val="20"/>
        </w:rPr>
        <w:t>GDPRD (Global Donor Platform for Rural Development)</w:t>
      </w:r>
      <w:r w:rsidRPr="00BA380E">
        <w:rPr>
          <w:sz w:val="20"/>
          <w:szCs w:val="20"/>
        </w:rPr>
        <w:t xml:space="preserve">. 2011. </w:t>
      </w:r>
      <w:r w:rsidRPr="00BA380E">
        <w:rPr>
          <w:i/>
          <w:iCs/>
          <w:sz w:val="20"/>
          <w:szCs w:val="20"/>
        </w:rPr>
        <w:t>Aid to agriculture, rural development: Unpacking aid flows for enhanced transparency, accountability for rural development and food security and aid effectiveness</w:t>
      </w:r>
      <w:r w:rsidRPr="00BA380E">
        <w:rPr>
          <w:sz w:val="20"/>
          <w:szCs w:val="20"/>
        </w:rPr>
        <w:t>. Bonn, Germany.</w:t>
      </w:r>
    </w:p>
    <w:p w14:paraId="5AE9EAE1" w14:textId="77777777" w:rsidR="00BA380E" w:rsidRPr="00BA380E" w:rsidRDefault="00BA380E" w:rsidP="00BA380E">
      <w:pPr>
        <w:pStyle w:val="Bibliography"/>
        <w:rPr>
          <w:sz w:val="20"/>
          <w:szCs w:val="20"/>
        </w:rPr>
      </w:pPr>
      <w:r w:rsidRPr="00BA380E">
        <w:rPr>
          <w:sz w:val="20"/>
          <w:szCs w:val="20"/>
        </w:rPr>
        <w:t>16.</w:t>
      </w:r>
      <w:r w:rsidRPr="00BA380E">
        <w:rPr>
          <w:sz w:val="20"/>
          <w:szCs w:val="20"/>
        </w:rPr>
        <w:tab/>
      </w:r>
      <w:r w:rsidRPr="00BA380E">
        <w:rPr>
          <w:b/>
          <w:bCs/>
          <w:sz w:val="20"/>
          <w:szCs w:val="20"/>
        </w:rPr>
        <w:t>AFSI (L’Aquila Food Security Initiative)</w:t>
      </w:r>
      <w:r w:rsidRPr="00BA380E">
        <w:rPr>
          <w:sz w:val="20"/>
          <w:szCs w:val="20"/>
        </w:rPr>
        <w:t xml:space="preserve">. 2012. </w:t>
      </w:r>
      <w:r w:rsidRPr="00BA380E">
        <w:rPr>
          <w:i/>
          <w:iCs/>
          <w:sz w:val="20"/>
          <w:szCs w:val="20"/>
        </w:rPr>
        <w:t>L’Aquila Food Security Initiative (AFSI) 2012 Report</w:t>
      </w:r>
      <w:r w:rsidRPr="00BA380E">
        <w:rPr>
          <w:sz w:val="20"/>
          <w:szCs w:val="20"/>
        </w:rPr>
        <w:t>. L’Aquila, Italy. https://2009-2017.state.gov/documents/organization/202922.pdf</w:t>
      </w:r>
    </w:p>
    <w:p w14:paraId="5AE4B392" w14:textId="77777777" w:rsidR="00BA380E" w:rsidRPr="00BA380E" w:rsidRDefault="00BA380E" w:rsidP="00BA380E">
      <w:pPr>
        <w:pStyle w:val="Bibliography"/>
        <w:rPr>
          <w:sz w:val="20"/>
          <w:szCs w:val="20"/>
        </w:rPr>
      </w:pPr>
      <w:r w:rsidRPr="00BA380E">
        <w:rPr>
          <w:sz w:val="20"/>
          <w:szCs w:val="20"/>
        </w:rPr>
        <w:t>17.</w:t>
      </w:r>
      <w:r w:rsidRPr="00BA380E">
        <w:rPr>
          <w:sz w:val="20"/>
          <w:szCs w:val="20"/>
        </w:rPr>
        <w:tab/>
      </w:r>
      <w:r w:rsidRPr="00BA380E">
        <w:rPr>
          <w:b/>
          <w:bCs/>
          <w:sz w:val="20"/>
          <w:szCs w:val="20"/>
        </w:rPr>
        <w:t>AFSI</w:t>
      </w:r>
      <w:r w:rsidRPr="00BA380E">
        <w:rPr>
          <w:sz w:val="20"/>
          <w:szCs w:val="20"/>
        </w:rPr>
        <w:t xml:space="preserve">. 2012. </w:t>
      </w:r>
      <w:r w:rsidRPr="00BA380E">
        <w:rPr>
          <w:i/>
          <w:iCs/>
          <w:sz w:val="20"/>
          <w:szCs w:val="20"/>
        </w:rPr>
        <w:t>Tracking the L’Aquila Food Security Initiative pledge and related funding</w:t>
      </w:r>
      <w:r w:rsidRPr="00BA380E">
        <w:rPr>
          <w:sz w:val="20"/>
          <w:szCs w:val="20"/>
        </w:rPr>
        <w:t>. L’Aquila, Italy. https://2009-2017.state.gov/documents/organization/202955.pdf</w:t>
      </w:r>
    </w:p>
    <w:p w14:paraId="12C9CF38" w14:textId="77777777" w:rsidR="00BA380E" w:rsidRPr="00BA380E" w:rsidRDefault="00BA380E" w:rsidP="00BA380E">
      <w:pPr>
        <w:pStyle w:val="Bibliography"/>
        <w:rPr>
          <w:sz w:val="20"/>
          <w:szCs w:val="20"/>
        </w:rPr>
      </w:pPr>
      <w:r w:rsidRPr="00BA380E">
        <w:rPr>
          <w:sz w:val="20"/>
          <w:szCs w:val="20"/>
        </w:rPr>
        <w:t>18.</w:t>
      </w:r>
      <w:r w:rsidRPr="00BA380E">
        <w:rPr>
          <w:sz w:val="20"/>
          <w:szCs w:val="20"/>
        </w:rPr>
        <w:tab/>
      </w:r>
      <w:r w:rsidRPr="00BA380E">
        <w:rPr>
          <w:b/>
          <w:bCs/>
          <w:sz w:val="20"/>
          <w:szCs w:val="20"/>
        </w:rPr>
        <w:t>Khan, A.A., Pascal, P., Jorand, M., Willoughby, R. &amp; Schäfer, N.A.</w:t>
      </w:r>
      <w:r w:rsidRPr="00BA380E">
        <w:rPr>
          <w:sz w:val="20"/>
          <w:szCs w:val="20"/>
        </w:rPr>
        <w:t xml:space="preserve"> 2018. </w:t>
      </w:r>
      <w:r w:rsidRPr="00BA380E">
        <w:rPr>
          <w:i/>
          <w:iCs/>
          <w:sz w:val="20"/>
          <w:szCs w:val="20"/>
        </w:rPr>
        <w:t>If not now, then when? Will the Ise-Shima Summit put an end to the poor monitoring of G7 food security investments?</w:t>
      </w:r>
      <w:r w:rsidRPr="00BA380E">
        <w:rPr>
          <w:sz w:val="20"/>
          <w:szCs w:val="20"/>
        </w:rPr>
        <w:t xml:space="preserve"> ActionAid, Action contre la Faim, CCFD Terre Solidaire, Oxfam and Welthungerhilfe. https://www.actioncontrelafaim.org/wp-</w:t>
      </w:r>
      <w:r w:rsidRPr="00BA380E">
        <w:rPr>
          <w:sz w:val="20"/>
          <w:szCs w:val="20"/>
        </w:rPr>
        <w:lastRenderedPageBreak/>
        <w:t>content/uploads/2018/01/if_not_now_then_when_-_will_the_ise-shima_summit_put_an_end_to_the_poor_monitoring_of_g7_food_security_investments_0.pdf</w:t>
      </w:r>
    </w:p>
    <w:p w14:paraId="631F4F63" w14:textId="77777777" w:rsidR="00BA380E" w:rsidRPr="00BA380E" w:rsidRDefault="00BA380E" w:rsidP="00BA380E">
      <w:pPr>
        <w:pStyle w:val="Bibliography"/>
        <w:rPr>
          <w:sz w:val="20"/>
          <w:szCs w:val="20"/>
        </w:rPr>
      </w:pPr>
      <w:r w:rsidRPr="00BA380E">
        <w:rPr>
          <w:sz w:val="20"/>
          <w:szCs w:val="20"/>
        </w:rPr>
        <w:t>19.</w:t>
      </w:r>
      <w:r w:rsidRPr="00BA380E">
        <w:rPr>
          <w:sz w:val="20"/>
          <w:szCs w:val="20"/>
        </w:rPr>
        <w:tab/>
      </w:r>
      <w:r w:rsidRPr="00BA380E">
        <w:rPr>
          <w:b/>
          <w:bCs/>
          <w:sz w:val="20"/>
          <w:szCs w:val="20"/>
        </w:rPr>
        <w:t>United Nations</w:t>
      </w:r>
      <w:r w:rsidRPr="00BA380E">
        <w:rPr>
          <w:sz w:val="20"/>
          <w:szCs w:val="20"/>
        </w:rPr>
        <w:t>. 2015. G7 commitment regarding hunger and malnutrition. [Cited 12 June 2024]. https://www.un.org/esa/ffd/ffd3/commitments/commitment/g7-commitment-regarding-hunger-and-malnutrition.html</w:t>
      </w:r>
    </w:p>
    <w:p w14:paraId="43358412" w14:textId="77777777" w:rsidR="00BA380E" w:rsidRPr="00BA380E" w:rsidRDefault="00BA380E" w:rsidP="00BA380E">
      <w:pPr>
        <w:pStyle w:val="Bibliography"/>
        <w:rPr>
          <w:sz w:val="20"/>
          <w:szCs w:val="20"/>
        </w:rPr>
      </w:pPr>
      <w:r w:rsidRPr="00BA380E">
        <w:rPr>
          <w:sz w:val="20"/>
          <w:szCs w:val="20"/>
        </w:rPr>
        <w:t>20.</w:t>
      </w:r>
      <w:r w:rsidRPr="00BA380E">
        <w:rPr>
          <w:sz w:val="20"/>
          <w:szCs w:val="20"/>
        </w:rPr>
        <w:tab/>
      </w:r>
      <w:r w:rsidRPr="00BA380E">
        <w:rPr>
          <w:b/>
          <w:bCs/>
          <w:sz w:val="20"/>
          <w:szCs w:val="20"/>
        </w:rPr>
        <w:t>G7 Germany</w:t>
      </w:r>
      <w:r w:rsidRPr="00BA380E">
        <w:rPr>
          <w:sz w:val="20"/>
          <w:szCs w:val="20"/>
        </w:rPr>
        <w:t xml:space="preserve">. 2022. </w:t>
      </w:r>
      <w:r w:rsidRPr="00BA380E">
        <w:rPr>
          <w:i/>
          <w:iCs/>
          <w:sz w:val="20"/>
          <w:szCs w:val="20"/>
        </w:rPr>
        <w:t>Elmau Progress Report 2022</w:t>
      </w:r>
      <w:r w:rsidRPr="00BA380E">
        <w:rPr>
          <w:sz w:val="20"/>
          <w:szCs w:val="20"/>
        </w:rPr>
        <w:t>. Elmau, Germany. https://www.effectivecooperation.org/system/file/ODEhQKJpYpOehbX9lHNbU4-X7QH6VUpJk1hXaBranxs/1718190000/2022-07/Elmau%20Progress%20Report%202022_ENG.pdf</w:t>
      </w:r>
    </w:p>
    <w:p w14:paraId="77189116" w14:textId="77777777" w:rsidR="00BA380E" w:rsidRPr="00BA380E" w:rsidRDefault="00BA380E" w:rsidP="00BA380E">
      <w:pPr>
        <w:pStyle w:val="Bibliography"/>
        <w:rPr>
          <w:sz w:val="20"/>
          <w:szCs w:val="20"/>
        </w:rPr>
      </w:pPr>
      <w:r w:rsidRPr="00BA380E">
        <w:rPr>
          <w:sz w:val="20"/>
          <w:szCs w:val="20"/>
        </w:rPr>
        <w:t>21.</w:t>
      </w:r>
      <w:r w:rsidRPr="00BA380E">
        <w:rPr>
          <w:sz w:val="20"/>
          <w:szCs w:val="20"/>
        </w:rPr>
        <w:tab/>
      </w:r>
      <w:r w:rsidRPr="00BA380E">
        <w:rPr>
          <w:b/>
          <w:bCs/>
          <w:sz w:val="20"/>
          <w:szCs w:val="20"/>
        </w:rPr>
        <w:t>G7 France</w:t>
      </w:r>
      <w:r w:rsidRPr="00BA380E">
        <w:rPr>
          <w:sz w:val="20"/>
          <w:szCs w:val="20"/>
        </w:rPr>
        <w:t xml:space="preserve">. 2019. </w:t>
      </w:r>
      <w:r w:rsidRPr="00BA380E">
        <w:rPr>
          <w:i/>
          <w:iCs/>
          <w:sz w:val="20"/>
          <w:szCs w:val="20"/>
        </w:rPr>
        <w:t>Biarritz Progress Report – G7 Development and Development-Related Commitments</w:t>
      </w:r>
      <w:r w:rsidRPr="00BA380E">
        <w:rPr>
          <w:sz w:val="20"/>
          <w:szCs w:val="20"/>
        </w:rPr>
        <w:t>. Biarritz, France, Ministry for Europe and Foreign Affairs. https://www.diplomatie.gouv.fr/IMG/pdf/rapport-g7-v8_cle852e6f-1.pdf</w:t>
      </w:r>
    </w:p>
    <w:p w14:paraId="0482DE13" w14:textId="77777777" w:rsidR="00BA380E" w:rsidRPr="00BA380E" w:rsidRDefault="00BA380E" w:rsidP="00BA380E">
      <w:pPr>
        <w:pStyle w:val="Bibliography"/>
        <w:rPr>
          <w:sz w:val="20"/>
          <w:szCs w:val="20"/>
        </w:rPr>
      </w:pPr>
      <w:r w:rsidRPr="00BA380E">
        <w:rPr>
          <w:sz w:val="20"/>
          <w:szCs w:val="20"/>
        </w:rPr>
        <w:t>22.</w:t>
      </w:r>
      <w:r w:rsidRPr="00BA380E">
        <w:rPr>
          <w:sz w:val="20"/>
          <w:szCs w:val="20"/>
        </w:rPr>
        <w:tab/>
      </w:r>
      <w:r w:rsidRPr="00BA380E">
        <w:rPr>
          <w:b/>
          <w:bCs/>
          <w:sz w:val="20"/>
          <w:szCs w:val="20"/>
        </w:rPr>
        <w:t>G7 Japan</w:t>
      </w:r>
      <w:r w:rsidRPr="00BA380E">
        <w:rPr>
          <w:sz w:val="20"/>
          <w:szCs w:val="20"/>
        </w:rPr>
        <w:t xml:space="preserve">. 2016. </w:t>
      </w:r>
      <w:r w:rsidRPr="00BA380E">
        <w:rPr>
          <w:i/>
          <w:iCs/>
          <w:sz w:val="20"/>
          <w:szCs w:val="20"/>
        </w:rPr>
        <w:t>G7 FSWG Chair’s Report: Financial Reporting Methodology on Food Security and Nutrition</w:t>
      </w:r>
      <w:r w:rsidRPr="00BA380E">
        <w:rPr>
          <w:sz w:val="20"/>
          <w:szCs w:val="20"/>
        </w:rPr>
        <w:t>. Ise-Shima, Japan. https://www.mofa.go.jp/files/000215138.pdf</w:t>
      </w:r>
    </w:p>
    <w:p w14:paraId="2B8E33BA" w14:textId="77777777" w:rsidR="00BA380E" w:rsidRPr="001947A7" w:rsidRDefault="00BA380E" w:rsidP="00BA380E">
      <w:pPr>
        <w:pStyle w:val="Bibliography"/>
        <w:rPr>
          <w:sz w:val="20"/>
          <w:szCs w:val="20"/>
          <w:lang w:val="fr-FR"/>
          <w:rPrChange w:id="100" w:author="KUMAPLEY, Richard" w:date="2025-05-18T19:04:00Z">
            <w:rPr>
              <w:sz w:val="20"/>
              <w:szCs w:val="20"/>
            </w:rPr>
          </w:rPrChange>
        </w:rPr>
      </w:pPr>
      <w:r w:rsidRPr="00BA380E">
        <w:rPr>
          <w:sz w:val="20"/>
          <w:szCs w:val="20"/>
        </w:rPr>
        <w:t>23.</w:t>
      </w:r>
      <w:r w:rsidRPr="00BA380E">
        <w:rPr>
          <w:sz w:val="20"/>
          <w:szCs w:val="20"/>
        </w:rPr>
        <w:tab/>
      </w:r>
      <w:r w:rsidRPr="00BA380E">
        <w:rPr>
          <w:b/>
          <w:bCs/>
          <w:sz w:val="20"/>
          <w:szCs w:val="20"/>
        </w:rPr>
        <w:t>European Commission</w:t>
      </w:r>
      <w:r w:rsidRPr="00BA380E">
        <w:rPr>
          <w:sz w:val="20"/>
          <w:szCs w:val="20"/>
        </w:rPr>
        <w:t xml:space="preserve">. 2016. </w:t>
      </w:r>
      <w:r w:rsidRPr="00BA380E">
        <w:rPr>
          <w:i/>
          <w:iCs/>
          <w:sz w:val="20"/>
          <w:szCs w:val="20"/>
        </w:rPr>
        <w:t>Report from the Commission to the European Parliament and the Council. Implementing EU food and nutrition security policy commitments: second biennial report – Annexes</w:t>
      </w:r>
      <w:r w:rsidRPr="00BA380E">
        <w:rPr>
          <w:sz w:val="20"/>
          <w:szCs w:val="20"/>
        </w:rPr>
        <w:t xml:space="preserve">. </w:t>
      </w:r>
      <w:r w:rsidRPr="001947A7">
        <w:rPr>
          <w:sz w:val="20"/>
          <w:szCs w:val="20"/>
          <w:lang w:val="fr-FR"/>
          <w:rPrChange w:id="101" w:author="KUMAPLEY, Richard" w:date="2025-05-18T19:04:00Z">
            <w:rPr>
              <w:sz w:val="20"/>
              <w:szCs w:val="20"/>
            </w:rPr>
          </w:rPrChange>
        </w:rPr>
        <w:t>Brussels. https://eur-lex.europa.eu/LexUriServ/LexUriServ.do?uri=SWD:2016:0155:FIN:EN:PDF</w:t>
      </w:r>
    </w:p>
    <w:p w14:paraId="09634296" w14:textId="4D9E24D8" w:rsidR="00BA380E" w:rsidRPr="00BA380E" w:rsidRDefault="00BA380E" w:rsidP="00BA380E">
      <w:pPr>
        <w:pStyle w:val="Bibliography"/>
        <w:rPr>
          <w:sz w:val="20"/>
          <w:szCs w:val="20"/>
        </w:rPr>
      </w:pPr>
      <w:r w:rsidRPr="00BA380E">
        <w:rPr>
          <w:sz w:val="20"/>
          <w:szCs w:val="20"/>
        </w:rPr>
        <w:t>24.</w:t>
      </w:r>
      <w:r w:rsidRPr="00BA380E">
        <w:rPr>
          <w:sz w:val="20"/>
          <w:szCs w:val="20"/>
        </w:rPr>
        <w:tab/>
      </w:r>
      <w:r w:rsidRPr="00BA380E">
        <w:rPr>
          <w:b/>
          <w:bCs/>
          <w:sz w:val="20"/>
          <w:szCs w:val="20"/>
        </w:rPr>
        <w:t xml:space="preserve">OECD, </w:t>
      </w:r>
      <w:r w:rsidR="00BD4259">
        <w:rPr>
          <w:b/>
          <w:bCs/>
          <w:sz w:val="20"/>
          <w:szCs w:val="20"/>
        </w:rPr>
        <w:t>EUROSTAT (</w:t>
      </w:r>
      <w:r w:rsidR="00BD4259" w:rsidRPr="00BD4259">
        <w:rPr>
          <w:b/>
          <w:bCs/>
          <w:sz w:val="20"/>
          <w:szCs w:val="20"/>
        </w:rPr>
        <w:t>Statistical Office of the European Union</w:t>
      </w:r>
      <w:r w:rsidR="00BD4259">
        <w:rPr>
          <w:b/>
          <w:bCs/>
          <w:sz w:val="20"/>
          <w:szCs w:val="20"/>
        </w:rPr>
        <w:t>)</w:t>
      </w:r>
      <w:r w:rsidRPr="00BA380E">
        <w:rPr>
          <w:b/>
          <w:bCs/>
          <w:sz w:val="20"/>
          <w:szCs w:val="20"/>
        </w:rPr>
        <w:t xml:space="preserve"> &amp; WHO</w:t>
      </w:r>
      <w:r w:rsidRPr="00BA380E">
        <w:rPr>
          <w:sz w:val="20"/>
          <w:szCs w:val="20"/>
        </w:rPr>
        <w:t xml:space="preserve">. 2017. </w:t>
      </w:r>
      <w:r w:rsidRPr="00BA380E">
        <w:rPr>
          <w:i/>
          <w:iCs/>
          <w:sz w:val="20"/>
          <w:szCs w:val="20"/>
        </w:rPr>
        <w:t>A System of Health Accounts 2011: Revised edition</w:t>
      </w:r>
      <w:r w:rsidRPr="00BA380E">
        <w:rPr>
          <w:sz w:val="20"/>
          <w:szCs w:val="20"/>
        </w:rPr>
        <w:t>. Paris, OECD. http://dx.doi.org/10.1787/9789264270985-en</w:t>
      </w:r>
    </w:p>
    <w:p w14:paraId="3FFE2A11" w14:textId="77777777" w:rsidR="00BA380E" w:rsidRPr="00BA380E" w:rsidRDefault="00BA380E" w:rsidP="00BA380E">
      <w:pPr>
        <w:pStyle w:val="Bibliography"/>
        <w:rPr>
          <w:sz w:val="20"/>
          <w:szCs w:val="20"/>
        </w:rPr>
      </w:pPr>
      <w:r w:rsidRPr="00BA380E">
        <w:rPr>
          <w:sz w:val="20"/>
          <w:szCs w:val="20"/>
        </w:rPr>
        <w:t>25.</w:t>
      </w:r>
      <w:r w:rsidRPr="00BA380E">
        <w:rPr>
          <w:sz w:val="20"/>
          <w:szCs w:val="20"/>
        </w:rPr>
        <w:tab/>
      </w:r>
      <w:r w:rsidRPr="00BA380E">
        <w:rPr>
          <w:b/>
          <w:bCs/>
          <w:sz w:val="20"/>
          <w:szCs w:val="20"/>
        </w:rPr>
        <w:t>WHO</w:t>
      </w:r>
      <w:r w:rsidRPr="00BA380E">
        <w:rPr>
          <w:sz w:val="20"/>
          <w:szCs w:val="20"/>
        </w:rPr>
        <w:t xml:space="preserve">. 2014. </w:t>
      </w:r>
      <w:r w:rsidRPr="00BA380E">
        <w:rPr>
          <w:i/>
          <w:iCs/>
          <w:sz w:val="20"/>
          <w:szCs w:val="20"/>
        </w:rPr>
        <w:t>WHO</w:t>
      </w:r>
      <w:r w:rsidRPr="00BA380E">
        <w:rPr>
          <w:sz w:val="20"/>
          <w:szCs w:val="20"/>
        </w:rPr>
        <w:t xml:space="preserve">: </w:t>
      </w:r>
      <w:r w:rsidRPr="00BA380E">
        <w:rPr>
          <w:i/>
          <w:iCs/>
          <w:sz w:val="20"/>
          <w:szCs w:val="20"/>
        </w:rPr>
        <w:t>Global Health Expenditure Database</w:t>
      </w:r>
      <w:r w:rsidRPr="00BA380E">
        <w:rPr>
          <w:sz w:val="20"/>
          <w:szCs w:val="20"/>
        </w:rPr>
        <w:t>. [Accessed on 9 May 2024]. https://apps.who.int/nha/database/Home/Index/en</w:t>
      </w:r>
    </w:p>
    <w:p w14:paraId="14A0A326" w14:textId="77777777" w:rsidR="00BA380E" w:rsidRPr="00BA380E" w:rsidRDefault="00BA380E" w:rsidP="00BA380E">
      <w:pPr>
        <w:pStyle w:val="Bibliography"/>
        <w:rPr>
          <w:sz w:val="20"/>
          <w:szCs w:val="20"/>
        </w:rPr>
      </w:pPr>
      <w:r w:rsidRPr="00BA380E">
        <w:rPr>
          <w:sz w:val="20"/>
          <w:szCs w:val="20"/>
        </w:rPr>
        <w:t>26.</w:t>
      </w:r>
      <w:r w:rsidRPr="00BA380E">
        <w:rPr>
          <w:sz w:val="20"/>
          <w:szCs w:val="20"/>
        </w:rPr>
        <w:tab/>
      </w:r>
      <w:r w:rsidRPr="00BA380E">
        <w:rPr>
          <w:b/>
          <w:bCs/>
          <w:sz w:val="20"/>
          <w:szCs w:val="20"/>
        </w:rPr>
        <w:t>FAO</w:t>
      </w:r>
      <w:r w:rsidRPr="00BA380E">
        <w:rPr>
          <w:sz w:val="20"/>
          <w:szCs w:val="20"/>
        </w:rPr>
        <w:t xml:space="preserve">. 2024. Indicators from household surveys (gender, area, socioeconomics). In: </w:t>
      </w:r>
      <w:r w:rsidRPr="00BA380E">
        <w:rPr>
          <w:i/>
          <w:iCs/>
          <w:sz w:val="20"/>
          <w:szCs w:val="20"/>
        </w:rPr>
        <w:t>FAOSTAT</w:t>
      </w:r>
      <w:r w:rsidRPr="00BA380E">
        <w:rPr>
          <w:sz w:val="20"/>
          <w:szCs w:val="20"/>
        </w:rPr>
        <w:t>. [Cited 29 April 2024]. https://www.fao.org/faostat/en/#data/HS</w:t>
      </w:r>
    </w:p>
    <w:p w14:paraId="719F9B87" w14:textId="77777777" w:rsidR="00BA380E" w:rsidRPr="00BA380E" w:rsidRDefault="00BA380E" w:rsidP="00BA380E">
      <w:pPr>
        <w:pStyle w:val="Bibliography"/>
        <w:rPr>
          <w:sz w:val="20"/>
          <w:szCs w:val="20"/>
        </w:rPr>
      </w:pPr>
      <w:r w:rsidRPr="00BA380E">
        <w:rPr>
          <w:sz w:val="20"/>
          <w:szCs w:val="20"/>
        </w:rPr>
        <w:t>27.</w:t>
      </w:r>
      <w:r w:rsidRPr="00BA380E">
        <w:rPr>
          <w:sz w:val="20"/>
          <w:szCs w:val="20"/>
        </w:rPr>
        <w:tab/>
      </w:r>
      <w:r w:rsidRPr="00BA380E">
        <w:rPr>
          <w:b/>
          <w:bCs/>
          <w:sz w:val="20"/>
          <w:szCs w:val="20"/>
        </w:rPr>
        <w:t>World Bank</w:t>
      </w:r>
      <w:r w:rsidRPr="00BA380E">
        <w:rPr>
          <w:sz w:val="20"/>
          <w:szCs w:val="20"/>
        </w:rPr>
        <w:t xml:space="preserve">. 2024. </w:t>
      </w:r>
      <w:r w:rsidRPr="00BA380E">
        <w:rPr>
          <w:i/>
          <w:iCs/>
          <w:sz w:val="20"/>
          <w:szCs w:val="20"/>
        </w:rPr>
        <w:t>World Bank Data</w:t>
      </w:r>
      <w:r w:rsidRPr="00BA380E">
        <w:rPr>
          <w:sz w:val="20"/>
          <w:szCs w:val="20"/>
        </w:rPr>
        <w:t xml:space="preserve">: </w:t>
      </w:r>
      <w:r w:rsidRPr="00BA380E">
        <w:rPr>
          <w:i/>
          <w:iCs/>
          <w:sz w:val="20"/>
          <w:szCs w:val="20"/>
        </w:rPr>
        <w:t>Households and NPISHs final consumption expenditure (% of GDP)</w:t>
      </w:r>
      <w:r w:rsidRPr="00BA380E">
        <w:rPr>
          <w:sz w:val="20"/>
          <w:szCs w:val="20"/>
        </w:rPr>
        <w:t>. [Accessed on 29 April 2024]. https://data.worldbank.org/indicator/NE.CON.PRVT.ZS. Licence: CC-BY-4.0.</w:t>
      </w:r>
    </w:p>
    <w:p w14:paraId="131E8920" w14:textId="28525675" w:rsidR="00BA380E" w:rsidRPr="00BA380E" w:rsidRDefault="00BA380E" w:rsidP="00BA380E">
      <w:pPr>
        <w:pStyle w:val="Bibliography"/>
        <w:rPr>
          <w:sz w:val="20"/>
          <w:szCs w:val="20"/>
          <w:lang w:val="it-IT"/>
        </w:rPr>
      </w:pPr>
      <w:r w:rsidRPr="00BA380E">
        <w:rPr>
          <w:sz w:val="20"/>
          <w:szCs w:val="20"/>
        </w:rPr>
        <w:t>28.</w:t>
      </w:r>
      <w:r w:rsidRPr="00BA380E">
        <w:rPr>
          <w:sz w:val="20"/>
          <w:szCs w:val="20"/>
        </w:rPr>
        <w:tab/>
      </w:r>
      <w:r w:rsidRPr="00BA380E">
        <w:rPr>
          <w:b/>
          <w:bCs/>
          <w:sz w:val="20"/>
          <w:szCs w:val="20"/>
        </w:rPr>
        <w:t>IPC (Integrated Food Security Phase Classification)</w:t>
      </w:r>
      <w:r w:rsidRPr="00BA380E">
        <w:rPr>
          <w:sz w:val="20"/>
          <w:szCs w:val="20"/>
        </w:rPr>
        <w:t xml:space="preserve">. 2021. </w:t>
      </w:r>
      <w:r w:rsidRPr="00BA380E">
        <w:rPr>
          <w:i/>
          <w:iCs/>
          <w:sz w:val="20"/>
          <w:szCs w:val="20"/>
        </w:rPr>
        <w:t>Technical Manual Version 3.1. Evidence and standards for better food security and nutrition decisions</w:t>
      </w:r>
      <w:r w:rsidRPr="00BA380E">
        <w:rPr>
          <w:sz w:val="20"/>
          <w:szCs w:val="20"/>
        </w:rPr>
        <w:t xml:space="preserve">. </w:t>
      </w:r>
      <w:r w:rsidRPr="00BA380E">
        <w:rPr>
          <w:sz w:val="20"/>
          <w:szCs w:val="20"/>
          <w:lang w:val="it-IT"/>
        </w:rPr>
        <w:t>Rome. https://www.ipcinfo.org/fileadmin/user_upload/ipcinfo/manual/IPC_Technical_Manual_3_Final.pdf</w:t>
      </w:r>
    </w:p>
    <w:p w14:paraId="157F4680" w14:textId="23737AAF" w:rsidR="00BA380E" w:rsidRPr="00BA380E" w:rsidRDefault="00BA380E" w:rsidP="00BA380E">
      <w:pPr>
        <w:pStyle w:val="Bibliography"/>
        <w:rPr>
          <w:sz w:val="20"/>
          <w:szCs w:val="20"/>
        </w:rPr>
      </w:pPr>
      <w:r w:rsidRPr="00BA380E">
        <w:rPr>
          <w:sz w:val="20"/>
          <w:szCs w:val="20"/>
        </w:rPr>
        <w:t>29.</w:t>
      </w:r>
      <w:r w:rsidRPr="00BA380E">
        <w:rPr>
          <w:sz w:val="20"/>
          <w:szCs w:val="20"/>
        </w:rPr>
        <w:tab/>
      </w:r>
      <w:r w:rsidRPr="00BA380E">
        <w:rPr>
          <w:b/>
          <w:bCs/>
          <w:sz w:val="20"/>
          <w:szCs w:val="20"/>
        </w:rPr>
        <w:t>FAO, IFAD (International Fund for Agricultural Development), UNICEF, WFP (World Food Programme)</w:t>
      </w:r>
      <w:r>
        <w:rPr>
          <w:b/>
          <w:bCs/>
          <w:sz w:val="20"/>
          <w:szCs w:val="20"/>
        </w:rPr>
        <w:t xml:space="preserve"> </w:t>
      </w:r>
      <w:r w:rsidRPr="00BA380E">
        <w:rPr>
          <w:b/>
          <w:bCs/>
          <w:sz w:val="20"/>
          <w:szCs w:val="20"/>
        </w:rPr>
        <w:t>&amp; WHO</w:t>
      </w:r>
      <w:r w:rsidRPr="00BA380E">
        <w:rPr>
          <w:sz w:val="20"/>
          <w:szCs w:val="20"/>
        </w:rPr>
        <w:t xml:space="preserve">. 2020. </w:t>
      </w:r>
      <w:r w:rsidRPr="00BA380E">
        <w:rPr>
          <w:i/>
          <w:iCs/>
          <w:sz w:val="20"/>
          <w:szCs w:val="20"/>
        </w:rPr>
        <w:t>The State of Food Security and Nutrition in the World 2020. Transforming food systems for affordable healthy diets</w:t>
      </w:r>
      <w:r w:rsidRPr="00BA380E">
        <w:rPr>
          <w:sz w:val="20"/>
          <w:szCs w:val="20"/>
        </w:rPr>
        <w:t>. Rome, FAO. https://doi.org/10.4060/ca9692en</w:t>
      </w:r>
    </w:p>
    <w:p w14:paraId="4EC066FA" w14:textId="77777777" w:rsidR="00BA380E" w:rsidRPr="00BA380E" w:rsidRDefault="00BA380E" w:rsidP="00BA380E">
      <w:pPr>
        <w:pStyle w:val="Bibliography"/>
        <w:rPr>
          <w:sz w:val="20"/>
          <w:szCs w:val="20"/>
        </w:rPr>
      </w:pPr>
      <w:r w:rsidRPr="00BA380E">
        <w:rPr>
          <w:sz w:val="20"/>
          <w:szCs w:val="20"/>
        </w:rPr>
        <w:t>30.</w:t>
      </w:r>
      <w:r w:rsidRPr="00BA380E">
        <w:rPr>
          <w:sz w:val="20"/>
          <w:szCs w:val="20"/>
        </w:rPr>
        <w:tab/>
      </w:r>
      <w:r w:rsidRPr="00BA380E">
        <w:rPr>
          <w:b/>
          <w:bCs/>
          <w:sz w:val="20"/>
          <w:szCs w:val="20"/>
        </w:rPr>
        <w:t>FAO, IFAD, UNICEF, WFP &amp; WHO</w:t>
      </w:r>
      <w:r w:rsidRPr="00BA380E">
        <w:rPr>
          <w:sz w:val="20"/>
          <w:szCs w:val="20"/>
        </w:rPr>
        <w:t xml:space="preserve">. 2023. </w:t>
      </w:r>
      <w:r w:rsidRPr="00BA380E">
        <w:rPr>
          <w:i/>
          <w:iCs/>
          <w:sz w:val="20"/>
          <w:szCs w:val="20"/>
        </w:rPr>
        <w:t>The State of Food Security and Nutrition in the World 2023. Urbanization, agrifood systems transformation and healthy diets across the rural–urban continuum</w:t>
      </w:r>
      <w:r w:rsidRPr="00BA380E">
        <w:rPr>
          <w:sz w:val="20"/>
          <w:szCs w:val="20"/>
        </w:rPr>
        <w:t>. Rome, FAO. https://doi.org/10.4060/cc3017en</w:t>
      </w:r>
    </w:p>
    <w:p w14:paraId="463B73CA" w14:textId="77777777" w:rsidR="00BA380E" w:rsidRPr="00BA380E" w:rsidRDefault="00BA380E" w:rsidP="00BA380E">
      <w:pPr>
        <w:pStyle w:val="Bibliography"/>
        <w:rPr>
          <w:sz w:val="20"/>
          <w:szCs w:val="20"/>
        </w:rPr>
      </w:pPr>
      <w:r w:rsidRPr="00BA380E">
        <w:rPr>
          <w:sz w:val="20"/>
          <w:szCs w:val="20"/>
        </w:rPr>
        <w:t>31.</w:t>
      </w:r>
      <w:r w:rsidRPr="00BA380E">
        <w:rPr>
          <w:sz w:val="20"/>
          <w:szCs w:val="20"/>
        </w:rPr>
        <w:tab/>
      </w:r>
      <w:r w:rsidRPr="00BA380E">
        <w:rPr>
          <w:b/>
          <w:bCs/>
          <w:sz w:val="20"/>
          <w:szCs w:val="20"/>
        </w:rPr>
        <w:t>FAO, IFAD, UNICEF, WFP &amp; WHO</w:t>
      </w:r>
      <w:r w:rsidRPr="00BA380E">
        <w:rPr>
          <w:sz w:val="20"/>
          <w:szCs w:val="20"/>
        </w:rPr>
        <w:t xml:space="preserve">. 2021. </w:t>
      </w:r>
      <w:r w:rsidRPr="00BA380E">
        <w:rPr>
          <w:i/>
          <w:iCs/>
          <w:sz w:val="20"/>
          <w:szCs w:val="20"/>
        </w:rPr>
        <w:t>The State of Food Security and Nutrition in the World 2021. Transforming food systems for food security, improved nutrition and affordable healthy diets for all</w:t>
      </w:r>
      <w:r w:rsidRPr="00BA380E">
        <w:rPr>
          <w:sz w:val="20"/>
          <w:szCs w:val="20"/>
        </w:rPr>
        <w:t>. Rome, FAO. https://doi.org/10.4060/cb4474en</w:t>
      </w:r>
    </w:p>
    <w:p w14:paraId="71D5E698" w14:textId="77777777" w:rsidR="00BA380E" w:rsidRPr="00BA380E" w:rsidRDefault="00BA380E" w:rsidP="00BA380E">
      <w:pPr>
        <w:pStyle w:val="Bibliography"/>
        <w:rPr>
          <w:sz w:val="20"/>
          <w:szCs w:val="20"/>
        </w:rPr>
      </w:pPr>
      <w:r w:rsidRPr="00BA380E">
        <w:rPr>
          <w:sz w:val="20"/>
          <w:szCs w:val="20"/>
        </w:rPr>
        <w:t>32.</w:t>
      </w:r>
      <w:r w:rsidRPr="00BA380E">
        <w:rPr>
          <w:sz w:val="20"/>
          <w:szCs w:val="20"/>
        </w:rPr>
        <w:tab/>
      </w:r>
      <w:r w:rsidRPr="00BA380E">
        <w:rPr>
          <w:b/>
          <w:bCs/>
          <w:sz w:val="20"/>
          <w:szCs w:val="20"/>
        </w:rPr>
        <w:t>FAO, IFAD, UNICEF, WFP &amp; WHO</w:t>
      </w:r>
      <w:r w:rsidRPr="00BA380E">
        <w:rPr>
          <w:sz w:val="20"/>
          <w:szCs w:val="20"/>
        </w:rPr>
        <w:t xml:space="preserve">. 2022. </w:t>
      </w:r>
      <w:r w:rsidRPr="00BA380E">
        <w:rPr>
          <w:i/>
          <w:iCs/>
          <w:sz w:val="20"/>
          <w:szCs w:val="20"/>
        </w:rPr>
        <w:t>The State of Food Security and Nutrition in the World 2022. Repurposing food and agricultural policies to make healthy diets more affordable</w:t>
      </w:r>
      <w:r w:rsidRPr="00BA380E">
        <w:rPr>
          <w:sz w:val="20"/>
          <w:szCs w:val="20"/>
        </w:rPr>
        <w:t>. Rome, FAO. https://doi.org/10.4060/cc0639en</w:t>
      </w:r>
    </w:p>
    <w:p w14:paraId="35FC49BC" w14:textId="77777777" w:rsidR="00BA380E" w:rsidRPr="00BA380E" w:rsidRDefault="00BA380E" w:rsidP="00BA380E">
      <w:pPr>
        <w:pStyle w:val="Bibliography"/>
        <w:rPr>
          <w:sz w:val="20"/>
          <w:szCs w:val="20"/>
        </w:rPr>
      </w:pPr>
      <w:r w:rsidRPr="00BA380E">
        <w:rPr>
          <w:sz w:val="20"/>
          <w:szCs w:val="20"/>
        </w:rPr>
        <w:t>33.</w:t>
      </w:r>
      <w:r w:rsidRPr="00BA380E">
        <w:rPr>
          <w:sz w:val="20"/>
          <w:szCs w:val="20"/>
        </w:rPr>
        <w:tab/>
      </w:r>
      <w:r w:rsidRPr="00BA380E">
        <w:rPr>
          <w:b/>
          <w:bCs/>
          <w:sz w:val="20"/>
          <w:szCs w:val="20"/>
        </w:rPr>
        <w:t>Davies, S., Pettersson, T. &amp; Öberg, M.</w:t>
      </w:r>
      <w:r w:rsidRPr="00BA380E">
        <w:rPr>
          <w:sz w:val="20"/>
          <w:szCs w:val="20"/>
        </w:rPr>
        <w:t xml:space="preserve"> 2023. Organized violence 1989–2022, and the return of conflict between states. </w:t>
      </w:r>
      <w:r w:rsidRPr="00BA380E">
        <w:rPr>
          <w:i/>
          <w:iCs/>
          <w:sz w:val="20"/>
          <w:szCs w:val="20"/>
        </w:rPr>
        <w:t>Journal of Peace Research</w:t>
      </w:r>
      <w:r w:rsidRPr="00BA380E">
        <w:rPr>
          <w:sz w:val="20"/>
          <w:szCs w:val="20"/>
        </w:rPr>
        <w:t>, 60(4): 691–708. https://doi.org/10.1177/00223433231185169</w:t>
      </w:r>
    </w:p>
    <w:p w14:paraId="2AA57628" w14:textId="77777777" w:rsidR="00BA380E" w:rsidRPr="00BA380E" w:rsidRDefault="00BA380E" w:rsidP="00BA380E">
      <w:pPr>
        <w:pStyle w:val="Bibliography"/>
        <w:rPr>
          <w:sz w:val="20"/>
          <w:szCs w:val="20"/>
        </w:rPr>
      </w:pPr>
      <w:r w:rsidRPr="00BA380E">
        <w:rPr>
          <w:sz w:val="20"/>
          <w:szCs w:val="20"/>
        </w:rPr>
        <w:t>34.</w:t>
      </w:r>
      <w:r w:rsidRPr="00BA380E">
        <w:rPr>
          <w:sz w:val="20"/>
          <w:szCs w:val="20"/>
        </w:rPr>
        <w:tab/>
      </w:r>
      <w:r w:rsidRPr="00BA380E">
        <w:rPr>
          <w:b/>
          <w:bCs/>
          <w:sz w:val="20"/>
          <w:szCs w:val="20"/>
        </w:rPr>
        <w:t>Sundberg, R. &amp; Melander, E.</w:t>
      </w:r>
      <w:r w:rsidRPr="00BA380E">
        <w:rPr>
          <w:sz w:val="20"/>
          <w:szCs w:val="20"/>
        </w:rPr>
        <w:t xml:space="preserve"> 2013. Introducing the UCDP Georeferenced Event Dataset. </w:t>
      </w:r>
      <w:r w:rsidRPr="00BA380E">
        <w:rPr>
          <w:i/>
          <w:iCs/>
          <w:sz w:val="20"/>
          <w:szCs w:val="20"/>
        </w:rPr>
        <w:t>Journal of Peace Research</w:t>
      </w:r>
      <w:r w:rsidRPr="00BA380E">
        <w:rPr>
          <w:sz w:val="20"/>
          <w:szCs w:val="20"/>
        </w:rPr>
        <w:t>, 50(4): 523–532. https://doi.org/10.1177/0022343313484347</w:t>
      </w:r>
    </w:p>
    <w:p w14:paraId="28B2B39A" w14:textId="77777777" w:rsidR="00BA380E" w:rsidRPr="00BA380E" w:rsidRDefault="00BA380E" w:rsidP="00BA380E">
      <w:pPr>
        <w:pStyle w:val="Bibliography"/>
        <w:rPr>
          <w:sz w:val="20"/>
          <w:szCs w:val="20"/>
        </w:rPr>
      </w:pPr>
      <w:r w:rsidRPr="00BA380E">
        <w:rPr>
          <w:sz w:val="20"/>
          <w:szCs w:val="20"/>
        </w:rPr>
        <w:t>35.</w:t>
      </w:r>
      <w:r w:rsidRPr="00BA380E">
        <w:rPr>
          <w:sz w:val="20"/>
          <w:szCs w:val="20"/>
        </w:rPr>
        <w:tab/>
      </w:r>
      <w:r w:rsidRPr="00BA380E">
        <w:rPr>
          <w:b/>
          <w:bCs/>
          <w:sz w:val="20"/>
          <w:szCs w:val="20"/>
        </w:rPr>
        <w:t>Davies, S., Pettersson, T. &amp; Öberg, M.</w:t>
      </w:r>
      <w:r w:rsidRPr="00BA380E">
        <w:rPr>
          <w:sz w:val="20"/>
          <w:szCs w:val="20"/>
        </w:rPr>
        <w:t xml:space="preserve"> 2022. Organized violence 1989–2021 and drone warfare. </w:t>
      </w:r>
      <w:r w:rsidRPr="00BA380E">
        <w:rPr>
          <w:i/>
          <w:iCs/>
          <w:sz w:val="20"/>
          <w:szCs w:val="20"/>
        </w:rPr>
        <w:t>Journal of Peace Research</w:t>
      </w:r>
      <w:r w:rsidRPr="00BA380E">
        <w:rPr>
          <w:sz w:val="20"/>
          <w:szCs w:val="20"/>
        </w:rPr>
        <w:t>, 59(4): 593–610. https://doi.org/10.1177/00223433221108428</w:t>
      </w:r>
    </w:p>
    <w:p w14:paraId="6AA0D0F7" w14:textId="77777777" w:rsidR="00BA380E" w:rsidRPr="00BA380E" w:rsidRDefault="00BA380E" w:rsidP="00BA380E">
      <w:pPr>
        <w:pStyle w:val="Bibliography"/>
        <w:rPr>
          <w:sz w:val="20"/>
          <w:szCs w:val="20"/>
        </w:rPr>
      </w:pPr>
      <w:r w:rsidRPr="00BA380E">
        <w:rPr>
          <w:sz w:val="20"/>
          <w:szCs w:val="20"/>
        </w:rPr>
        <w:t>36.</w:t>
      </w:r>
      <w:r w:rsidRPr="00BA380E">
        <w:rPr>
          <w:sz w:val="20"/>
          <w:szCs w:val="20"/>
        </w:rPr>
        <w:tab/>
      </w:r>
      <w:r w:rsidRPr="00BA380E">
        <w:rPr>
          <w:b/>
          <w:bCs/>
          <w:sz w:val="20"/>
          <w:szCs w:val="20"/>
        </w:rPr>
        <w:t>Bai, J. &amp; Perron, P.</w:t>
      </w:r>
      <w:r w:rsidRPr="00BA380E">
        <w:rPr>
          <w:sz w:val="20"/>
          <w:szCs w:val="20"/>
        </w:rPr>
        <w:t xml:space="preserve"> 1998. Estimating and testing linear models with multiple structural changes. </w:t>
      </w:r>
      <w:r w:rsidRPr="00BA380E">
        <w:rPr>
          <w:i/>
          <w:iCs/>
          <w:sz w:val="20"/>
          <w:szCs w:val="20"/>
        </w:rPr>
        <w:t>Econometrica</w:t>
      </w:r>
      <w:r w:rsidRPr="00BA380E">
        <w:rPr>
          <w:sz w:val="20"/>
          <w:szCs w:val="20"/>
        </w:rPr>
        <w:t>, 66(1): 47–78. https://doi.org/10.2307/2998540</w:t>
      </w:r>
    </w:p>
    <w:p w14:paraId="367D9283" w14:textId="77777777" w:rsidR="00BA380E" w:rsidRPr="00BA380E" w:rsidRDefault="00BA380E" w:rsidP="00BA380E">
      <w:pPr>
        <w:pStyle w:val="Bibliography"/>
        <w:rPr>
          <w:sz w:val="20"/>
          <w:szCs w:val="20"/>
        </w:rPr>
      </w:pPr>
      <w:r w:rsidRPr="00BA380E">
        <w:rPr>
          <w:sz w:val="20"/>
          <w:szCs w:val="20"/>
        </w:rPr>
        <w:t>37.</w:t>
      </w:r>
      <w:r w:rsidRPr="00BA380E">
        <w:rPr>
          <w:sz w:val="20"/>
          <w:szCs w:val="20"/>
        </w:rPr>
        <w:tab/>
      </w:r>
      <w:r w:rsidRPr="00BA380E">
        <w:rPr>
          <w:b/>
          <w:bCs/>
          <w:sz w:val="20"/>
          <w:szCs w:val="20"/>
        </w:rPr>
        <w:t>World Bank</w:t>
      </w:r>
      <w:r w:rsidRPr="00BA380E">
        <w:rPr>
          <w:sz w:val="20"/>
          <w:szCs w:val="20"/>
        </w:rPr>
        <w:t xml:space="preserve">. 2024. </w:t>
      </w:r>
      <w:r w:rsidRPr="00BA380E">
        <w:rPr>
          <w:i/>
          <w:iCs/>
          <w:sz w:val="20"/>
          <w:szCs w:val="20"/>
        </w:rPr>
        <w:t>World Bank DataBank</w:t>
      </w:r>
      <w:r w:rsidRPr="00BA380E">
        <w:rPr>
          <w:sz w:val="20"/>
          <w:szCs w:val="20"/>
        </w:rPr>
        <w:t xml:space="preserve">: </w:t>
      </w:r>
      <w:r w:rsidRPr="00BA380E">
        <w:rPr>
          <w:i/>
          <w:iCs/>
          <w:sz w:val="20"/>
          <w:szCs w:val="20"/>
        </w:rPr>
        <w:t>World Development Indicators</w:t>
      </w:r>
      <w:r w:rsidRPr="00BA380E">
        <w:rPr>
          <w:sz w:val="20"/>
          <w:szCs w:val="20"/>
        </w:rPr>
        <w:t>. [Accessed on 14 March 2024]. https://databank.worldbank.org/source/world-development-indicators</w:t>
      </w:r>
    </w:p>
    <w:p w14:paraId="0A6A6BF5" w14:textId="77777777" w:rsidR="00BA380E" w:rsidRPr="00BA380E" w:rsidRDefault="00BA380E" w:rsidP="00BA380E">
      <w:pPr>
        <w:pStyle w:val="Bibliography"/>
        <w:rPr>
          <w:sz w:val="20"/>
          <w:szCs w:val="20"/>
        </w:rPr>
      </w:pPr>
      <w:r w:rsidRPr="00BA380E">
        <w:rPr>
          <w:sz w:val="20"/>
          <w:szCs w:val="20"/>
        </w:rPr>
        <w:t>38.</w:t>
      </w:r>
      <w:r w:rsidRPr="00BA380E">
        <w:rPr>
          <w:sz w:val="20"/>
          <w:szCs w:val="20"/>
        </w:rPr>
        <w:tab/>
      </w:r>
      <w:r w:rsidRPr="00BA380E">
        <w:rPr>
          <w:b/>
          <w:bCs/>
          <w:sz w:val="20"/>
          <w:szCs w:val="20"/>
        </w:rPr>
        <w:t>FSIN (Food Security Information Network) &amp; Global Network Against Food Crises</w:t>
      </w:r>
      <w:r w:rsidRPr="00BA380E">
        <w:rPr>
          <w:sz w:val="20"/>
          <w:szCs w:val="20"/>
        </w:rPr>
        <w:t xml:space="preserve">. 2024. </w:t>
      </w:r>
      <w:r w:rsidRPr="00BA380E">
        <w:rPr>
          <w:i/>
          <w:iCs/>
          <w:sz w:val="20"/>
          <w:szCs w:val="20"/>
        </w:rPr>
        <w:t>Global Report on Food Crises 2024</w:t>
      </w:r>
      <w:r w:rsidRPr="00BA380E">
        <w:rPr>
          <w:sz w:val="20"/>
          <w:szCs w:val="20"/>
        </w:rPr>
        <w:t>. Rome. https://www.fsinplatform.org/report/global-report-food-crises-2024</w:t>
      </w:r>
    </w:p>
    <w:p w14:paraId="2FBC4A9B" w14:textId="77777777" w:rsidR="00BA380E" w:rsidRPr="00BA380E" w:rsidRDefault="00BA380E" w:rsidP="00BA380E">
      <w:pPr>
        <w:pStyle w:val="Bibliography"/>
        <w:rPr>
          <w:sz w:val="20"/>
          <w:szCs w:val="20"/>
        </w:rPr>
      </w:pPr>
      <w:r w:rsidRPr="00BA380E">
        <w:rPr>
          <w:sz w:val="20"/>
          <w:szCs w:val="20"/>
        </w:rPr>
        <w:t>39.</w:t>
      </w:r>
      <w:r w:rsidRPr="00BA380E">
        <w:rPr>
          <w:sz w:val="20"/>
          <w:szCs w:val="20"/>
        </w:rPr>
        <w:tab/>
      </w:r>
      <w:r w:rsidRPr="00BA380E">
        <w:rPr>
          <w:b/>
          <w:bCs/>
          <w:sz w:val="20"/>
          <w:szCs w:val="20"/>
        </w:rPr>
        <w:t>IMF</w:t>
      </w:r>
      <w:r w:rsidRPr="00BA380E">
        <w:rPr>
          <w:sz w:val="20"/>
          <w:szCs w:val="20"/>
        </w:rPr>
        <w:t xml:space="preserve">. 2014. </w:t>
      </w:r>
      <w:r w:rsidRPr="00BA380E">
        <w:rPr>
          <w:i/>
          <w:iCs/>
          <w:sz w:val="20"/>
          <w:szCs w:val="20"/>
        </w:rPr>
        <w:t>Government Finance Statistics Manual 2014</w:t>
      </w:r>
      <w:r w:rsidRPr="00BA380E">
        <w:rPr>
          <w:sz w:val="20"/>
          <w:szCs w:val="20"/>
        </w:rPr>
        <w:t>. Washington, DC. https://www.imf.org/external/Pubs/FT/GFS/Manual/2014/gfsfinal.pdf</w:t>
      </w:r>
    </w:p>
    <w:p w14:paraId="6586E36A" w14:textId="77777777" w:rsidR="00BA380E" w:rsidRPr="00BA380E" w:rsidRDefault="00BA380E" w:rsidP="00BA380E">
      <w:pPr>
        <w:pStyle w:val="Bibliography"/>
        <w:rPr>
          <w:sz w:val="20"/>
          <w:szCs w:val="20"/>
        </w:rPr>
      </w:pPr>
      <w:r w:rsidRPr="00BA380E">
        <w:rPr>
          <w:sz w:val="20"/>
          <w:szCs w:val="20"/>
        </w:rPr>
        <w:t>40.</w:t>
      </w:r>
      <w:r w:rsidRPr="00BA380E">
        <w:rPr>
          <w:sz w:val="20"/>
          <w:szCs w:val="20"/>
        </w:rPr>
        <w:tab/>
      </w:r>
      <w:r w:rsidRPr="00BA380E">
        <w:rPr>
          <w:b/>
          <w:bCs/>
          <w:sz w:val="20"/>
          <w:szCs w:val="20"/>
        </w:rPr>
        <w:t>FAO</w:t>
      </w:r>
      <w:r w:rsidRPr="00BA380E">
        <w:rPr>
          <w:sz w:val="20"/>
          <w:szCs w:val="20"/>
        </w:rPr>
        <w:t xml:space="preserve">. 2015. </w:t>
      </w:r>
      <w:r w:rsidRPr="00BA380E">
        <w:rPr>
          <w:i/>
          <w:iCs/>
          <w:sz w:val="20"/>
          <w:szCs w:val="20"/>
        </w:rPr>
        <w:t>MAFAP Methodology working paper: Volume II. Analysis of public expenditure on food and agriculture</w:t>
      </w:r>
      <w:r w:rsidRPr="00BA380E">
        <w:rPr>
          <w:sz w:val="20"/>
          <w:szCs w:val="20"/>
        </w:rPr>
        <w:t>. MAFAP Technical Notes Series. Rome. https://www.fao.org/fileadmin/templates/mafap/documents/Methodological_Guidelines/METHODOLOGY_WORKING_PAPER_Vol2_Public_Expenditures.pdf</w:t>
      </w:r>
    </w:p>
    <w:p w14:paraId="02CF41D0" w14:textId="77777777" w:rsidR="00BA380E" w:rsidRPr="00BA380E" w:rsidRDefault="00BA380E" w:rsidP="00BA380E">
      <w:pPr>
        <w:pStyle w:val="Bibliography"/>
        <w:rPr>
          <w:sz w:val="20"/>
          <w:szCs w:val="20"/>
        </w:rPr>
      </w:pPr>
      <w:r w:rsidRPr="00BA380E">
        <w:rPr>
          <w:sz w:val="20"/>
          <w:szCs w:val="20"/>
        </w:rPr>
        <w:lastRenderedPageBreak/>
        <w:t>41.</w:t>
      </w:r>
      <w:r w:rsidRPr="00BA380E">
        <w:rPr>
          <w:sz w:val="20"/>
          <w:szCs w:val="20"/>
        </w:rPr>
        <w:tab/>
      </w:r>
      <w:r w:rsidRPr="00BA380E">
        <w:rPr>
          <w:b/>
          <w:bCs/>
          <w:sz w:val="20"/>
          <w:szCs w:val="20"/>
        </w:rPr>
        <w:t>World Bank</w:t>
      </w:r>
      <w:r w:rsidRPr="00BA380E">
        <w:rPr>
          <w:sz w:val="20"/>
          <w:szCs w:val="20"/>
        </w:rPr>
        <w:t xml:space="preserve">. 2023. </w:t>
      </w:r>
      <w:r w:rsidRPr="00BA380E">
        <w:rPr>
          <w:i/>
          <w:iCs/>
          <w:sz w:val="20"/>
          <w:szCs w:val="20"/>
        </w:rPr>
        <w:t>World Bank Data Catalog</w:t>
      </w:r>
      <w:r w:rsidRPr="00BA380E">
        <w:rPr>
          <w:sz w:val="20"/>
          <w:szCs w:val="20"/>
        </w:rPr>
        <w:t xml:space="preserve">: </w:t>
      </w:r>
      <w:r w:rsidRPr="00BA380E">
        <w:rPr>
          <w:i/>
          <w:iCs/>
          <w:sz w:val="20"/>
          <w:szCs w:val="20"/>
        </w:rPr>
        <w:t>Benin BOOST platform: Public expenditure and revenue flows</w:t>
      </w:r>
      <w:r w:rsidRPr="00BA380E">
        <w:rPr>
          <w:sz w:val="20"/>
          <w:szCs w:val="20"/>
        </w:rPr>
        <w:t>. [Accessed on 24 July 2024]. https://datacatalog.worldbank.org/search/dataset/0038083. Licence: CC-BY-4.0.</w:t>
      </w:r>
    </w:p>
    <w:p w14:paraId="641C760B" w14:textId="77777777" w:rsidR="00BA380E" w:rsidRPr="00BA380E" w:rsidRDefault="00BA380E" w:rsidP="00BA380E">
      <w:pPr>
        <w:pStyle w:val="Bibliography"/>
        <w:rPr>
          <w:sz w:val="20"/>
          <w:szCs w:val="20"/>
        </w:rPr>
      </w:pPr>
      <w:r w:rsidRPr="002359E9">
        <w:rPr>
          <w:sz w:val="20"/>
          <w:szCs w:val="20"/>
          <w:lang w:val="pt-BR"/>
        </w:rPr>
        <w:t>42.</w:t>
      </w:r>
      <w:r w:rsidRPr="002359E9">
        <w:rPr>
          <w:sz w:val="20"/>
          <w:szCs w:val="20"/>
          <w:lang w:val="pt-BR"/>
        </w:rPr>
        <w:tab/>
      </w:r>
      <w:r w:rsidRPr="002359E9">
        <w:rPr>
          <w:b/>
          <w:bCs/>
          <w:sz w:val="20"/>
          <w:szCs w:val="20"/>
          <w:lang w:val="pt-BR"/>
        </w:rPr>
        <w:t>Government of Brazil</w:t>
      </w:r>
      <w:r w:rsidRPr="002359E9">
        <w:rPr>
          <w:sz w:val="20"/>
          <w:szCs w:val="20"/>
          <w:lang w:val="pt-BR"/>
        </w:rPr>
        <w:t xml:space="preserve">. 2024. Orçamento Anual de 2024. </w:t>
      </w:r>
      <w:r w:rsidRPr="00BA380E">
        <w:rPr>
          <w:sz w:val="20"/>
          <w:szCs w:val="20"/>
          <w:lang w:val="it-IT"/>
        </w:rPr>
        <w:t xml:space="preserve">In: </w:t>
      </w:r>
      <w:r w:rsidRPr="00BA380E">
        <w:rPr>
          <w:i/>
          <w:iCs/>
          <w:sz w:val="20"/>
          <w:szCs w:val="20"/>
          <w:lang w:val="it-IT"/>
        </w:rPr>
        <w:t>gov.br – Ministério do Planejamento e Orçamento</w:t>
      </w:r>
      <w:r w:rsidRPr="00BA380E">
        <w:rPr>
          <w:sz w:val="20"/>
          <w:szCs w:val="20"/>
          <w:lang w:val="it-IT"/>
        </w:rPr>
        <w:t xml:space="preserve">. </w:t>
      </w:r>
      <w:r w:rsidRPr="00BA380E">
        <w:rPr>
          <w:sz w:val="20"/>
          <w:szCs w:val="20"/>
        </w:rPr>
        <w:t>[Cited 30 April 2024]. https://www.gov.br/planejamento/pt-br/assuntos/orcamento/orcamentos-anuais/2024/orcamento-anual-de2024</w:t>
      </w:r>
    </w:p>
    <w:p w14:paraId="32E967A7" w14:textId="77777777" w:rsidR="00BA380E" w:rsidRPr="002359E9" w:rsidRDefault="00BA380E" w:rsidP="00BA380E">
      <w:pPr>
        <w:pStyle w:val="Bibliography"/>
        <w:rPr>
          <w:sz w:val="20"/>
          <w:szCs w:val="20"/>
          <w:lang w:val="pt-BR"/>
        </w:rPr>
      </w:pPr>
      <w:r w:rsidRPr="002359E9">
        <w:rPr>
          <w:sz w:val="20"/>
          <w:szCs w:val="20"/>
          <w:lang w:val="pt-BR"/>
        </w:rPr>
        <w:t>43.</w:t>
      </w:r>
      <w:r w:rsidRPr="002359E9">
        <w:rPr>
          <w:sz w:val="20"/>
          <w:szCs w:val="20"/>
          <w:lang w:val="pt-BR"/>
        </w:rPr>
        <w:tab/>
      </w:r>
      <w:r w:rsidRPr="002359E9">
        <w:rPr>
          <w:b/>
          <w:bCs/>
          <w:sz w:val="20"/>
          <w:szCs w:val="20"/>
          <w:lang w:val="pt-BR"/>
        </w:rPr>
        <w:t>Government of Brazil</w:t>
      </w:r>
      <w:r w:rsidRPr="002359E9">
        <w:rPr>
          <w:sz w:val="20"/>
          <w:szCs w:val="20"/>
          <w:lang w:val="pt-BR"/>
        </w:rPr>
        <w:t xml:space="preserve">. 2024. Orçamentos Anuais PLDO I LDO I PLOA I LOA - Atos Normativos. In: </w:t>
      </w:r>
      <w:r w:rsidRPr="002359E9">
        <w:rPr>
          <w:i/>
          <w:iCs/>
          <w:sz w:val="20"/>
          <w:szCs w:val="20"/>
          <w:lang w:val="pt-BR"/>
        </w:rPr>
        <w:t>gov.br – Ministério do Planejamento e Orçamento</w:t>
      </w:r>
      <w:r w:rsidRPr="002359E9">
        <w:rPr>
          <w:sz w:val="20"/>
          <w:szCs w:val="20"/>
          <w:lang w:val="pt-BR"/>
        </w:rPr>
        <w:t>. [Cited 30 April 2024]. https://www.gov.br/planejamento/pt-br/assuntos/orcamento/orcamento/orcamentos-anuais</w:t>
      </w:r>
    </w:p>
    <w:p w14:paraId="3F3A527A" w14:textId="77777777" w:rsidR="00BA380E" w:rsidRPr="00BA380E" w:rsidRDefault="00BA380E" w:rsidP="00BA380E">
      <w:pPr>
        <w:pStyle w:val="Bibliography"/>
        <w:rPr>
          <w:sz w:val="20"/>
          <w:szCs w:val="20"/>
        </w:rPr>
      </w:pPr>
      <w:r w:rsidRPr="00BA380E">
        <w:rPr>
          <w:sz w:val="20"/>
          <w:szCs w:val="20"/>
        </w:rPr>
        <w:t>44.</w:t>
      </w:r>
      <w:r w:rsidRPr="00BA380E">
        <w:rPr>
          <w:sz w:val="20"/>
          <w:szCs w:val="20"/>
        </w:rPr>
        <w:tab/>
      </w:r>
      <w:r w:rsidRPr="00BA380E">
        <w:rPr>
          <w:b/>
          <w:bCs/>
          <w:sz w:val="20"/>
          <w:szCs w:val="20"/>
        </w:rPr>
        <w:t>Ministry of Finance of Georgia</w:t>
      </w:r>
      <w:r w:rsidRPr="00BA380E">
        <w:rPr>
          <w:sz w:val="20"/>
          <w:szCs w:val="20"/>
        </w:rPr>
        <w:t xml:space="preserve">. 2024. In: </w:t>
      </w:r>
      <w:r w:rsidRPr="00BA380E">
        <w:rPr>
          <w:i/>
          <w:iCs/>
          <w:sz w:val="20"/>
          <w:szCs w:val="20"/>
        </w:rPr>
        <w:t>Ministry of Finance of Georgia</w:t>
      </w:r>
      <w:r w:rsidRPr="00BA380E">
        <w:rPr>
          <w:sz w:val="20"/>
          <w:szCs w:val="20"/>
        </w:rPr>
        <w:t>. [Cited 30 April 2024]. https://www.mof.ge/en</w:t>
      </w:r>
    </w:p>
    <w:p w14:paraId="3B7ADFDF" w14:textId="77777777" w:rsidR="00BA380E" w:rsidRPr="00BA380E" w:rsidRDefault="00BA380E" w:rsidP="00BA380E">
      <w:pPr>
        <w:pStyle w:val="Bibliography"/>
        <w:rPr>
          <w:sz w:val="20"/>
          <w:szCs w:val="20"/>
        </w:rPr>
      </w:pPr>
      <w:r w:rsidRPr="00BA380E">
        <w:rPr>
          <w:sz w:val="20"/>
          <w:szCs w:val="20"/>
        </w:rPr>
        <w:t>45.</w:t>
      </w:r>
      <w:r w:rsidRPr="00BA380E">
        <w:rPr>
          <w:sz w:val="20"/>
          <w:szCs w:val="20"/>
        </w:rPr>
        <w:tab/>
      </w:r>
      <w:r w:rsidRPr="00BA380E">
        <w:rPr>
          <w:b/>
          <w:bCs/>
          <w:sz w:val="20"/>
          <w:szCs w:val="20"/>
        </w:rPr>
        <w:t>Ministry of Finance, Government of India</w:t>
      </w:r>
      <w:r w:rsidRPr="00BA380E">
        <w:rPr>
          <w:sz w:val="20"/>
          <w:szCs w:val="20"/>
        </w:rPr>
        <w:t xml:space="preserve">. 2024. Accounting information. In: </w:t>
      </w:r>
      <w:r w:rsidRPr="00BA380E">
        <w:rPr>
          <w:i/>
          <w:iCs/>
          <w:sz w:val="20"/>
          <w:szCs w:val="20"/>
        </w:rPr>
        <w:t>Controller General of Accounts, Department of Expenditure</w:t>
      </w:r>
      <w:r w:rsidRPr="00BA380E">
        <w:rPr>
          <w:sz w:val="20"/>
          <w:szCs w:val="20"/>
        </w:rPr>
        <w:t>. [Cited 30 April 2024]. https://cga.nic.in/index.aspx#account-section</w:t>
      </w:r>
    </w:p>
    <w:p w14:paraId="73EB47C6" w14:textId="77777777" w:rsidR="00BA380E" w:rsidRPr="00BA380E" w:rsidRDefault="00BA380E" w:rsidP="00BA380E">
      <w:pPr>
        <w:pStyle w:val="Bibliography"/>
        <w:rPr>
          <w:sz w:val="20"/>
          <w:szCs w:val="20"/>
        </w:rPr>
      </w:pPr>
      <w:r w:rsidRPr="00BA380E">
        <w:rPr>
          <w:sz w:val="20"/>
          <w:szCs w:val="20"/>
        </w:rPr>
        <w:t>46.</w:t>
      </w:r>
      <w:r w:rsidRPr="00BA380E">
        <w:rPr>
          <w:sz w:val="20"/>
          <w:szCs w:val="20"/>
        </w:rPr>
        <w:tab/>
      </w:r>
      <w:r w:rsidRPr="00BA380E">
        <w:rPr>
          <w:b/>
          <w:bCs/>
          <w:sz w:val="20"/>
          <w:szCs w:val="20"/>
        </w:rPr>
        <w:t>Supreme Audit Institution of India</w:t>
      </w:r>
      <w:r w:rsidRPr="00BA380E">
        <w:rPr>
          <w:sz w:val="20"/>
          <w:szCs w:val="20"/>
        </w:rPr>
        <w:t xml:space="preserve">. 2024. In: </w:t>
      </w:r>
      <w:r w:rsidRPr="00BA380E">
        <w:rPr>
          <w:i/>
          <w:iCs/>
          <w:sz w:val="20"/>
          <w:szCs w:val="20"/>
        </w:rPr>
        <w:t>Comptroller and Auditor General of India</w:t>
      </w:r>
      <w:r w:rsidRPr="00BA380E">
        <w:rPr>
          <w:sz w:val="20"/>
          <w:szCs w:val="20"/>
        </w:rPr>
        <w:t>. [Cited 30 April 2024]. https://cag.gov.in/en</w:t>
      </w:r>
    </w:p>
    <w:p w14:paraId="242D6800" w14:textId="77777777" w:rsidR="00BA380E" w:rsidRPr="00BA380E" w:rsidRDefault="00BA380E" w:rsidP="00BA380E">
      <w:pPr>
        <w:pStyle w:val="Bibliography"/>
        <w:rPr>
          <w:sz w:val="20"/>
          <w:szCs w:val="20"/>
        </w:rPr>
      </w:pPr>
      <w:r w:rsidRPr="00BA380E">
        <w:rPr>
          <w:sz w:val="20"/>
          <w:szCs w:val="20"/>
        </w:rPr>
        <w:t>47.</w:t>
      </w:r>
      <w:r w:rsidRPr="00BA380E">
        <w:rPr>
          <w:sz w:val="20"/>
          <w:szCs w:val="20"/>
        </w:rPr>
        <w:tab/>
      </w:r>
      <w:r w:rsidRPr="00BA380E">
        <w:rPr>
          <w:b/>
          <w:bCs/>
          <w:sz w:val="20"/>
          <w:szCs w:val="20"/>
        </w:rPr>
        <w:t>The National Treasury &amp; Economic Planning, Republic of Kenya</w:t>
      </w:r>
      <w:r w:rsidRPr="00BA380E">
        <w:rPr>
          <w:sz w:val="20"/>
          <w:szCs w:val="20"/>
        </w:rPr>
        <w:t>. 2021. Sector budget proposal reports. [Cited 30 April 2024]. https://www.treasury.go.ke/sector-budget-proposal-reports</w:t>
      </w:r>
    </w:p>
    <w:p w14:paraId="7CFB7F38" w14:textId="77777777" w:rsidR="00BA380E" w:rsidRPr="00BA380E" w:rsidRDefault="00BA380E" w:rsidP="00BA380E">
      <w:pPr>
        <w:pStyle w:val="Bibliography"/>
        <w:rPr>
          <w:sz w:val="20"/>
          <w:szCs w:val="20"/>
        </w:rPr>
      </w:pPr>
      <w:r w:rsidRPr="00BA380E">
        <w:rPr>
          <w:sz w:val="20"/>
          <w:szCs w:val="20"/>
        </w:rPr>
        <w:t>48.</w:t>
      </w:r>
      <w:r w:rsidRPr="00BA380E">
        <w:rPr>
          <w:sz w:val="20"/>
          <w:szCs w:val="20"/>
        </w:rPr>
        <w:tab/>
      </w:r>
      <w:r w:rsidRPr="00BA380E">
        <w:rPr>
          <w:b/>
          <w:bCs/>
          <w:sz w:val="20"/>
          <w:szCs w:val="20"/>
        </w:rPr>
        <w:t>Federal Government of Mexico</w:t>
      </w:r>
      <w:r w:rsidRPr="00BA380E">
        <w:rPr>
          <w:sz w:val="20"/>
          <w:szCs w:val="20"/>
        </w:rPr>
        <w:t xml:space="preserve">. 2024. Investor Relations Office of the Ministry of Finance and Public Credit. In: </w:t>
      </w:r>
      <w:r w:rsidRPr="00BA380E">
        <w:rPr>
          <w:i/>
          <w:iCs/>
          <w:sz w:val="20"/>
          <w:szCs w:val="20"/>
        </w:rPr>
        <w:t>Gobierno de México</w:t>
      </w:r>
      <w:r w:rsidRPr="00BA380E">
        <w:rPr>
          <w:sz w:val="20"/>
          <w:szCs w:val="20"/>
        </w:rPr>
        <w:t>. [Cited 9 May 2024]. https://www.finanzaspublicas.hacienda.gob.mx/es/Finanzas_Publicas/Ingles</w:t>
      </w:r>
    </w:p>
    <w:p w14:paraId="574C8286" w14:textId="77777777" w:rsidR="00BA380E" w:rsidRPr="00BA380E" w:rsidRDefault="00BA380E" w:rsidP="00BA380E">
      <w:pPr>
        <w:pStyle w:val="Bibliography"/>
        <w:rPr>
          <w:sz w:val="20"/>
          <w:szCs w:val="20"/>
        </w:rPr>
      </w:pPr>
      <w:r w:rsidRPr="00BA380E">
        <w:rPr>
          <w:sz w:val="20"/>
          <w:szCs w:val="20"/>
        </w:rPr>
        <w:t>49.</w:t>
      </w:r>
      <w:r w:rsidRPr="00BA380E">
        <w:rPr>
          <w:sz w:val="20"/>
          <w:szCs w:val="20"/>
        </w:rPr>
        <w:tab/>
      </w:r>
      <w:r w:rsidRPr="00BA380E">
        <w:rPr>
          <w:b/>
          <w:bCs/>
          <w:sz w:val="20"/>
          <w:szCs w:val="20"/>
        </w:rPr>
        <w:t>Government of Nigeria</w:t>
      </w:r>
      <w:r w:rsidRPr="00BA380E">
        <w:rPr>
          <w:sz w:val="20"/>
          <w:szCs w:val="20"/>
        </w:rPr>
        <w:t xml:space="preserve">. 2024. In: </w:t>
      </w:r>
      <w:r w:rsidRPr="00BA380E">
        <w:rPr>
          <w:i/>
          <w:iCs/>
          <w:sz w:val="20"/>
          <w:szCs w:val="20"/>
        </w:rPr>
        <w:t>Open Treasury Portal</w:t>
      </w:r>
      <w:r w:rsidRPr="00BA380E">
        <w:rPr>
          <w:sz w:val="20"/>
          <w:szCs w:val="20"/>
        </w:rPr>
        <w:t>. [Cited 30 April 2024]. https://opentreasury.gov.ng</w:t>
      </w:r>
    </w:p>
    <w:p w14:paraId="2D384033" w14:textId="77777777" w:rsidR="00BA380E" w:rsidRPr="00BA380E" w:rsidRDefault="00BA380E" w:rsidP="00BA380E">
      <w:pPr>
        <w:pStyle w:val="Bibliography"/>
        <w:rPr>
          <w:sz w:val="20"/>
          <w:szCs w:val="20"/>
        </w:rPr>
      </w:pPr>
      <w:r w:rsidRPr="00BA380E">
        <w:rPr>
          <w:sz w:val="20"/>
          <w:szCs w:val="20"/>
        </w:rPr>
        <w:t>50.</w:t>
      </w:r>
      <w:r w:rsidRPr="00BA380E">
        <w:rPr>
          <w:sz w:val="20"/>
          <w:szCs w:val="20"/>
        </w:rPr>
        <w:tab/>
      </w:r>
      <w:r w:rsidRPr="00BA380E">
        <w:rPr>
          <w:b/>
          <w:bCs/>
          <w:sz w:val="20"/>
          <w:szCs w:val="20"/>
        </w:rPr>
        <w:t>Republic of the Philippines, Department of Budget and Management</w:t>
      </w:r>
      <w:r w:rsidRPr="00BA380E">
        <w:rPr>
          <w:sz w:val="20"/>
          <w:szCs w:val="20"/>
        </w:rPr>
        <w:t xml:space="preserve">. 2022. </w:t>
      </w:r>
      <w:r w:rsidRPr="00BA380E">
        <w:rPr>
          <w:i/>
          <w:iCs/>
          <w:sz w:val="20"/>
          <w:szCs w:val="20"/>
        </w:rPr>
        <w:t>Budget of expenditures and sources of financing FY 2023</w:t>
      </w:r>
      <w:r w:rsidRPr="00BA380E">
        <w:rPr>
          <w:sz w:val="20"/>
          <w:szCs w:val="20"/>
        </w:rPr>
        <w:t>. Manila. https://www.dbm.gov.ph/index.php/2023/budget-of-expenditures-and-sources-of-financing-fy-2023</w:t>
      </w:r>
    </w:p>
    <w:p w14:paraId="62039F1F" w14:textId="77777777" w:rsidR="00BA380E" w:rsidRPr="00BA380E" w:rsidRDefault="00BA380E" w:rsidP="00BA380E">
      <w:pPr>
        <w:pStyle w:val="Bibliography"/>
        <w:rPr>
          <w:sz w:val="20"/>
          <w:szCs w:val="20"/>
        </w:rPr>
      </w:pPr>
      <w:r w:rsidRPr="00BA380E">
        <w:rPr>
          <w:sz w:val="20"/>
          <w:szCs w:val="20"/>
        </w:rPr>
        <w:t>51.</w:t>
      </w:r>
      <w:r w:rsidRPr="00BA380E">
        <w:rPr>
          <w:sz w:val="20"/>
          <w:szCs w:val="20"/>
        </w:rPr>
        <w:tab/>
      </w:r>
      <w:r w:rsidRPr="00BA380E">
        <w:rPr>
          <w:b/>
          <w:bCs/>
          <w:sz w:val="20"/>
          <w:szCs w:val="20"/>
        </w:rPr>
        <w:t>Republic of South Africa, National Treasury Department</w:t>
      </w:r>
      <w:r w:rsidRPr="00BA380E">
        <w:rPr>
          <w:sz w:val="20"/>
          <w:szCs w:val="20"/>
        </w:rPr>
        <w:t xml:space="preserve">. 2024. Estimates of national expenditure. In: </w:t>
      </w:r>
      <w:r w:rsidRPr="00BA380E">
        <w:rPr>
          <w:i/>
          <w:iCs/>
          <w:sz w:val="20"/>
          <w:szCs w:val="20"/>
        </w:rPr>
        <w:t>National Treasury</w:t>
      </w:r>
      <w:r w:rsidRPr="00BA380E">
        <w:rPr>
          <w:sz w:val="20"/>
          <w:szCs w:val="20"/>
        </w:rPr>
        <w:t>. [Cited 30 April 2024]. https://www.treasury.gov.za/documents/national%20budget/2024/Estimates.aspx</w:t>
      </w:r>
    </w:p>
    <w:p w14:paraId="3FFC43C0" w14:textId="77777777" w:rsidR="00BA380E" w:rsidRPr="00BA380E" w:rsidRDefault="00BA380E" w:rsidP="00BA380E">
      <w:pPr>
        <w:pStyle w:val="Bibliography"/>
        <w:rPr>
          <w:sz w:val="20"/>
          <w:szCs w:val="20"/>
        </w:rPr>
      </w:pPr>
      <w:r w:rsidRPr="00BA380E">
        <w:rPr>
          <w:sz w:val="20"/>
          <w:szCs w:val="20"/>
        </w:rPr>
        <w:t>52.</w:t>
      </w:r>
      <w:r w:rsidRPr="00BA380E">
        <w:rPr>
          <w:sz w:val="20"/>
          <w:szCs w:val="20"/>
        </w:rPr>
        <w:tab/>
      </w:r>
      <w:r w:rsidRPr="00BA380E">
        <w:rPr>
          <w:b/>
          <w:bCs/>
          <w:sz w:val="20"/>
          <w:szCs w:val="20"/>
        </w:rPr>
        <w:t>Republic of South Africa, National Treasury Department</w:t>
      </w:r>
      <w:r w:rsidRPr="00BA380E">
        <w:rPr>
          <w:sz w:val="20"/>
          <w:szCs w:val="20"/>
        </w:rPr>
        <w:t xml:space="preserve">. 2024. National budget. In: </w:t>
      </w:r>
      <w:r w:rsidRPr="00BA380E">
        <w:rPr>
          <w:i/>
          <w:iCs/>
          <w:sz w:val="20"/>
          <w:szCs w:val="20"/>
        </w:rPr>
        <w:t>National Treasury</w:t>
      </w:r>
      <w:r w:rsidRPr="00BA380E">
        <w:rPr>
          <w:sz w:val="20"/>
          <w:szCs w:val="20"/>
        </w:rPr>
        <w:t>. [Cited 30 April 2024]. https://www.treasury.gov.za/documents/national%20budget/default.aspx</w:t>
      </w:r>
    </w:p>
    <w:p w14:paraId="4BBFEE46" w14:textId="77777777" w:rsidR="00BA380E" w:rsidRPr="00BA380E" w:rsidRDefault="00BA380E" w:rsidP="00BA380E">
      <w:pPr>
        <w:pStyle w:val="Bibliography"/>
        <w:rPr>
          <w:sz w:val="20"/>
          <w:szCs w:val="20"/>
        </w:rPr>
      </w:pPr>
      <w:r w:rsidRPr="00BA380E">
        <w:rPr>
          <w:sz w:val="20"/>
          <w:szCs w:val="20"/>
        </w:rPr>
        <w:t>53.</w:t>
      </w:r>
      <w:r w:rsidRPr="00BA380E">
        <w:rPr>
          <w:sz w:val="20"/>
          <w:szCs w:val="20"/>
        </w:rPr>
        <w:tab/>
      </w:r>
      <w:r w:rsidRPr="00BA380E">
        <w:rPr>
          <w:b/>
          <w:bCs/>
          <w:sz w:val="20"/>
          <w:szCs w:val="20"/>
        </w:rPr>
        <w:t>World Bank</w:t>
      </w:r>
      <w:r w:rsidRPr="00BA380E">
        <w:rPr>
          <w:sz w:val="20"/>
          <w:szCs w:val="20"/>
        </w:rPr>
        <w:t xml:space="preserve">. 2023. </w:t>
      </w:r>
      <w:r w:rsidRPr="00BA380E">
        <w:rPr>
          <w:i/>
          <w:iCs/>
          <w:sz w:val="20"/>
          <w:szCs w:val="20"/>
        </w:rPr>
        <w:t>World Bank Data Catalog</w:t>
      </w:r>
      <w:r w:rsidRPr="00BA380E">
        <w:rPr>
          <w:sz w:val="20"/>
          <w:szCs w:val="20"/>
        </w:rPr>
        <w:t xml:space="preserve">: </w:t>
      </w:r>
      <w:r w:rsidRPr="00BA380E">
        <w:rPr>
          <w:i/>
          <w:iCs/>
          <w:sz w:val="20"/>
          <w:szCs w:val="20"/>
        </w:rPr>
        <w:t>Uganda BOOST Public Expenditure Database</w:t>
      </w:r>
      <w:r w:rsidRPr="00BA380E">
        <w:rPr>
          <w:sz w:val="20"/>
          <w:szCs w:val="20"/>
        </w:rPr>
        <w:t>. [Accessed on 24 July 2024]. https://datacatalog.worldbank.org/search/dataset/0038076. Licence: CC-BY-4.0.</w:t>
      </w:r>
    </w:p>
    <w:p w14:paraId="1D24BEE3" w14:textId="77777777" w:rsidR="00BA380E" w:rsidRPr="00BA380E" w:rsidRDefault="00BA380E" w:rsidP="00BA380E">
      <w:pPr>
        <w:pStyle w:val="Bibliography"/>
        <w:rPr>
          <w:sz w:val="20"/>
          <w:szCs w:val="20"/>
        </w:rPr>
      </w:pPr>
      <w:r w:rsidRPr="00BA380E">
        <w:rPr>
          <w:sz w:val="20"/>
          <w:szCs w:val="20"/>
        </w:rPr>
        <w:t>54.</w:t>
      </w:r>
      <w:r w:rsidRPr="00BA380E">
        <w:rPr>
          <w:sz w:val="20"/>
          <w:szCs w:val="20"/>
        </w:rPr>
        <w:tab/>
      </w:r>
      <w:r w:rsidRPr="00BA380E">
        <w:rPr>
          <w:b/>
          <w:bCs/>
          <w:sz w:val="20"/>
          <w:szCs w:val="20"/>
        </w:rPr>
        <w:t>OECD</w:t>
      </w:r>
      <w:r w:rsidRPr="00BA380E">
        <w:rPr>
          <w:sz w:val="20"/>
          <w:szCs w:val="20"/>
        </w:rPr>
        <w:t xml:space="preserve">. 2024. Official development assistance – definition and coverage. In: </w:t>
      </w:r>
      <w:r w:rsidRPr="00BA380E">
        <w:rPr>
          <w:i/>
          <w:iCs/>
          <w:sz w:val="20"/>
          <w:szCs w:val="20"/>
        </w:rPr>
        <w:t>OECD</w:t>
      </w:r>
      <w:r w:rsidRPr="00BA380E">
        <w:rPr>
          <w:sz w:val="20"/>
          <w:szCs w:val="20"/>
        </w:rPr>
        <w:t>. [Cited 25 March 2024]. https://www.oecd.org/dac/financing-sustainable-development/development-finance-standards/officialdevelopmentassistancedefinitionandcoverage.htm</w:t>
      </w:r>
    </w:p>
    <w:p w14:paraId="25BBBA92" w14:textId="77777777" w:rsidR="00BA380E" w:rsidRPr="00BA380E" w:rsidRDefault="00BA380E" w:rsidP="00BA380E">
      <w:pPr>
        <w:pStyle w:val="Bibliography"/>
        <w:rPr>
          <w:sz w:val="20"/>
          <w:szCs w:val="20"/>
        </w:rPr>
      </w:pPr>
      <w:r w:rsidRPr="00BA380E">
        <w:rPr>
          <w:sz w:val="20"/>
          <w:szCs w:val="20"/>
        </w:rPr>
        <w:t>55.</w:t>
      </w:r>
      <w:r w:rsidRPr="00BA380E">
        <w:rPr>
          <w:sz w:val="20"/>
          <w:szCs w:val="20"/>
        </w:rPr>
        <w:tab/>
      </w:r>
      <w:r w:rsidRPr="00BA380E">
        <w:rPr>
          <w:b/>
          <w:bCs/>
          <w:sz w:val="20"/>
          <w:szCs w:val="20"/>
        </w:rPr>
        <w:t>OECD</w:t>
      </w:r>
      <w:r w:rsidRPr="00BA380E">
        <w:rPr>
          <w:sz w:val="20"/>
          <w:szCs w:val="20"/>
        </w:rPr>
        <w:t xml:space="preserve">. 2024. Frequently asked questions: official development assistance (ODA). In: </w:t>
      </w:r>
      <w:r w:rsidRPr="00BA380E">
        <w:rPr>
          <w:i/>
          <w:iCs/>
          <w:sz w:val="20"/>
          <w:szCs w:val="20"/>
        </w:rPr>
        <w:t>OECD</w:t>
      </w:r>
      <w:r w:rsidRPr="00BA380E">
        <w:rPr>
          <w:sz w:val="20"/>
          <w:szCs w:val="20"/>
        </w:rPr>
        <w:t>. [Cited 25 March 2024]. https://www.oecd.org/dac/financing-sustainable-development/development-finance-data/faq.htm</w:t>
      </w:r>
    </w:p>
    <w:p w14:paraId="2DF13E0B" w14:textId="77777777" w:rsidR="00BA380E" w:rsidRPr="00BA380E" w:rsidRDefault="00BA380E" w:rsidP="00BA380E">
      <w:pPr>
        <w:pStyle w:val="Bibliography"/>
        <w:rPr>
          <w:sz w:val="20"/>
          <w:szCs w:val="20"/>
        </w:rPr>
      </w:pPr>
      <w:r w:rsidRPr="00BA380E">
        <w:rPr>
          <w:sz w:val="20"/>
          <w:szCs w:val="20"/>
        </w:rPr>
        <w:t>56.</w:t>
      </w:r>
      <w:r w:rsidRPr="00BA380E">
        <w:rPr>
          <w:sz w:val="20"/>
          <w:szCs w:val="20"/>
        </w:rPr>
        <w:tab/>
      </w:r>
      <w:r w:rsidRPr="00BA380E">
        <w:rPr>
          <w:b/>
          <w:bCs/>
          <w:sz w:val="20"/>
          <w:szCs w:val="20"/>
        </w:rPr>
        <w:t>OECD (Organisation for Economic Co-operation and Development)</w:t>
      </w:r>
      <w:r w:rsidRPr="00BA380E">
        <w:rPr>
          <w:sz w:val="20"/>
          <w:szCs w:val="20"/>
        </w:rPr>
        <w:t xml:space="preserve">. 2024. </w:t>
      </w:r>
      <w:r w:rsidRPr="00BA380E">
        <w:rPr>
          <w:i/>
          <w:iCs/>
          <w:sz w:val="20"/>
          <w:szCs w:val="20"/>
        </w:rPr>
        <w:t>OECD</w:t>
      </w:r>
      <w:r w:rsidRPr="00BA380E">
        <w:rPr>
          <w:sz w:val="20"/>
          <w:szCs w:val="20"/>
        </w:rPr>
        <w:t xml:space="preserve">: </w:t>
      </w:r>
      <w:r w:rsidRPr="00BA380E">
        <w:rPr>
          <w:i/>
          <w:iCs/>
          <w:sz w:val="20"/>
          <w:szCs w:val="20"/>
        </w:rPr>
        <w:t>OECD Data Explorer: Official Devlopment Assistance (ODA)</w:t>
      </w:r>
      <w:r w:rsidRPr="00BA380E">
        <w:rPr>
          <w:sz w:val="20"/>
          <w:szCs w:val="20"/>
        </w:rPr>
        <w:t>. [Accessed on 24 July 2024]. https://data-explorer.oecd.org/?fs[0]=Topic%2C1%7CDevelopment%23DEV%23%7COfficial%20Development%20Assistance%20%28ODA%29%23DEV_ODA%23&amp;pg=0&amp;fc=Topic&amp;bp=true&amp;snb=11</w:t>
      </w:r>
    </w:p>
    <w:p w14:paraId="1AE5FF05" w14:textId="77777777" w:rsidR="00BA380E" w:rsidRPr="00BA380E" w:rsidRDefault="00BA380E" w:rsidP="00BA380E">
      <w:pPr>
        <w:pStyle w:val="Bibliography"/>
        <w:rPr>
          <w:sz w:val="20"/>
          <w:szCs w:val="20"/>
        </w:rPr>
      </w:pPr>
      <w:r w:rsidRPr="00BA380E">
        <w:rPr>
          <w:sz w:val="20"/>
          <w:szCs w:val="20"/>
        </w:rPr>
        <w:t>57.</w:t>
      </w:r>
      <w:r w:rsidRPr="00BA380E">
        <w:rPr>
          <w:sz w:val="20"/>
          <w:szCs w:val="20"/>
        </w:rPr>
        <w:tab/>
      </w:r>
      <w:r w:rsidRPr="00BA380E">
        <w:rPr>
          <w:b/>
          <w:bCs/>
          <w:sz w:val="20"/>
          <w:szCs w:val="20"/>
        </w:rPr>
        <w:t>OECD</w:t>
      </w:r>
      <w:r w:rsidRPr="00BA380E">
        <w:rPr>
          <w:sz w:val="20"/>
          <w:szCs w:val="20"/>
        </w:rPr>
        <w:t xml:space="preserve">. 2024. Development Assistance Committee (DAC). In: </w:t>
      </w:r>
      <w:r w:rsidRPr="00BA380E">
        <w:rPr>
          <w:i/>
          <w:iCs/>
          <w:sz w:val="20"/>
          <w:szCs w:val="20"/>
        </w:rPr>
        <w:t>OECD</w:t>
      </w:r>
      <w:r w:rsidRPr="00BA380E">
        <w:rPr>
          <w:sz w:val="20"/>
          <w:szCs w:val="20"/>
        </w:rPr>
        <w:t>. [Cited 25 March 2024]. https://www.oecd.org/dac/development-assistance-committee</w:t>
      </w:r>
    </w:p>
    <w:p w14:paraId="04752030" w14:textId="77777777" w:rsidR="00BA380E" w:rsidRPr="00BA380E" w:rsidRDefault="00BA380E" w:rsidP="00BA380E">
      <w:pPr>
        <w:pStyle w:val="Bibliography"/>
        <w:rPr>
          <w:sz w:val="20"/>
          <w:szCs w:val="20"/>
        </w:rPr>
      </w:pPr>
      <w:r w:rsidRPr="00BA380E">
        <w:rPr>
          <w:sz w:val="20"/>
          <w:szCs w:val="20"/>
        </w:rPr>
        <w:t>58.</w:t>
      </w:r>
      <w:r w:rsidRPr="00BA380E">
        <w:rPr>
          <w:sz w:val="20"/>
          <w:szCs w:val="20"/>
        </w:rPr>
        <w:tab/>
      </w:r>
      <w:r w:rsidRPr="00BA380E">
        <w:rPr>
          <w:b/>
          <w:bCs/>
          <w:sz w:val="20"/>
          <w:szCs w:val="20"/>
        </w:rPr>
        <w:t>OECD</w:t>
      </w:r>
      <w:r w:rsidRPr="00BA380E">
        <w:rPr>
          <w:sz w:val="20"/>
          <w:szCs w:val="20"/>
        </w:rPr>
        <w:t xml:space="preserve">. 2024. Development finance of countries beyond the DAC. In: </w:t>
      </w:r>
      <w:r w:rsidRPr="00BA380E">
        <w:rPr>
          <w:i/>
          <w:iCs/>
          <w:sz w:val="20"/>
          <w:szCs w:val="20"/>
        </w:rPr>
        <w:t>OECD</w:t>
      </w:r>
      <w:r w:rsidRPr="00BA380E">
        <w:rPr>
          <w:sz w:val="20"/>
          <w:szCs w:val="20"/>
        </w:rPr>
        <w:t>. [Cited 25 March 2024]. https://www.oecd.org/dac/dac-global-relations/non-dac-reporting.htm</w:t>
      </w:r>
    </w:p>
    <w:p w14:paraId="1C607BD9" w14:textId="77777777" w:rsidR="00BA380E" w:rsidRPr="00BA380E" w:rsidRDefault="00BA380E" w:rsidP="00BA380E">
      <w:pPr>
        <w:pStyle w:val="Bibliography"/>
        <w:rPr>
          <w:sz w:val="20"/>
          <w:szCs w:val="20"/>
        </w:rPr>
      </w:pPr>
      <w:r w:rsidRPr="00BA380E">
        <w:rPr>
          <w:sz w:val="20"/>
          <w:szCs w:val="20"/>
        </w:rPr>
        <w:t>59.</w:t>
      </w:r>
      <w:r w:rsidRPr="00BA380E">
        <w:rPr>
          <w:sz w:val="20"/>
          <w:szCs w:val="20"/>
        </w:rPr>
        <w:tab/>
      </w:r>
      <w:r w:rsidRPr="00BA380E">
        <w:rPr>
          <w:b/>
          <w:bCs/>
          <w:sz w:val="20"/>
          <w:szCs w:val="20"/>
        </w:rPr>
        <w:t>AidData</w:t>
      </w:r>
      <w:r w:rsidRPr="00BA380E">
        <w:rPr>
          <w:sz w:val="20"/>
          <w:szCs w:val="20"/>
        </w:rPr>
        <w:t xml:space="preserve">. 2024. In: </w:t>
      </w:r>
      <w:r w:rsidRPr="00BA380E">
        <w:rPr>
          <w:i/>
          <w:iCs/>
          <w:sz w:val="20"/>
          <w:szCs w:val="20"/>
        </w:rPr>
        <w:t>AidData</w:t>
      </w:r>
      <w:r w:rsidRPr="00BA380E">
        <w:rPr>
          <w:sz w:val="20"/>
          <w:szCs w:val="20"/>
        </w:rPr>
        <w:t>. [Cited 25 March 2024]. https://www.aiddata.org</w:t>
      </w:r>
    </w:p>
    <w:p w14:paraId="3C7C0654" w14:textId="77777777" w:rsidR="00BA380E" w:rsidRPr="00BA380E" w:rsidRDefault="00BA380E" w:rsidP="00BA380E">
      <w:pPr>
        <w:pStyle w:val="Bibliography"/>
        <w:rPr>
          <w:sz w:val="20"/>
          <w:szCs w:val="20"/>
          <w:lang w:val="it-IT"/>
        </w:rPr>
      </w:pPr>
      <w:r w:rsidRPr="00BA380E">
        <w:rPr>
          <w:sz w:val="20"/>
          <w:szCs w:val="20"/>
        </w:rPr>
        <w:t>60.</w:t>
      </w:r>
      <w:r w:rsidRPr="00BA380E">
        <w:rPr>
          <w:sz w:val="20"/>
          <w:szCs w:val="20"/>
        </w:rPr>
        <w:tab/>
      </w:r>
      <w:r w:rsidRPr="00BA380E">
        <w:rPr>
          <w:b/>
          <w:bCs/>
          <w:sz w:val="20"/>
          <w:szCs w:val="20"/>
        </w:rPr>
        <w:t>OECD</w:t>
      </w:r>
      <w:r w:rsidRPr="00BA380E">
        <w:rPr>
          <w:sz w:val="20"/>
          <w:szCs w:val="20"/>
        </w:rPr>
        <w:t xml:space="preserve">. 2024. Total Official Support for Sustainable Development (TOSSD). </w:t>
      </w:r>
      <w:r w:rsidRPr="00BA380E">
        <w:rPr>
          <w:sz w:val="20"/>
          <w:szCs w:val="20"/>
          <w:lang w:val="it-IT"/>
        </w:rPr>
        <w:t xml:space="preserve">In: </w:t>
      </w:r>
      <w:r w:rsidRPr="00BA380E">
        <w:rPr>
          <w:i/>
          <w:iCs/>
          <w:sz w:val="20"/>
          <w:szCs w:val="20"/>
          <w:lang w:val="it-IT"/>
        </w:rPr>
        <w:t>OECD</w:t>
      </w:r>
      <w:r w:rsidRPr="00BA380E">
        <w:rPr>
          <w:sz w:val="20"/>
          <w:szCs w:val="20"/>
          <w:lang w:val="it-IT"/>
        </w:rPr>
        <w:t>. [Cited 25 March 2024]. https://www.tossd.org</w:t>
      </w:r>
    </w:p>
    <w:p w14:paraId="7D0B9DD4" w14:textId="77777777" w:rsidR="00BA380E" w:rsidRPr="00BA380E" w:rsidRDefault="00BA380E" w:rsidP="00BA380E">
      <w:pPr>
        <w:pStyle w:val="Bibliography"/>
        <w:rPr>
          <w:sz w:val="20"/>
          <w:szCs w:val="20"/>
          <w:lang w:val="it-IT"/>
        </w:rPr>
      </w:pPr>
      <w:r w:rsidRPr="00BA380E">
        <w:rPr>
          <w:sz w:val="20"/>
          <w:szCs w:val="20"/>
          <w:lang w:val="it-IT"/>
        </w:rPr>
        <w:t>61.</w:t>
      </w:r>
      <w:r w:rsidRPr="00BA380E">
        <w:rPr>
          <w:sz w:val="20"/>
          <w:szCs w:val="20"/>
          <w:lang w:val="it-IT"/>
        </w:rPr>
        <w:tab/>
      </w:r>
      <w:r w:rsidRPr="00BA380E">
        <w:rPr>
          <w:b/>
          <w:bCs/>
          <w:sz w:val="20"/>
          <w:szCs w:val="20"/>
          <w:lang w:val="it-IT"/>
        </w:rPr>
        <w:t>COBRADI (Operação Brasileira para o Desenvolvimento Internacional)</w:t>
      </w:r>
      <w:r w:rsidRPr="00BA380E">
        <w:rPr>
          <w:sz w:val="20"/>
          <w:szCs w:val="20"/>
          <w:lang w:val="it-IT"/>
        </w:rPr>
        <w:t xml:space="preserve">. 2021. Ipea – Instituto de Pesquisa Econômica Aplicada. In: </w:t>
      </w:r>
      <w:r w:rsidRPr="00BA380E">
        <w:rPr>
          <w:i/>
          <w:iCs/>
          <w:sz w:val="20"/>
          <w:szCs w:val="20"/>
          <w:lang w:val="it-IT"/>
        </w:rPr>
        <w:t>gov.br</w:t>
      </w:r>
      <w:r w:rsidRPr="00BA380E">
        <w:rPr>
          <w:sz w:val="20"/>
          <w:szCs w:val="20"/>
          <w:lang w:val="it-IT"/>
        </w:rPr>
        <w:t>. [Cited 30 May 2024]. https://www.ipea.gov.br/portal/cobradi</w:t>
      </w:r>
    </w:p>
    <w:p w14:paraId="41B2BBA3" w14:textId="77777777" w:rsidR="00BA380E" w:rsidRPr="00BA380E" w:rsidRDefault="00BA380E" w:rsidP="00BA380E">
      <w:pPr>
        <w:pStyle w:val="Bibliography"/>
        <w:rPr>
          <w:sz w:val="20"/>
          <w:szCs w:val="20"/>
          <w:lang w:val="it-IT"/>
        </w:rPr>
      </w:pPr>
      <w:r w:rsidRPr="00BA380E">
        <w:rPr>
          <w:sz w:val="20"/>
          <w:szCs w:val="20"/>
          <w:lang w:val="it-IT"/>
        </w:rPr>
        <w:t>62.</w:t>
      </w:r>
      <w:r w:rsidRPr="00BA380E">
        <w:rPr>
          <w:sz w:val="20"/>
          <w:szCs w:val="20"/>
          <w:lang w:val="it-IT"/>
        </w:rPr>
        <w:tab/>
      </w:r>
      <w:r w:rsidRPr="00BA380E">
        <w:rPr>
          <w:b/>
          <w:bCs/>
          <w:sz w:val="20"/>
          <w:szCs w:val="20"/>
          <w:lang w:val="it-IT"/>
        </w:rPr>
        <w:t>Schleicher, R. &amp; Barros, P.</w:t>
      </w:r>
      <w:r w:rsidRPr="00BA380E">
        <w:rPr>
          <w:sz w:val="20"/>
          <w:szCs w:val="20"/>
          <w:lang w:val="it-IT"/>
        </w:rPr>
        <w:t xml:space="preserve"> 2022. Medindo o gasto externo brasileiro para a implementação da agenda 2030: O novo COBRADI 2021-2024. </w:t>
      </w:r>
      <w:r w:rsidRPr="00BA380E">
        <w:rPr>
          <w:i/>
          <w:iCs/>
          <w:sz w:val="20"/>
          <w:szCs w:val="20"/>
          <w:lang w:val="it-IT"/>
        </w:rPr>
        <w:t>Boletim de Economia e Política Internacional</w:t>
      </w:r>
      <w:r w:rsidRPr="00BA380E">
        <w:rPr>
          <w:sz w:val="20"/>
          <w:szCs w:val="20"/>
          <w:lang w:val="it-IT"/>
        </w:rPr>
        <w:t>: 139–160. https://doi.org/10.38116/bepi33art5</w:t>
      </w:r>
    </w:p>
    <w:p w14:paraId="00D52C2B" w14:textId="77777777" w:rsidR="00BA380E" w:rsidRPr="00BA380E" w:rsidRDefault="00BA380E" w:rsidP="00BA380E">
      <w:pPr>
        <w:pStyle w:val="Bibliography"/>
        <w:rPr>
          <w:sz w:val="20"/>
          <w:szCs w:val="20"/>
        </w:rPr>
      </w:pPr>
      <w:r w:rsidRPr="00BA380E">
        <w:rPr>
          <w:sz w:val="20"/>
          <w:szCs w:val="20"/>
          <w:lang w:val="it-IT"/>
        </w:rPr>
        <w:t>63.</w:t>
      </w:r>
      <w:r w:rsidRPr="00BA380E">
        <w:rPr>
          <w:sz w:val="20"/>
          <w:szCs w:val="20"/>
          <w:lang w:val="it-IT"/>
        </w:rPr>
        <w:tab/>
      </w:r>
      <w:r w:rsidRPr="00BA380E">
        <w:rPr>
          <w:b/>
          <w:bCs/>
          <w:sz w:val="20"/>
          <w:szCs w:val="20"/>
          <w:lang w:val="it-IT"/>
        </w:rPr>
        <w:t>OECD</w:t>
      </w:r>
      <w:r w:rsidRPr="00BA380E">
        <w:rPr>
          <w:sz w:val="20"/>
          <w:szCs w:val="20"/>
          <w:lang w:val="it-IT"/>
        </w:rPr>
        <w:t xml:space="preserve">. 2022. </w:t>
      </w:r>
      <w:r w:rsidRPr="00BA380E">
        <w:rPr>
          <w:sz w:val="20"/>
          <w:szCs w:val="20"/>
        </w:rPr>
        <w:t xml:space="preserve">OECD development co-operation profiles: Canada. In: </w:t>
      </w:r>
      <w:r w:rsidRPr="00BA380E">
        <w:rPr>
          <w:i/>
          <w:iCs/>
          <w:sz w:val="20"/>
          <w:szCs w:val="20"/>
        </w:rPr>
        <w:t>OECDiLibrary</w:t>
      </w:r>
      <w:r w:rsidRPr="00BA380E">
        <w:rPr>
          <w:sz w:val="20"/>
          <w:szCs w:val="20"/>
        </w:rPr>
        <w:t>. [Cited 1 May 2023]. https://www.oecd-ilibrary.org/sites/aa7e3298-en/index.html?itemId=/content/component/aa7e3298-en</w:t>
      </w:r>
    </w:p>
    <w:p w14:paraId="0D0C19D5" w14:textId="77777777" w:rsidR="00BA380E" w:rsidRPr="00BA380E" w:rsidRDefault="00BA380E" w:rsidP="00BA380E">
      <w:pPr>
        <w:pStyle w:val="Bibliography"/>
        <w:rPr>
          <w:sz w:val="20"/>
          <w:szCs w:val="20"/>
        </w:rPr>
      </w:pPr>
      <w:r w:rsidRPr="00BA380E">
        <w:rPr>
          <w:sz w:val="20"/>
          <w:szCs w:val="20"/>
        </w:rPr>
        <w:t>64.</w:t>
      </w:r>
      <w:r w:rsidRPr="00BA380E">
        <w:rPr>
          <w:sz w:val="20"/>
          <w:szCs w:val="20"/>
        </w:rPr>
        <w:tab/>
      </w:r>
      <w:r w:rsidRPr="00BA380E">
        <w:rPr>
          <w:b/>
          <w:bCs/>
          <w:sz w:val="20"/>
          <w:szCs w:val="20"/>
        </w:rPr>
        <w:t>World Bank &amp; KNOMAD Global Knowledge Partnership on Migration and Development)</w:t>
      </w:r>
      <w:r w:rsidRPr="00BA380E">
        <w:rPr>
          <w:sz w:val="20"/>
          <w:szCs w:val="20"/>
        </w:rPr>
        <w:t xml:space="preserve">. 2023. </w:t>
      </w:r>
      <w:r w:rsidRPr="00BA380E">
        <w:rPr>
          <w:i/>
          <w:iCs/>
          <w:sz w:val="20"/>
          <w:szCs w:val="20"/>
        </w:rPr>
        <w:t>Leveraging diaspora finances for private capital mobilization</w:t>
      </w:r>
      <w:r w:rsidRPr="00BA380E">
        <w:rPr>
          <w:sz w:val="20"/>
          <w:szCs w:val="20"/>
        </w:rPr>
        <w:t>. Migration and Development Brief 39. Washington, DC. https://www.knomad.org/sites/default/files/publication-doc/migration_development_brief_39_0.pdf</w:t>
      </w:r>
    </w:p>
    <w:p w14:paraId="2447BA4D" w14:textId="77777777" w:rsidR="00BA380E" w:rsidRPr="00BA380E" w:rsidRDefault="00BA380E" w:rsidP="00BA380E">
      <w:pPr>
        <w:pStyle w:val="Bibliography"/>
        <w:rPr>
          <w:sz w:val="20"/>
          <w:szCs w:val="20"/>
          <w:lang w:val="it-IT"/>
        </w:rPr>
      </w:pPr>
      <w:r w:rsidRPr="00BA380E">
        <w:rPr>
          <w:sz w:val="20"/>
          <w:szCs w:val="20"/>
        </w:rPr>
        <w:lastRenderedPageBreak/>
        <w:t>65.</w:t>
      </w:r>
      <w:r w:rsidRPr="00BA380E">
        <w:rPr>
          <w:sz w:val="20"/>
          <w:szCs w:val="20"/>
        </w:rPr>
        <w:tab/>
      </w:r>
      <w:r w:rsidRPr="00BA380E">
        <w:rPr>
          <w:b/>
          <w:bCs/>
          <w:sz w:val="20"/>
          <w:szCs w:val="20"/>
        </w:rPr>
        <w:t>IFAD</w:t>
      </w:r>
      <w:r w:rsidRPr="00BA380E">
        <w:rPr>
          <w:sz w:val="20"/>
          <w:szCs w:val="20"/>
        </w:rPr>
        <w:t xml:space="preserve">. 2017. </w:t>
      </w:r>
      <w:r w:rsidRPr="00BA380E">
        <w:rPr>
          <w:i/>
          <w:iCs/>
          <w:sz w:val="20"/>
          <w:szCs w:val="20"/>
        </w:rPr>
        <w:t>Sending money home: Contributing to the SDGs, one family at a time</w:t>
      </w:r>
      <w:r w:rsidRPr="00BA380E">
        <w:rPr>
          <w:sz w:val="20"/>
          <w:szCs w:val="20"/>
        </w:rPr>
        <w:t xml:space="preserve">. </w:t>
      </w:r>
      <w:r w:rsidRPr="00BA380E">
        <w:rPr>
          <w:sz w:val="20"/>
          <w:szCs w:val="20"/>
          <w:lang w:val="it-IT"/>
        </w:rPr>
        <w:t>Rome. https://www.ifad.org/documents/38714170/40187440/sending-money-home_e.pdf/7601a70c-68f0-3637-2517-da0f77506aa8?t=1707298178938</w:t>
      </w:r>
    </w:p>
    <w:p w14:paraId="6EC2EA9B" w14:textId="77777777" w:rsidR="00BA380E" w:rsidRPr="00BA380E" w:rsidRDefault="00BA380E" w:rsidP="00BA380E">
      <w:pPr>
        <w:pStyle w:val="Bibliography"/>
        <w:rPr>
          <w:sz w:val="20"/>
          <w:szCs w:val="20"/>
        </w:rPr>
      </w:pPr>
      <w:r w:rsidRPr="00BA380E">
        <w:rPr>
          <w:sz w:val="20"/>
          <w:szCs w:val="20"/>
        </w:rPr>
        <w:t>66.</w:t>
      </w:r>
      <w:r w:rsidRPr="00BA380E">
        <w:rPr>
          <w:sz w:val="20"/>
          <w:szCs w:val="20"/>
        </w:rPr>
        <w:tab/>
      </w:r>
      <w:r w:rsidRPr="00BA380E">
        <w:rPr>
          <w:b/>
          <w:bCs/>
          <w:sz w:val="20"/>
          <w:szCs w:val="20"/>
        </w:rPr>
        <w:t>World Bank</w:t>
      </w:r>
      <w:r w:rsidRPr="00BA380E">
        <w:rPr>
          <w:sz w:val="20"/>
          <w:szCs w:val="20"/>
        </w:rPr>
        <w:t xml:space="preserve">. 2024. </w:t>
      </w:r>
      <w:r w:rsidRPr="00BA380E">
        <w:rPr>
          <w:i/>
          <w:iCs/>
          <w:sz w:val="20"/>
          <w:szCs w:val="20"/>
        </w:rPr>
        <w:t>World Bank Data</w:t>
      </w:r>
      <w:r w:rsidRPr="00BA380E">
        <w:rPr>
          <w:sz w:val="20"/>
          <w:szCs w:val="20"/>
        </w:rPr>
        <w:t xml:space="preserve">: </w:t>
      </w:r>
      <w:r w:rsidRPr="00BA380E">
        <w:rPr>
          <w:i/>
          <w:iCs/>
          <w:sz w:val="20"/>
          <w:szCs w:val="20"/>
        </w:rPr>
        <w:t>Agriculture, forestry, and fishing, value added (% of GDP)</w:t>
      </w:r>
      <w:r w:rsidRPr="00BA380E">
        <w:rPr>
          <w:sz w:val="20"/>
          <w:szCs w:val="20"/>
        </w:rPr>
        <w:t>. [Accessed on 24 July 2024]. https://data.worldbank.org/indicator/NV.AGR.TOTL.ZS. Licence: CC-BY-4.0.</w:t>
      </w:r>
    </w:p>
    <w:p w14:paraId="46AF4192" w14:textId="77777777" w:rsidR="00BA380E" w:rsidRPr="00BA380E" w:rsidRDefault="00BA380E" w:rsidP="00BA380E">
      <w:pPr>
        <w:pStyle w:val="Bibliography"/>
        <w:rPr>
          <w:sz w:val="20"/>
          <w:szCs w:val="20"/>
        </w:rPr>
      </w:pPr>
      <w:r w:rsidRPr="00BA380E">
        <w:rPr>
          <w:sz w:val="20"/>
          <w:szCs w:val="20"/>
        </w:rPr>
        <w:t>67.</w:t>
      </w:r>
      <w:r w:rsidRPr="00BA380E">
        <w:rPr>
          <w:sz w:val="20"/>
          <w:szCs w:val="20"/>
        </w:rPr>
        <w:tab/>
      </w:r>
      <w:r w:rsidRPr="00BA380E">
        <w:rPr>
          <w:b/>
          <w:bCs/>
          <w:sz w:val="20"/>
          <w:szCs w:val="20"/>
        </w:rPr>
        <w:t>UNCTAD (United Nations Trade and Development)</w:t>
      </w:r>
      <w:r w:rsidRPr="00BA380E">
        <w:rPr>
          <w:sz w:val="20"/>
          <w:szCs w:val="20"/>
        </w:rPr>
        <w:t xml:space="preserve">. 2023. </w:t>
      </w:r>
      <w:r w:rsidRPr="00BA380E">
        <w:rPr>
          <w:i/>
          <w:iCs/>
          <w:sz w:val="20"/>
          <w:szCs w:val="20"/>
        </w:rPr>
        <w:t>World Investment Report 2023. Methodological note</w:t>
      </w:r>
      <w:r w:rsidRPr="00BA380E">
        <w:rPr>
          <w:sz w:val="20"/>
          <w:szCs w:val="20"/>
        </w:rPr>
        <w:t>. Geneva, Switzerland. https://unctad.org/system/files/official-document/wir2023_chMethodNote_en.pdf</w:t>
      </w:r>
    </w:p>
    <w:p w14:paraId="4C73467F" w14:textId="77777777" w:rsidR="00BA380E" w:rsidRPr="00BA380E" w:rsidRDefault="00BA380E" w:rsidP="00BA380E">
      <w:pPr>
        <w:pStyle w:val="Bibliography"/>
        <w:rPr>
          <w:sz w:val="20"/>
          <w:szCs w:val="20"/>
        </w:rPr>
      </w:pPr>
      <w:r w:rsidRPr="00BA380E">
        <w:rPr>
          <w:sz w:val="20"/>
          <w:szCs w:val="20"/>
        </w:rPr>
        <w:t>68.</w:t>
      </w:r>
      <w:r w:rsidRPr="00BA380E">
        <w:rPr>
          <w:sz w:val="20"/>
          <w:szCs w:val="20"/>
        </w:rPr>
        <w:tab/>
      </w:r>
      <w:r w:rsidRPr="00BA380E">
        <w:rPr>
          <w:b/>
          <w:bCs/>
          <w:sz w:val="20"/>
          <w:szCs w:val="20"/>
        </w:rPr>
        <w:t>OECD</w:t>
      </w:r>
      <w:r w:rsidRPr="00BA380E">
        <w:rPr>
          <w:sz w:val="20"/>
          <w:szCs w:val="20"/>
        </w:rPr>
        <w:t xml:space="preserve">. 2009. </w:t>
      </w:r>
      <w:r w:rsidRPr="00BA380E">
        <w:rPr>
          <w:i/>
          <w:iCs/>
          <w:sz w:val="20"/>
          <w:szCs w:val="20"/>
        </w:rPr>
        <w:t>OECD benchmark definition of foreign direct investment 2008</w:t>
      </w:r>
      <w:r w:rsidRPr="00BA380E">
        <w:rPr>
          <w:sz w:val="20"/>
          <w:szCs w:val="20"/>
        </w:rPr>
        <w:t>. Vol. Fourth Edition. Paris. https://doi.org/10.1787/9789264045743-en</w:t>
      </w:r>
    </w:p>
    <w:p w14:paraId="7D644269" w14:textId="77777777" w:rsidR="00BA380E" w:rsidRPr="00BA380E" w:rsidRDefault="00BA380E" w:rsidP="00BA380E">
      <w:pPr>
        <w:pStyle w:val="Bibliography"/>
        <w:rPr>
          <w:sz w:val="20"/>
          <w:szCs w:val="20"/>
        </w:rPr>
      </w:pPr>
      <w:r w:rsidRPr="00BA380E">
        <w:rPr>
          <w:sz w:val="20"/>
          <w:szCs w:val="20"/>
        </w:rPr>
        <w:t>69.</w:t>
      </w:r>
      <w:r w:rsidRPr="00BA380E">
        <w:rPr>
          <w:sz w:val="20"/>
          <w:szCs w:val="20"/>
        </w:rPr>
        <w:tab/>
      </w:r>
      <w:r w:rsidRPr="00BA380E">
        <w:rPr>
          <w:b/>
          <w:bCs/>
          <w:sz w:val="20"/>
          <w:szCs w:val="20"/>
        </w:rPr>
        <w:t>Viné, R., Sulstarova, A., Casella, B. &amp; Trentini, C.</w:t>
      </w:r>
      <w:r w:rsidRPr="00BA380E">
        <w:rPr>
          <w:sz w:val="20"/>
          <w:szCs w:val="20"/>
        </w:rPr>
        <w:t xml:space="preserve"> 2022. International project finance deals as indicators of productive cross-border investment: UNCTAD’s approach. </w:t>
      </w:r>
      <w:r w:rsidRPr="00BA380E">
        <w:rPr>
          <w:i/>
          <w:iCs/>
          <w:sz w:val="20"/>
          <w:szCs w:val="20"/>
        </w:rPr>
        <w:t>Transnational Corporations Journal</w:t>
      </w:r>
      <w:r w:rsidRPr="00BA380E">
        <w:rPr>
          <w:sz w:val="20"/>
          <w:szCs w:val="20"/>
        </w:rPr>
        <w:t>, 29(3): 161–185. https://ssrn.com/abstract=4311329</w:t>
      </w:r>
    </w:p>
    <w:p w14:paraId="0A54B2E7" w14:textId="77777777" w:rsidR="00BA380E" w:rsidRPr="00BA380E" w:rsidRDefault="00BA380E" w:rsidP="00BA380E">
      <w:pPr>
        <w:pStyle w:val="Bibliography"/>
        <w:rPr>
          <w:sz w:val="20"/>
          <w:szCs w:val="20"/>
          <w:lang w:val="it-IT"/>
        </w:rPr>
      </w:pPr>
      <w:r w:rsidRPr="00BA380E">
        <w:rPr>
          <w:sz w:val="20"/>
          <w:szCs w:val="20"/>
        </w:rPr>
        <w:t>70.</w:t>
      </w:r>
      <w:r w:rsidRPr="00BA380E">
        <w:rPr>
          <w:sz w:val="20"/>
          <w:szCs w:val="20"/>
        </w:rPr>
        <w:tab/>
      </w:r>
      <w:r w:rsidRPr="00BA380E">
        <w:rPr>
          <w:b/>
          <w:bCs/>
          <w:sz w:val="20"/>
          <w:szCs w:val="20"/>
        </w:rPr>
        <w:t>Convergence</w:t>
      </w:r>
      <w:r w:rsidRPr="00BA380E">
        <w:rPr>
          <w:sz w:val="20"/>
          <w:szCs w:val="20"/>
        </w:rPr>
        <w:t xml:space="preserve">. 2023. </w:t>
      </w:r>
      <w:r w:rsidRPr="00BA380E">
        <w:rPr>
          <w:i/>
          <w:iCs/>
          <w:sz w:val="20"/>
          <w:szCs w:val="20"/>
        </w:rPr>
        <w:t>State of Blended Finance 2023: Climate edition</w:t>
      </w:r>
      <w:r w:rsidRPr="00BA380E">
        <w:rPr>
          <w:sz w:val="20"/>
          <w:szCs w:val="20"/>
        </w:rPr>
        <w:t xml:space="preserve">. </w:t>
      </w:r>
      <w:r w:rsidRPr="00BA380E">
        <w:rPr>
          <w:sz w:val="20"/>
          <w:szCs w:val="20"/>
          <w:lang w:val="it-IT"/>
        </w:rPr>
        <w:t>Toronto, Canada. https://www.convergence.finance/resource/state-of-blended-finance-2023/view</w:t>
      </w:r>
    </w:p>
    <w:p w14:paraId="6E600C06" w14:textId="77777777" w:rsidR="00BA380E" w:rsidRPr="00BA380E" w:rsidRDefault="00BA380E" w:rsidP="00BA380E">
      <w:pPr>
        <w:pStyle w:val="Bibliography"/>
        <w:rPr>
          <w:sz w:val="20"/>
          <w:szCs w:val="20"/>
        </w:rPr>
      </w:pPr>
      <w:r w:rsidRPr="00BA380E">
        <w:rPr>
          <w:sz w:val="20"/>
          <w:szCs w:val="20"/>
        </w:rPr>
        <w:t>71.</w:t>
      </w:r>
      <w:r w:rsidRPr="00BA380E">
        <w:rPr>
          <w:sz w:val="20"/>
          <w:szCs w:val="20"/>
        </w:rPr>
        <w:tab/>
      </w:r>
      <w:r w:rsidRPr="00BA380E">
        <w:rPr>
          <w:b/>
          <w:bCs/>
          <w:sz w:val="20"/>
          <w:szCs w:val="20"/>
        </w:rPr>
        <w:t>Multilateral Development Banks &amp; Development Finance Institutions</w:t>
      </w:r>
      <w:r w:rsidRPr="00BA380E">
        <w:rPr>
          <w:sz w:val="20"/>
          <w:szCs w:val="20"/>
        </w:rPr>
        <w:t xml:space="preserve">. 2023. </w:t>
      </w:r>
      <w:r w:rsidRPr="00BA380E">
        <w:rPr>
          <w:i/>
          <w:iCs/>
          <w:sz w:val="20"/>
          <w:szCs w:val="20"/>
        </w:rPr>
        <w:t>Mobilization of private finance 2020+2021 joint report</w:t>
      </w:r>
      <w:r w:rsidRPr="00BA380E">
        <w:rPr>
          <w:sz w:val="20"/>
          <w:szCs w:val="20"/>
        </w:rPr>
        <w:t>. https://www.ifc.org/content/dam/ifc/doc/2023-delta/mdbs-joint-report-on-mobilization-of-private-finance-2020-21.pdf</w:t>
      </w:r>
    </w:p>
    <w:p w14:paraId="75BA46A6" w14:textId="77777777" w:rsidR="00BA380E" w:rsidRPr="00BA380E" w:rsidRDefault="00BA380E" w:rsidP="00BA380E">
      <w:pPr>
        <w:pStyle w:val="Bibliography"/>
        <w:rPr>
          <w:sz w:val="20"/>
          <w:szCs w:val="20"/>
        </w:rPr>
      </w:pPr>
      <w:r w:rsidRPr="00BA380E">
        <w:rPr>
          <w:sz w:val="20"/>
          <w:szCs w:val="20"/>
        </w:rPr>
        <w:t>72.</w:t>
      </w:r>
      <w:r w:rsidRPr="00BA380E">
        <w:rPr>
          <w:sz w:val="20"/>
          <w:szCs w:val="20"/>
        </w:rPr>
        <w:tab/>
      </w:r>
      <w:r w:rsidRPr="00BA380E">
        <w:rPr>
          <w:b/>
          <w:bCs/>
          <w:sz w:val="20"/>
          <w:szCs w:val="20"/>
        </w:rPr>
        <w:t>World Bank</w:t>
      </w:r>
      <w:r w:rsidRPr="00BA380E">
        <w:rPr>
          <w:sz w:val="20"/>
          <w:szCs w:val="20"/>
        </w:rPr>
        <w:t xml:space="preserve">. 2024. World Bank Country and Lending Groups. In: </w:t>
      </w:r>
      <w:r w:rsidRPr="00BA380E">
        <w:rPr>
          <w:i/>
          <w:iCs/>
          <w:sz w:val="20"/>
          <w:szCs w:val="20"/>
        </w:rPr>
        <w:t>World Bank Data</w:t>
      </w:r>
      <w:r w:rsidRPr="00BA380E">
        <w:rPr>
          <w:sz w:val="20"/>
          <w:szCs w:val="20"/>
        </w:rPr>
        <w:t>. [Cited 9 May 2024]. https://datahelpdesk.worldbank.org/knowledgebase/articles/906519-world-bank-country-and-lending-groups</w:t>
      </w:r>
    </w:p>
    <w:p w14:paraId="063553E8" w14:textId="77777777" w:rsidR="00BA380E" w:rsidRPr="00BA380E" w:rsidRDefault="00BA380E" w:rsidP="00BA380E">
      <w:pPr>
        <w:pStyle w:val="Bibliography"/>
        <w:rPr>
          <w:sz w:val="20"/>
          <w:szCs w:val="20"/>
        </w:rPr>
      </w:pPr>
      <w:r w:rsidRPr="00BA380E">
        <w:rPr>
          <w:sz w:val="20"/>
          <w:szCs w:val="20"/>
        </w:rPr>
        <w:t>73.</w:t>
      </w:r>
      <w:r w:rsidRPr="00BA380E">
        <w:rPr>
          <w:sz w:val="20"/>
          <w:szCs w:val="20"/>
        </w:rPr>
        <w:tab/>
      </w:r>
      <w:r w:rsidRPr="00BA380E">
        <w:rPr>
          <w:b/>
          <w:bCs/>
          <w:sz w:val="20"/>
          <w:szCs w:val="20"/>
        </w:rPr>
        <w:t>World Bank</w:t>
      </w:r>
      <w:r w:rsidRPr="00BA380E">
        <w:rPr>
          <w:sz w:val="20"/>
          <w:szCs w:val="20"/>
        </w:rPr>
        <w:t xml:space="preserve">. 2024. Debt Sustainability Framework (DSF). In: </w:t>
      </w:r>
      <w:r w:rsidRPr="00BA380E">
        <w:rPr>
          <w:i/>
          <w:iCs/>
          <w:sz w:val="20"/>
          <w:szCs w:val="20"/>
        </w:rPr>
        <w:t>World Bank</w:t>
      </w:r>
      <w:r w:rsidRPr="00BA380E">
        <w:rPr>
          <w:sz w:val="20"/>
          <w:szCs w:val="20"/>
        </w:rPr>
        <w:t>. [Cited 9 May 2024]. https://www.worldbank.org/en/programs/debt-toolkit/dsf</w:t>
      </w:r>
    </w:p>
    <w:p w14:paraId="46E099A9" w14:textId="77777777" w:rsidR="00BA380E" w:rsidRPr="00BA380E" w:rsidRDefault="00BA380E" w:rsidP="00BA380E">
      <w:pPr>
        <w:pStyle w:val="Bibliography"/>
        <w:rPr>
          <w:sz w:val="20"/>
          <w:szCs w:val="20"/>
        </w:rPr>
      </w:pPr>
      <w:r w:rsidRPr="00BA380E">
        <w:rPr>
          <w:sz w:val="20"/>
          <w:szCs w:val="20"/>
        </w:rPr>
        <w:t>74.</w:t>
      </w:r>
      <w:r w:rsidRPr="00BA380E">
        <w:rPr>
          <w:sz w:val="20"/>
          <w:szCs w:val="20"/>
        </w:rPr>
        <w:tab/>
      </w:r>
      <w:r w:rsidRPr="00BA380E">
        <w:rPr>
          <w:b/>
          <w:bCs/>
          <w:sz w:val="20"/>
          <w:szCs w:val="20"/>
        </w:rPr>
        <w:t>IMF</w:t>
      </w:r>
      <w:r w:rsidRPr="00BA380E">
        <w:rPr>
          <w:sz w:val="20"/>
          <w:szCs w:val="20"/>
        </w:rPr>
        <w:t xml:space="preserve">. 2022. </w:t>
      </w:r>
      <w:r w:rsidRPr="00BA380E">
        <w:rPr>
          <w:i/>
          <w:iCs/>
          <w:sz w:val="20"/>
          <w:szCs w:val="20"/>
        </w:rPr>
        <w:t>Staff guidance note on the sovereign risk and debt sustainability framework for market access countries</w:t>
      </w:r>
      <w:r w:rsidRPr="00BA380E">
        <w:rPr>
          <w:sz w:val="20"/>
          <w:szCs w:val="20"/>
        </w:rPr>
        <w:t>. Policy Paper No. 2022/039. Washington, DC. https://www.imf.org/en/Publications/Policy-Papers/Issues/2022/08/08/Staff-Guidance-Note-on-the-Sovereign-Risk-and-Debt-Sustainability-Framework-for-Market-521884</w:t>
      </w:r>
    </w:p>
    <w:p w14:paraId="3173D2F2" w14:textId="77777777" w:rsidR="00BA380E" w:rsidRPr="00BA380E" w:rsidRDefault="00BA380E" w:rsidP="00BA380E">
      <w:pPr>
        <w:pStyle w:val="Bibliography"/>
        <w:rPr>
          <w:sz w:val="20"/>
          <w:szCs w:val="20"/>
        </w:rPr>
      </w:pPr>
      <w:r w:rsidRPr="00BA380E">
        <w:rPr>
          <w:sz w:val="20"/>
          <w:szCs w:val="20"/>
        </w:rPr>
        <w:t>75.</w:t>
      </w:r>
      <w:r w:rsidRPr="00BA380E">
        <w:rPr>
          <w:sz w:val="20"/>
          <w:szCs w:val="20"/>
        </w:rPr>
        <w:tab/>
      </w:r>
      <w:r w:rsidRPr="00BA380E">
        <w:rPr>
          <w:b/>
          <w:bCs/>
          <w:sz w:val="20"/>
          <w:szCs w:val="20"/>
        </w:rPr>
        <w:t>World Bank</w:t>
      </w:r>
      <w:r w:rsidRPr="00BA380E">
        <w:rPr>
          <w:sz w:val="20"/>
          <w:szCs w:val="20"/>
        </w:rPr>
        <w:t xml:space="preserve">. undated. </w:t>
      </w:r>
      <w:r w:rsidRPr="00BA380E">
        <w:rPr>
          <w:i/>
          <w:iCs/>
          <w:sz w:val="20"/>
          <w:szCs w:val="20"/>
        </w:rPr>
        <w:t>World Bank Data</w:t>
      </w:r>
      <w:r w:rsidRPr="00BA380E">
        <w:rPr>
          <w:sz w:val="20"/>
          <w:szCs w:val="20"/>
        </w:rPr>
        <w:t xml:space="preserve">: </w:t>
      </w:r>
      <w:r w:rsidRPr="00BA380E">
        <w:rPr>
          <w:i/>
          <w:iCs/>
          <w:sz w:val="20"/>
          <w:szCs w:val="20"/>
        </w:rPr>
        <w:t>Short-term debt (% of total reserves)</w:t>
      </w:r>
      <w:r w:rsidRPr="00BA380E">
        <w:rPr>
          <w:sz w:val="20"/>
          <w:szCs w:val="20"/>
        </w:rPr>
        <w:t>. [Accessed on 9 May 2024]. https://data.worldbank.org/indicator/DT.DOD.DSTC.IR.ZS?end=2022&amp;start=2022&amp;view=map. Licence: CC-BY-4.0.</w:t>
      </w:r>
    </w:p>
    <w:p w14:paraId="43704CA1" w14:textId="77777777" w:rsidR="00BA380E" w:rsidRPr="00BA380E" w:rsidRDefault="00BA380E" w:rsidP="00BA380E">
      <w:pPr>
        <w:pStyle w:val="Bibliography"/>
        <w:rPr>
          <w:sz w:val="20"/>
          <w:szCs w:val="20"/>
        </w:rPr>
      </w:pPr>
      <w:r w:rsidRPr="00BA380E">
        <w:rPr>
          <w:sz w:val="20"/>
          <w:szCs w:val="20"/>
        </w:rPr>
        <w:t>76.</w:t>
      </w:r>
      <w:r w:rsidRPr="00BA380E">
        <w:rPr>
          <w:sz w:val="20"/>
          <w:szCs w:val="20"/>
        </w:rPr>
        <w:tab/>
      </w:r>
      <w:r w:rsidRPr="00BA380E">
        <w:rPr>
          <w:b/>
          <w:bCs/>
          <w:sz w:val="20"/>
          <w:szCs w:val="20"/>
        </w:rPr>
        <w:t>World Bank</w:t>
      </w:r>
      <w:r w:rsidRPr="00BA380E">
        <w:rPr>
          <w:sz w:val="20"/>
          <w:szCs w:val="20"/>
        </w:rPr>
        <w:t xml:space="preserve">. 2024. Metadata glossary. In: </w:t>
      </w:r>
      <w:r w:rsidRPr="00BA380E">
        <w:rPr>
          <w:i/>
          <w:iCs/>
          <w:sz w:val="20"/>
          <w:szCs w:val="20"/>
        </w:rPr>
        <w:t>DataBank</w:t>
      </w:r>
      <w:r w:rsidRPr="00BA380E">
        <w:rPr>
          <w:sz w:val="20"/>
          <w:szCs w:val="20"/>
        </w:rPr>
        <w:t>. [Cited 9 May 2024]. https://databank.worldbank.org/metadataglossary/world-development-indicators/series/DT.DOD.DSTC.IR.ZS</w:t>
      </w:r>
    </w:p>
    <w:p w14:paraId="4638979A" w14:textId="77777777" w:rsidR="00BA380E" w:rsidRPr="00BA380E" w:rsidRDefault="00BA380E" w:rsidP="00BA380E">
      <w:pPr>
        <w:pStyle w:val="Bibliography"/>
        <w:rPr>
          <w:sz w:val="20"/>
          <w:szCs w:val="20"/>
        </w:rPr>
      </w:pPr>
      <w:r w:rsidRPr="00BA380E">
        <w:rPr>
          <w:sz w:val="20"/>
          <w:szCs w:val="20"/>
        </w:rPr>
        <w:t>77.</w:t>
      </w:r>
      <w:r w:rsidRPr="00BA380E">
        <w:rPr>
          <w:sz w:val="20"/>
          <w:szCs w:val="20"/>
        </w:rPr>
        <w:tab/>
      </w:r>
      <w:r w:rsidRPr="00BA380E">
        <w:rPr>
          <w:b/>
          <w:bCs/>
          <w:sz w:val="20"/>
          <w:szCs w:val="20"/>
        </w:rPr>
        <w:t>World Bank</w:t>
      </w:r>
      <w:r w:rsidRPr="00BA380E">
        <w:rPr>
          <w:sz w:val="20"/>
          <w:szCs w:val="20"/>
        </w:rPr>
        <w:t xml:space="preserve">. 2023. Worldwide Governance Indicators. In: </w:t>
      </w:r>
      <w:r w:rsidRPr="00BA380E">
        <w:rPr>
          <w:i/>
          <w:iCs/>
          <w:sz w:val="20"/>
          <w:szCs w:val="20"/>
        </w:rPr>
        <w:t>World Bank</w:t>
      </w:r>
      <w:r w:rsidRPr="00BA380E">
        <w:rPr>
          <w:sz w:val="20"/>
          <w:szCs w:val="20"/>
        </w:rPr>
        <w:t>. [Cited 2 May 2024]. https://www.worldbank.org/en/publication/worldwide-governance-indicators</w:t>
      </w:r>
    </w:p>
    <w:p w14:paraId="041CC3FE" w14:textId="77777777" w:rsidR="00BA380E" w:rsidRPr="00BA380E" w:rsidRDefault="00BA380E" w:rsidP="00BA380E">
      <w:pPr>
        <w:pStyle w:val="Bibliography"/>
        <w:rPr>
          <w:sz w:val="20"/>
          <w:szCs w:val="20"/>
        </w:rPr>
      </w:pPr>
      <w:r w:rsidRPr="00BA380E">
        <w:rPr>
          <w:sz w:val="20"/>
          <w:szCs w:val="20"/>
        </w:rPr>
        <w:t>78.</w:t>
      </w:r>
      <w:r w:rsidRPr="00BA380E">
        <w:rPr>
          <w:sz w:val="20"/>
          <w:szCs w:val="20"/>
        </w:rPr>
        <w:tab/>
      </w:r>
      <w:r w:rsidRPr="00BA380E">
        <w:rPr>
          <w:b/>
          <w:bCs/>
          <w:sz w:val="20"/>
          <w:szCs w:val="20"/>
        </w:rPr>
        <w:t>World Bank</w:t>
      </w:r>
      <w:r w:rsidRPr="00BA380E">
        <w:rPr>
          <w:sz w:val="20"/>
          <w:szCs w:val="20"/>
        </w:rPr>
        <w:t xml:space="preserve">. undated. </w:t>
      </w:r>
      <w:r w:rsidRPr="00BA380E">
        <w:rPr>
          <w:i/>
          <w:iCs/>
          <w:sz w:val="20"/>
          <w:szCs w:val="20"/>
        </w:rPr>
        <w:t>Voice and accountability</w:t>
      </w:r>
      <w:r w:rsidRPr="00BA380E">
        <w:rPr>
          <w:sz w:val="20"/>
          <w:szCs w:val="20"/>
        </w:rPr>
        <w:t>. Washington, DC. https://www.worldbank.org/content/dam/sites/govindicators/doc/va.pdf</w:t>
      </w:r>
    </w:p>
    <w:p w14:paraId="5E97A0F7" w14:textId="77777777" w:rsidR="00BA380E" w:rsidRPr="00BA380E" w:rsidRDefault="00BA380E" w:rsidP="00BA380E">
      <w:pPr>
        <w:pStyle w:val="Bibliography"/>
        <w:rPr>
          <w:sz w:val="20"/>
          <w:szCs w:val="20"/>
        </w:rPr>
      </w:pPr>
      <w:r w:rsidRPr="00BA380E">
        <w:rPr>
          <w:sz w:val="20"/>
          <w:szCs w:val="20"/>
        </w:rPr>
        <w:t>79.</w:t>
      </w:r>
      <w:r w:rsidRPr="00BA380E">
        <w:rPr>
          <w:sz w:val="20"/>
          <w:szCs w:val="20"/>
        </w:rPr>
        <w:tab/>
      </w:r>
      <w:r w:rsidRPr="00BA380E">
        <w:rPr>
          <w:b/>
          <w:bCs/>
          <w:sz w:val="20"/>
          <w:szCs w:val="20"/>
        </w:rPr>
        <w:t>World Bank</w:t>
      </w:r>
      <w:r w:rsidRPr="00BA380E">
        <w:rPr>
          <w:sz w:val="20"/>
          <w:szCs w:val="20"/>
        </w:rPr>
        <w:t xml:space="preserve">. undated. </w:t>
      </w:r>
      <w:r w:rsidRPr="00BA380E">
        <w:rPr>
          <w:i/>
          <w:iCs/>
          <w:sz w:val="20"/>
          <w:szCs w:val="20"/>
        </w:rPr>
        <w:t>Government effectiveness</w:t>
      </w:r>
      <w:r w:rsidRPr="00BA380E">
        <w:rPr>
          <w:sz w:val="20"/>
          <w:szCs w:val="20"/>
        </w:rPr>
        <w:t>. Washington, DC. https://www.worldbank.org/content/dam/sites/govindicators/doc/ge.pdf</w:t>
      </w:r>
    </w:p>
    <w:p w14:paraId="7A071EAF" w14:textId="77777777" w:rsidR="00BA380E" w:rsidRPr="00BA380E" w:rsidRDefault="00BA380E" w:rsidP="00BA380E">
      <w:pPr>
        <w:pStyle w:val="Bibliography"/>
        <w:rPr>
          <w:sz w:val="20"/>
          <w:szCs w:val="20"/>
        </w:rPr>
      </w:pPr>
      <w:r w:rsidRPr="00BA380E">
        <w:rPr>
          <w:sz w:val="20"/>
          <w:szCs w:val="20"/>
        </w:rPr>
        <w:t>80.</w:t>
      </w:r>
      <w:r w:rsidRPr="00BA380E">
        <w:rPr>
          <w:sz w:val="20"/>
          <w:szCs w:val="20"/>
        </w:rPr>
        <w:tab/>
      </w:r>
      <w:r w:rsidRPr="00BA380E">
        <w:rPr>
          <w:b/>
          <w:bCs/>
          <w:sz w:val="20"/>
          <w:szCs w:val="20"/>
        </w:rPr>
        <w:t>World Bank</w:t>
      </w:r>
      <w:r w:rsidRPr="00BA380E">
        <w:rPr>
          <w:sz w:val="20"/>
          <w:szCs w:val="20"/>
        </w:rPr>
        <w:t xml:space="preserve">. undated. </w:t>
      </w:r>
      <w:r w:rsidRPr="00BA380E">
        <w:rPr>
          <w:i/>
          <w:iCs/>
          <w:sz w:val="20"/>
          <w:szCs w:val="20"/>
        </w:rPr>
        <w:t>Regulatory quality</w:t>
      </w:r>
      <w:r w:rsidRPr="00BA380E">
        <w:rPr>
          <w:sz w:val="20"/>
          <w:szCs w:val="20"/>
        </w:rPr>
        <w:t>. Washington, DC. https://www.worldbank.org/content/dam/sites/govindicators/doc/rq.pdf</w:t>
      </w:r>
    </w:p>
    <w:p w14:paraId="7E31228C" w14:textId="77777777" w:rsidR="00BA380E" w:rsidRPr="00BA380E" w:rsidRDefault="00BA380E" w:rsidP="00BA380E">
      <w:pPr>
        <w:pStyle w:val="Bibliography"/>
        <w:rPr>
          <w:sz w:val="20"/>
          <w:szCs w:val="20"/>
        </w:rPr>
      </w:pPr>
      <w:r w:rsidRPr="00BA380E">
        <w:rPr>
          <w:sz w:val="20"/>
          <w:szCs w:val="20"/>
        </w:rPr>
        <w:t>81.</w:t>
      </w:r>
      <w:r w:rsidRPr="00BA380E">
        <w:rPr>
          <w:sz w:val="20"/>
          <w:szCs w:val="20"/>
        </w:rPr>
        <w:tab/>
      </w:r>
      <w:r w:rsidRPr="00BA380E">
        <w:rPr>
          <w:b/>
          <w:bCs/>
          <w:sz w:val="20"/>
          <w:szCs w:val="20"/>
        </w:rPr>
        <w:t>World Bank</w:t>
      </w:r>
      <w:r w:rsidRPr="00BA380E">
        <w:rPr>
          <w:sz w:val="20"/>
          <w:szCs w:val="20"/>
        </w:rPr>
        <w:t xml:space="preserve">. undated. </w:t>
      </w:r>
      <w:r w:rsidRPr="00BA380E">
        <w:rPr>
          <w:i/>
          <w:iCs/>
          <w:sz w:val="20"/>
          <w:szCs w:val="20"/>
        </w:rPr>
        <w:t>Rule of law</w:t>
      </w:r>
      <w:r w:rsidRPr="00BA380E">
        <w:rPr>
          <w:sz w:val="20"/>
          <w:szCs w:val="20"/>
        </w:rPr>
        <w:t>. Washington, DC. https://www.worldbank.org/content/dam/sites/govindicators/doc/rl.pdf</w:t>
      </w:r>
    </w:p>
    <w:p w14:paraId="3E07422E" w14:textId="77777777" w:rsidR="00BA380E" w:rsidRPr="00BA380E" w:rsidRDefault="00BA380E" w:rsidP="00BA380E">
      <w:pPr>
        <w:pStyle w:val="Bibliography"/>
        <w:rPr>
          <w:sz w:val="20"/>
          <w:szCs w:val="20"/>
        </w:rPr>
      </w:pPr>
      <w:r w:rsidRPr="00BA380E">
        <w:rPr>
          <w:sz w:val="20"/>
          <w:szCs w:val="20"/>
        </w:rPr>
        <w:t>82.</w:t>
      </w:r>
      <w:r w:rsidRPr="00BA380E">
        <w:rPr>
          <w:sz w:val="20"/>
          <w:szCs w:val="20"/>
        </w:rPr>
        <w:tab/>
      </w:r>
      <w:r w:rsidRPr="00BA380E">
        <w:rPr>
          <w:b/>
          <w:bCs/>
          <w:sz w:val="20"/>
          <w:szCs w:val="20"/>
        </w:rPr>
        <w:t>World Bank</w:t>
      </w:r>
      <w:r w:rsidRPr="00BA380E">
        <w:rPr>
          <w:sz w:val="20"/>
          <w:szCs w:val="20"/>
        </w:rPr>
        <w:t xml:space="preserve">. undated. </w:t>
      </w:r>
      <w:r w:rsidRPr="00BA380E">
        <w:rPr>
          <w:i/>
          <w:iCs/>
          <w:sz w:val="20"/>
          <w:szCs w:val="20"/>
        </w:rPr>
        <w:t>Control of corruption</w:t>
      </w:r>
      <w:r w:rsidRPr="00BA380E">
        <w:rPr>
          <w:sz w:val="20"/>
          <w:szCs w:val="20"/>
        </w:rPr>
        <w:t>. Washington, DC. https://www.worldbank.org/content/dam/sites/govindicators/doc/cc.pdf</w:t>
      </w:r>
    </w:p>
    <w:p w14:paraId="3782B926" w14:textId="77777777" w:rsidR="00BA380E" w:rsidRPr="00BA380E" w:rsidRDefault="00BA380E" w:rsidP="00BA380E">
      <w:pPr>
        <w:pStyle w:val="Bibliography"/>
        <w:rPr>
          <w:sz w:val="20"/>
          <w:szCs w:val="20"/>
        </w:rPr>
      </w:pPr>
      <w:r w:rsidRPr="00BA380E">
        <w:rPr>
          <w:sz w:val="20"/>
          <w:szCs w:val="20"/>
        </w:rPr>
        <w:t>83.</w:t>
      </w:r>
      <w:r w:rsidRPr="00BA380E">
        <w:rPr>
          <w:sz w:val="20"/>
          <w:szCs w:val="20"/>
        </w:rPr>
        <w:tab/>
      </w:r>
      <w:r w:rsidRPr="00BA380E">
        <w:rPr>
          <w:b/>
          <w:bCs/>
          <w:sz w:val="20"/>
          <w:szCs w:val="20"/>
        </w:rPr>
        <w:t>World Bank</w:t>
      </w:r>
      <w:r w:rsidRPr="00BA380E">
        <w:rPr>
          <w:sz w:val="20"/>
          <w:szCs w:val="20"/>
        </w:rPr>
        <w:t xml:space="preserve">. 2024. Digital Adoption Index. In: </w:t>
      </w:r>
      <w:r w:rsidRPr="00BA380E">
        <w:rPr>
          <w:i/>
          <w:iCs/>
          <w:sz w:val="20"/>
          <w:szCs w:val="20"/>
        </w:rPr>
        <w:t>World Bank</w:t>
      </w:r>
      <w:r w:rsidRPr="00BA380E">
        <w:rPr>
          <w:sz w:val="20"/>
          <w:szCs w:val="20"/>
        </w:rPr>
        <w:t>. [Cited 3 June 2024]. https://www.worldbank.org/en/publication/wdr2016/Digital-Adoption-Index</w:t>
      </w:r>
    </w:p>
    <w:p w14:paraId="2D05C9DD" w14:textId="77777777" w:rsidR="00BA380E" w:rsidRPr="00BA380E" w:rsidRDefault="00BA380E" w:rsidP="00BA380E">
      <w:pPr>
        <w:pStyle w:val="Bibliography"/>
        <w:rPr>
          <w:sz w:val="20"/>
          <w:szCs w:val="20"/>
        </w:rPr>
      </w:pPr>
      <w:r w:rsidRPr="00BA380E">
        <w:rPr>
          <w:sz w:val="20"/>
          <w:szCs w:val="20"/>
        </w:rPr>
        <w:t>84.</w:t>
      </w:r>
      <w:r w:rsidRPr="00BA380E">
        <w:rPr>
          <w:sz w:val="20"/>
          <w:szCs w:val="20"/>
        </w:rPr>
        <w:tab/>
      </w:r>
      <w:r w:rsidRPr="00BA380E">
        <w:rPr>
          <w:b/>
          <w:bCs/>
          <w:sz w:val="20"/>
          <w:szCs w:val="20"/>
        </w:rPr>
        <w:t>Jeanne, O. &amp; Rancière, R.</w:t>
      </w:r>
      <w:r w:rsidRPr="00BA380E">
        <w:rPr>
          <w:sz w:val="20"/>
          <w:szCs w:val="20"/>
        </w:rPr>
        <w:t xml:space="preserve"> 2006. </w:t>
      </w:r>
      <w:r w:rsidRPr="00BA380E">
        <w:rPr>
          <w:i/>
          <w:iCs/>
          <w:sz w:val="20"/>
          <w:szCs w:val="20"/>
        </w:rPr>
        <w:t>The optimal level of international reserves for emerging market countries: Formulas and applications</w:t>
      </w:r>
      <w:r w:rsidRPr="00BA380E">
        <w:rPr>
          <w:sz w:val="20"/>
          <w:szCs w:val="20"/>
        </w:rPr>
        <w:t>. IMF working paper. Washington, DC, IMF. https://www.imf.org/external/pubs/ft/wp/2006/wp06229.pdf</w:t>
      </w:r>
    </w:p>
    <w:p w14:paraId="6F07CB8E" w14:textId="63709F40" w:rsidR="007E4C74" w:rsidRPr="00BA380E" w:rsidRDefault="005B7606" w:rsidP="007E4C74">
      <w:pPr>
        <w:rPr>
          <w:sz w:val="20"/>
          <w:szCs w:val="20"/>
        </w:rPr>
      </w:pPr>
      <w:r w:rsidRPr="00BA380E">
        <w:rPr>
          <w:sz w:val="20"/>
          <w:szCs w:val="20"/>
        </w:rPr>
        <w:fldChar w:fldCharType="end"/>
      </w:r>
    </w:p>
    <w:sectPr w:rsidR="007E4C74" w:rsidRPr="00BA380E" w:rsidSect="002F44BF">
      <w:footerReference w:type="default" r:id="rId18"/>
      <w:headerReference w:type="first" r:id="rId19"/>
      <w:footerReference w:type="first" r:id="rId20"/>
      <w:footnotePr>
        <w:numFmt w:val="lowerLetter"/>
      </w:footnotePr>
      <w:endnotePr>
        <w:numFmt w:val="decimal"/>
      </w:endnotePr>
      <w:pgSz w:w="11900" w:h="16840" w:code="9"/>
      <w:pgMar w:top="1304" w:right="1304" w:bottom="1247" w:left="1304" w:header="720" w:footer="567"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0" w:author="KUMAPLEY, Richard" w:date="2025-05-18T19:09:00Z" w:initials="RK">
    <w:p w14:paraId="014D4DBC" w14:textId="77777777" w:rsidR="00AE31D6" w:rsidRDefault="00AE31D6" w:rsidP="00AE31D6">
      <w:pPr>
        <w:pStyle w:val="CommentText"/>
        <w:jc w:val="left"/>
      </w:pPr>
      <w:r>
        <w:rPr>
          <w:rStyle w:val="CommentReference"/>
        </w:rPr>
        <w:annotationRef/>
      </w:r>
      <w:r>
        <w:t>Generally for adult obesity, let’s leave the text as is, we don’t have the time to go through review and clearance with them</w:t>
      </w:r>
    </w:p>
  </w:comment>
  <w:comment w:id="76" w:author="Joel Conkle" w:date="2025-05-12T16:50:00Z" w:initials="JC">
    <w:p w14:paraId="709CBCDF" w14:textId="4671FD4C" w:rsidR="00331DD3" w:rsidRDefault="00331DD3" w:rsidP="00331DD3">
      <w:pPr>
        <w:pStyle w:val="CommentText"/>
        <w:jc w:val="left"/>
      </w:pPr>
      <w:r>
        <w:rPr>
          <w:rStyle w:val="CommentReference"/>
        </w:rPr>
        <w:annotationRef/>
      </w:r>
      <w:r>
        <w:t>Didn’t do this analysis this year</w:t>
      </w:r>
    </w:p>
  </w:comment>
  <w:comment w:id="77" w:author="KUMAPLEY, Richard" w:date="2025-05-18T19:09:00Z" w:initials="RK">
    <w:p w14:paraId="5F86C489" w14:textId="77777777" w:rsidR="00314FBE" w:rsidRDefault="00314FBE" w:rsidP="00314FBE">
      <w:pPr>
        <w:pStyle w:val="CommentText"/>
        <w:jc w:val="left"/>
      </w:pPr>
      <w:r>
        <w:rPr>
          <w:rStyle w:val="CommentReference"/>
        </w:rPr>
        <w:annotationRef/>
      </w:r>
      <w:r>
        <w:t>But I have also added, for MDD, you can specify the population weights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4D4DBC" w15:done="1"/>
  <w15:commentEx w15:paraId="709CBCDF" w15:done="0"/>
  <w15:commentEx w15:paraId="5F86C489" w15:paraIdParent="709CBC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2A6F880" w16cex:dateUtc="2025-05-18T17:09:00Z"/>
  <w16cex:commentExtensible w16cex:durableId="5D0F23A0" w16cex:dateUtc="2025-05-12T14:50:00Z">
    <w16cex:extLst>
      <w16:ext w16:uri="{CE6994B0-6A32-4C9F-8C6B-6E91EDA988CE}">
        <cr:reactions xmlns:cr="http://schemas.microsoft.com/office/comments/2020/reactions">
          <cr:reaction reactionType="1">
            <cr:reactionInfo dateUtc="2025-05-18T17:09:41Z">
              <cr:user userId="S::kumapleyr@who.int::ee1e271e-dcb8-4935-b489-d608e07618dd" userProvider="AD" userName="KUMAPLEY, Richard"/>
            </cr:reactionInfo>
          </cr:reaction>
        </cr:reactions>
      </w16:ext>
    </w16cex:extLst>
  </w16cex:commentExtensible>
  <w16cex:commentExtensible w16cex:durableId="4B477129" w16cex:dateUtc="2025-05-18T1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4D4DBC" w16cid:durableId="42A6F880"/>
  <w16cid:commentId w16cid:paraId="709CBCDF" w16cid:durableId="5D0F23A0"/>
  <w16cid:commentId w16cid:paraId="5F86C489" w16cid:durableId="4B4771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F101B" w14:textId="77777777" w:rsidR="002A4480" w:rsidRDefault="002A4480" w:rsidP="005A2BC1">
      <w:pPr>
        <w:spacing w:after="0" w:line="240" w:lineRule="auto"/>
      </w:pPr>
      <w:r>
        <w:separator/>
      </w:r>
    </w:p>
  </w:endnote>
  <w:endnote w:type="continuationSeparator" w:id="0">
    <w:p w14:paraId="6FA2E2D3" w14:textId="77777777" w:rsidR="002A4480" w:rsidRDefault="002A4480" w:rsidP="005A2BC1">
      <w:pPr>
        <w:spacing w:after="0" w:line="240" w:lineRule="auto"/>
      </w:pPr>
      <w:r>
        <w:continuationSeparator/>
      </w:r>
    </w:p>
  </w:endnote>
  <w:endnote w:type="continuationNotice" w:id="1">
    <w:p w14:paraId="1E0D8CE5" w14:textId="77777777" w:rsidR="002A4480" w:rsidRDefault="002A44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tempel Garamond LT Std">
    <w:altName w:val="Cambria"/>
    <w:charset w:val="4D"/>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venirNext LT Pro Regular">
    <w:altName w:val="Calibri"/>
    <w:charset w:val="00"/>
    <w:family w:val="swiss"/>
    <w:pitch w:val="variable"/>
    <w:sig w:usb0="800000AF" w:usb1="5000204A" w:usb2="00000000" w:usb3="00000000" w:csb0="0000009B"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utura Std Condensed">
    <w:altName w:val="Arial"/>
    <w:charset w:val="00"/>
    <w:family w:val="swiss"/>
    <w:pitch w:val="variable"/>
    <w:sig w:usb0="800000AF" w:usb1="4000204A"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Sofia Pro Regular">
    <w:altName w:val="Calibri"/>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yriad Pro Cond">
    <w:altName w:val="Segoe UI"/>
    <w:charset w:val="00"/>
    <w:family w:val="swiss"/>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VectoraLTStd-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6763205"/>
      <w:docPartObj>
        <w:docPartGallery w:val="Page Numbers (Bottom of Page)"/>
        <w:docPartUnique/>
      </w:docPartObj>
    </w:sdtPr>
    <w:sdtEndPr>
      <w:rPr>
        <w:noProof/>
      </w:rPr>
    </w:sdtEndPr>
    <w:sdtContent>
      <w:p w14:paraId="263F4835" w14:textId="77777777" w:rsidR="00B738FA" w:rsidRDefault="00271E87" w:rsidP="0046551F">
        <w:pPr>
          <w:pStyle w:val="Footer"/>
          <w:jc w:val="center"/>
        </w:pPr>
        <w:r>
          <w:fldChar w:fldCharType="begin"/>
        </w:r>
        <w:r>
          <w:instrText xml:space="preserve"> PAGE   \* MERGEFORMAT </w:instrText>
        </w:r>
        <w:r>
          <w:fldChar w:fldCharType="separate"/>
        </w:r>
        <w:r>
          <w:rPr>
            <w:noProof/>
          </w:rPr>
          <w:t>16</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84118094"/>
      <w:docPartObj>
        <w:docPartGallery w:val="Page Numbers (Bottom of Page)"/>
        <w:docPartUnique/>
      </w:docPartObj>
    </w:sdtPr>
    <w:sdtContent>
      <w:p w14:paraId="7E0DE31B" w14:textId="77777777" w:rsidR="00B738FA" w:rsidRDefault="00271E87" w:rsidP="00465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CE77B2" w14:textId="77777777" w:rsidR="00B738FA" w:rsidRDefault="00B73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45A62" w14:textId="77777777" w:rsidR="002A4480" w:rsidRDefault="002A4480" w:rsidP="005A2BC1">
      <w:pPr>
        <w:spacing w:after="0" w:line="240" w:lineRule="auto"/>
      </w:pPr>
      <w:r>
        <w:separator/>
      </w:r>
    </w:p>
  </w:footnote>
  <w:footnote w:type="continuationSeparator" w:id="0">
    <w:p w14:paraId="272B3A12" w14:textId="77777777" w:rsidR="002A4480" w:rsidRDefault="002A4480" w:rsidP="005A2BC1">
      <w:pPr>
        <w:spacing w:after="0" w:line="240" w:lineRule="auto"/>
      </w:pPr>
      <w:r>
        <w:continuationSeparator/>
      </w:r>
    </w:p>
  </w:footnote>
  <w:footnote w:type="continuationNotice" w:id="1">
    <w:p w14:paraId="2CE49C96" w14:textId="77777777" w:rsidR="002A4480" w:rsidRDefault="002A4480">
      <w:pPr>
        <w:spacing w:after="0" w:line="240" w:lineRule="auto"/>
      </w:pPr>
    </w:p>
  </w:footnote>
  <w:footnote w:id="2">
    <w:p w14:paraId="1D1F5A8D" w14:textId="77777777" w:rsidR="00734FC8" w:rsidRPr="00E23F27" w:rsidRDefault="00734FC8" w:rsidP="00734FC8">
      <w:pPr>
        <w:pStyle w:val="FootnoteText"/>
        <w:rPr>
          <w:rFonts w:ascii="Calibri" w:hAnsi="Calibri" w:cs="Calibri"/>
        </w:rPr>
      </w:pPr>
      <w:r w:rsidRPr="00CB4674">
        <w:rPr>
          <w:rStyle w:val="FootnoteReference"/>
        </w:rPr>
        <w:footnoteRef/>
      </w:r>
      <w:r w:rsidRPr="00E23F27">
        <w:rPr>
          <w:rFonts w:ascii="Calibri" w:hAnsi="Calibri" w:cs="Calibri"/>
        </w:rPr>
        <w:t xml:space="preserve"> The food groups are:</w:t>
      </w:r>
      <w:r>
        <w:rPr>
          <w:rFonts w:ascii="Calibri" w:hAnsi="Calibri" w:cs="Calibri"/>
        </w:rPr>
        <w:t xml:space="preserve"> grains, white roots and tubers, and plantains; pulses (beans, peas and lentils); nuts and seeds; dairy; meat, poultry and fish; eggs; dark green leafy vegetables; other vitamin A-rich fruits and vegetables; other vegetables; other fruits (one point per food group).</w:t>
      </w:r>
      <w:r w:rsidRPr="00E23F27">
        <w:rPr>
          <w:rFonts w:ascii="Calibri" w:hAnsi="Calibri" w:cs="Calibri"/>
        </w:rPr>
        <w:t xml:space="preserve"> </w:t>
      </w:r>
    </w:p>
  </w:footnote>
  <w:footnote w:id="3">
    <w:p w14:paraId="56E18E44" w14:textId="77777777" w:rsidR="00734FC8" w:rsidRPr="00BB4065" w:rsidRDefault="00734FC8" w:rsidP="00734FC8">
      <w:pPr>
        <w:pStyle w:val="FootnoteText"/>
        <w:rPr>
          <w:rFonts w:ascii="Calibri" w:hAnsi="Calibri" w:cs="Calibri"/>
        </w:rPr>
      </w:pPr>
      <w:r w:rsidRPr="00CB4674">
        <w:rPr>
          <w:rStyle w:val="FootnoteReference"/>
        </w:rPr>
        <w:footnoteRef/>
      </w:r>
      <w:r w:rsidRPr="00BB4065">
        <w:rPr>
          <w:rFonts w:ascii="Calibri" w:hAnsi="Calibri" w:cs="Calibri"/>
        </w:rPr>
        <w:t xml:space="preserve"> The food groups are: whole grains</w:t>
      </w:r>
      <w:r>
        <w:rPr>
          <w:rFonts w:ascii="Calibri" w:hAnsi="Calibri" w:cs="Calibri"/>
        </w:rPr>
        <w:t>;</w:t>
      </w:r>
      <w:r w:rsidRPr="00BB4065">
        <w:rPr>
          <w:rFonts w:ascii="Calibri" w:hAnsi="Calibri" w:cs="Calibri"/>
        </w:rPr>
        <w:t xml:space="preserve"> pulses</w:t>
      </w:r>
      <w:r>
        <w:rPr>
          <w:rFonts w:ascii="Calibri" w:hAnsi="Calibri" w:cs="Calibri"/>
        </w:rPr>
        <w:t>;</w:t>
      </w:r>
      <w:r w:rsidRPr="00BB4065">
        <w:rPr>
          <w:rFonts w:ascii="Calibri" w:hAnsi="Calibri" w:cs="Calibri"/>
        </w:rPr>
        <w:t xml:space="preserve"> nuts and seeds</w:t>
      </w:r>
      <w:r>
        <w:rPr>
          <w:rFonts w:ascii="Calibri" w:hAnsi="Calibri" w:cs="Calibri"/>
        </w:rPr>
        <w:t>;</w:t>
      </w:r>
      <w:r w:rsidRPr="00BB4065">
        <w:rPr>
          <w:rFonts w:ascii="Calibri" w:hAnsi="Calibri" w:cs="Calibri"/>
        </w:rPr>
        <w:t xml:space="preserve"> vitamin A-rich orange vegetables</w:t>
      </w:r>
      <w:r>
        <w:rPr>
          <w:rFonts w:ascii="Calibri" w:hAnsi="Calibri" w:cs="Calibri"/>
        </w:rPr>
        <w:t>; dark green leafy vegetables; other vegetables; vitamin A-rich fruits; citrus fruits; and other fruits (one point per food group).</w:t>
      </w:r>
      <w:r w:rsidRPr="00BB4065">
        <w:rPr>
          <w:rFonts w:ascii="Calibri" w:hAnsi="Calibri" w:cs="Calibri"/>
        </w:rPr>
        <w:t xml:space="preserve"> </w:t>
      </w:r>
    </w:p>
  </w:footnote>
  <w:footnote w:id="4">
    <w:p w14:paraId="261BA5A4" w14:textId="77777777" w:rsidR="00734FC8" w:rsidRPr="00B85FA7" w:rsidRDefault="00734FC8" w:rsidP="00734FC8">
      <w:pPr>
        <w:pStyle w:val="FootnoteText"/>
        <w:rPr>
          <w:rFonts w:ascii="Calibri" w:hAnsi="Calibri" w:cs="Calibri"/>
        </w:rPr>
      </w:pPr>
      <w:r w:rsidRPr="00CB4674">
        <w:rPr>
          <w:rStyle w:val="FootnoteReference"/>
        </w:rPr>
        <w:footnoteRef/>
      </w:r>
      <w:r w:rsidRPr="00B85FA7">
        <w:rPr>
          <w:rFonts w:ascii="Calibri" w:hAnsi="Calibri" w:cs="Calibri"/>
        </w:rPr>
        <w:t xml:space="preserve"> The food groups are: soft drinks</w:t>
      </w:r>
      <w:r>
        <w:rPr>
          <w:rFonts w:ascii="Calibri" w:hAnsi="Calibri" w:cs="Calibri"/>
        </w:rPr>
        <w:t>;</w:t>
      </w:r>
      <w:r w:rsidRPr="00B85FA7">
        <w:rPr>
          <w:rFonts w:ascii="Calibri" w:hAnsi="Calibri" w:cs="Calibri"/>
        </w:rPr>
        <w:t xml:space="preserve"> baked/grain-based sweets</w:t>
      </w:r>
      <w:r>
        <w:rPr>
          <w:rFonts w:ascii="Calibri" w:hAnsi="Calibri" w:cs="Calibri"/>
        </w:rPr>
        <w:t>;</w:t>
      </w:r>
      <w:r w:rsidRPr="00B85FA7">
        <w:rPr>
          <w:rFonts w:ascii="Calibri" w:hAnsi="Calibri" w:cs="Calibri"/>
        </w:rPr>
        <w:t xml:space="preserve"> other sweets</w:t>
      </w:r>
      <w:r>
        <w:rPr>
          <w:rFonts w:ascii="Calibri" w:hAnsi="Calibri" w:cs="Calibri"/>
        </w:rPr>
        <w:t>;</w:t>
      </w:r>
      <w:r w:rsidRPr="00B85FA7">
        <w:rPr>
          <w:rFonts w:ascii="Calibri" w:hAnsi="Calibri" w:cs="Calibri"/>
        </w:rPr>
        <w:t xml:space="preserve"> processed meat</w:t>
      </w:r>
      <w:r>
        <w:rPr>
          <w:rFonts w:ascii="Calibri" w:hAnsi="Calibri" w:cs="Calibri"/>
        </w:rPr>
        <w:t>s</w:t>
      </w:r>
      <w:r w:rsidRPr="00B85FA7">
        <w:rPr>
          <w:rFonts w:ascii="Calibri" w:hAnsi="Calibri" w:cs="Calibri"/>
        </w:rPr>
        <w:t xml:space="preserve"> (2 points)</w:t>
      </w:r>
      <w:r>
        <w:rPr>
          <w:rFonts w:ascii="Calibri" w:hAnsi="Calibri" w:cs="Calibri"/>
        </w:rPr>
        <w:t>;</w:t>
      </w:r>
      <w:r w:rsidRPr="00B85FA7">
        <w:rPr>
          <w:rFonts w:ascii="Calibri" w:hAnsi="Calibri" w:cs="Calibri"/>
        </w:rPr>
        <w:t xml:space="preserve"> unprocessed red meat</w:t>
      </w:r>
      <w:r>
        <w:rPr>
          <w:rFonts w:ascii="Calibri" w:hAnsi="Calibri" w:cs="Calibri"/>
        </w:rPr>
        <w:t>s;</w:t>
      </w:r>
      <w:r w:rsidRPr="00B85FA7">
        <w:rPr>
          <w:rFonts w:ascii="Calibri" w:hAnsi="Calibri" w:cs="Calibri"/>
        </w:rPr>
        <w:t xml:space="preserve"> deep fried food</w:t>
      </w:r>
      <w:r>
        <w:rPr>
          <w:rFonts w:ascii="Calibri" w:hAnsi="Calibri" w:cs="Calibri"/>
        </w:rPr>
        <w:t>;</w:t>
      </w:r>
      <w:r w:rsidRPr="00B85FA7">
        <w:rPr>
          <w:rFonts w:ascii="Calibri" w:hAnsi="Calibri" w:cs="Calibri"/>
        </w:rPr>
        <w:t xml:space="preserve"> fast food and instant noodles</w:t>
      </w:r>
      <w:r>
        <w:rPr>
          <w:rFonts w:ascii="Calibri" w:hAnsi="Calibri" w:cs="Calibri"/>
        </w:rPr>
        <w:t>;</w:t>
      </w:r>
      <w:r w:rsidRPr="00B85FA7">
        <w:rPr>
          <w:rFonts w:ascii="Calibri" w:hAnsi="Calibri" w:cs="Calibri"/>
        </w:rPr>
        <w:t xml:space="preserve"> </w:t>
      </w:r>
      <w:r>
        <w:rPr>
          <w:rFonts w:ascii="Calibri" w:hAnsi="Calibri" w:cs="Calibri"/>
        </w:rPr>
        <w:t xml:space="preserve">and </w:t>
      </w:r>
      <w:r w:rsidRPr="00B85FA7">
        <w:rPr>
          <w:rFonts w:ascii="Calibri" w:hAnsi="Calibri" w:cs="Calibri"/>
        </w:rPr>
        <w:t xml:space="preserve">packed </w:t>
      </w:r>
      <w:r>
        <w:rPr>
          <w:rFonts w:ascii="Calibri" w:hAnsi="Calibri" w:cs="Calibri"/>
        </w:rPr>
        <w:t xml:space="preserve">highly </w:t>
      </w:r>
      <w:r w:rsidRPr="00B85FA7">
        <w:rPr>
          <w:rFonts w:ascii="Calibri" w:hAnsi="Calibri" w:cs="Calibri"/>
        </w:rPr>
        <w:t>processed salty snack</w:t>
      </w:r>
      <w:r>
        <w:rPr>
          <w:rFonts w:ascii="Calibri" w:hAnsi="Calibri" w:cs="Calibri"/>
        </w:rPr>
        <w:t>s</w:t>
      </w:r>
      <w:r w:rsidRPr="00B85FA7">
        <w:rPr>
          <w:rFonts w:ascii="Calibri" w:hAnsi="Calibri" w:cs="Calibri"/>
        </w:rPr>
        <w:t xml:space="preserve"> (one point per food group except for processed meat</w:t>
      </w:r>
      <w:r>
        <w:rPr>
          <w:rFonts w:ascii="Calibri" w:hAnsi="Calibri" w:cs="Calibri"/>
        </w:rPr>
        <w:t>s</w:t>
      </w:r>
      <w:r w:rsidRPr="00B85FA7">
        <w:rPr>
          <w:rFonts w:ascii="Calibri" w:hAnsi="Calibri" w:cs="Calibri"/>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3E09C" w14:textId="21618E88" w:rsidR="003C7EF7" w:rsidRPr="00AB56F0" w:rsidRDefault="003C7EF7" w:rsidP="003C7EF7">
    <w:pPr>
      <w:pStyle w:val="Header"/>
      <w:rPr>
        <w:sz w:val="16"/>
        <w:szCs w:val="16"/>
      </w:rPr>
    </w:pPr>
    <w:r w:rsidRPr="00AB56F0">
      <w:rPr>
        <w:sz w:val="16"/>
        <w:szCs w:val="16"/>
      </w:rPr>
      <w:t xml:space="preserve">The State </w:t>
    </w:r>
    <w:r>
      <w:rPr>
        <w:sz w:val="16"/>
        <w:szCs w:val="16"/>
      </w:rPr>
      <w:t xml:space="preserve">of Food Security and Nutrition </w:t>
    </w:r>
    <w:r w:rsidRPr="00AB56F0">
      <w:rPr>
        <w:sz w:val="16"/>
        <w:szCs w:val="16"/>
      </w:rPr>
      <w:t xml:space="preserve">in the World </w:t>
    </w:r>
    <w:r>
      <w:rPr>
        <w:sz w:val="16"/>
        <w:szCs w:val="16"/>
      </w:rPr>
      <w:t>202</w:t>
    </w:r>
    <w:r w:rsidR="002359E9">
      <w:rPr>
        <w:sz w:val="16"/>
        <w:szCs w:val="16"/>
      </w:rPr>
      <w:t>5</w:t>
    </w:r>
    <w:r>
      <w:rPr>
        <w:sz w:val="16"/>
        <w:szCs w:val="16"/>
      </w:rPr>
      <w:tab/>
    </w:r>
    <w:r>
      <w:rPr>
        <w:sz w:val="16"/>
        <w:szCs w:val="16"/>
      </w:rPr>
      <w:tab/>
      <w:t>CONFIDENTIAL / STRICT EMBARGO</w:t>
    </w:r>
  </w:p>
  <w:p w14:paraId="1F17F30C" w14:textId="77777777" w:rsidR="003C7EF7" w:rsidRDefault="003C7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E8C4A0A"/>
    <w:lvl w:ilvl="0">
      <w:start w:val="1"/>
      <w:numFmt w:val="decimal"/>
      <w:pStyle w:val="ListNumber"/>
      <w:lvlText w:val="%1."/>
      <w:lvlJc w:val="left"/>
      <w:pPr>
        <w:tabs>
          <w:tab w:val="num" w:pos="360"/>
        </w:tabs>
        <w:ind w:left="360" w:hanging="360"/>
      </w:pPr>
    </w:lvl>
  </w:abstractNum>
  <w:abstractNum w:abstractNumId="1" w15:restartNumberingAfterBreak="0">
    <w:nsid w:val="06CC7097"/>
    <w:multiLevelType w:val="hybridMultilevel"/>
    <w:tmpl w:val="42E838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ABC7A02"/>
    <w:multiLevelType w:val="hybridMultilevel"/>
    <w:tmpl w:val="D1B6E6D0"/>
    <w:lvl w:ilvl="0" w:tplc="0212CD32">
      <w:start w:val="1"/>
      <w:numFmt w:val="decimal"/>
      <w:pStyle w:val="BOXsources"/>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E30283"/>
    <w:multiLevelType w:val="hybridMultilevel"/>
    <w:tmpl w:val="979CAE5C"/>
    <w:lvl w:ilvl="0" w:tplc="A4D039FE">
      <w:start w:val="1"/>
      <w:numFmt w:val="bullet"/>
      <w:pStyle w:val="BOX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4357687"/>
    <w:multiLevelType w:val="hybridMultilevel"/>
    <w:tmpl w:val="BFFEF7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D640EC"/>
    <w:multiLevelType w:val="hybridMultilevel"/>
    <w:tmpl w:val="81EA5CDC"/>
    <w:lvl w:ilvl="0" w:tplc="FFFFFFFF">
      <w:start w:val="1"/>
      <w:numFmt w:val="bullet"/>
      <w:lvlText w:val=""/>
      <w:lvlJc w:val="left"/>
      <w:pPr>
        <w:ind w:left="360" w:hanging="360"/>
      </w:pPr>
      <w:rPr>
        <w:rFonts w:ascii="Symbol" w:hAnsi="Symbol" w:hint="default"/>
      </w:rPr>
    </w:lvl>
    <w:lvl w:ilvl="1" w:tplc="D7AEDC8C">
      <w:numFmt w:val="bullet"/>
      <w:lvlText w:val="-"/>
      <w:lvlJc w:val="left"/>
      <w:pPr>
        <w:ind w:left="1080" w:hanging="360"/>
      </w:pPr>
      <w:rPr>
        <w:rFonts w:ascii="Calibri" w:eastAsiaTheme="minorHAnsi"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0A9276A"/>
    <w:multiLevelType w:val="hybridMultilevel"/>
    <w:tmpl w:val="CB6C690A"/>
    <w:lvl w:ilvl="0" w:tplc="3AF6627C">
      <w:start w:val="1"/>
      <w:numFmt w:val="lowerLetter"/>
      <w:pStyle w:val="subcaption"/>
      <w:lvlText w:val="%1)"/>
      <w:lvlJc w:val="left"/>
      <w:pPr>
        <w:ind w:left="45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E803025"/>
    <w:multiLevelType w:val="hybridMultilevel"/>
    <w:tmpl w:val="4E9AF4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96069BA"/>
    <w:multiLevelType w:val="hybridMultilevel"/>
    <w:tmpl w:val="407C6AF0"/>
    <w:lvl w:ilvl="0" w:tplc="13145142">
      <w:start w:val="1"/>
      <w:numFmt w:val="bullet"/>
      <w:pStyle w:val="TABLE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DD2B60"/>
    <w:multiLevelType w:val="hybridMultilevel"/>
    <w:tmpl w:val="D2E667C6"/>
    <w:lvl w:ilvl="0" w:tplc="EAFEAA78">
      <w:start w:val="1"/>
      <w:numFmt w:val="bullet"/>
      <w:pStyle w:val="BULLEt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BD42BD"/>
    <w:multiLevelType w:val="hybridMultilevel"/>
    <w:tmpl w:val="041E59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63B04B1"/>
    <w:multiLevelType w:val="hybridMultilevel"/>
    <w:tmpl w:val="5FF802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57AA6546"/>
    <w:multiLevelType w:val="hybridMultilevel"/>
    <w:tmpl w:val="A672E2CA"/>
    <w:lvl w:ilvl="0" w:tplc="EE8ABA14">
      <w:start w:val="1"/>
      <w:numFmt w:val="upperLetter"/>
      <w:pStyle w:val="Heading6"/>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AB407A5"/>
    <w:multiLevelType w:val="multilevel"/>
    <w:tmpl w:val="1F6CBDFA"/>
    <w:lvl w:ilvl="0">
      <w:start w:val="1"/>
      <w:numFmt w:val="decimal"/>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0573893"/>
    <w:multiLevelType w:val="hybridMultilevel"/>
    <w:tmpl w:val="F4644E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4973307"/>
    <w:multiLevelType w:val="hybridMultilevel"/>
    <w:tmpl w:val="E5823A90"/>
    <w:lvl w:ilvl="0" w:tplc="BA9468B6">
      <w:start w:val="1"/>
      <w:numFmt w:val="bullet"/>
      <w:pStyle w:val="ListParagraph"/>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68EE411E"/>
    <w:multiLevelType w:val="hybridMultilevel"/>
    <w:tmpl w:val="05AE3B0E"/>
    <w:lvl w:ilvl="0" w:tplc="E57E9BE6">
      <w:start w:val="1"/>
      <w:numFmt w:val="bullet"/>
      <w:pStyle w:val="keymessagesbullet"/>
      <w:lvlText w:val=""/>
      <w:lvlJc w:val="left"/>
      <w:pPr>
        <w:ind w:left="414" w:hanging="360"/>
      </w:pPr>
      <w:rPr>
        <w:rFonts w:ascii="Symbol" w:hAnsi="Symbol" w:hint="default"/>
      </w:rPr>
    </w:lvl>
    <w:lvl w:ilvl="1" w:tplc="04090003" w:tentative="1">
      <w:start w:val="1"/>
      <w:numFmt w:val="bullet"/>
      <w:lvlText w:val="o"/>
      <w:lvlJc w:val="left"/>
      <w:pPr>
        <w:ind w:left="1134" w:hanging="360"/>
      </w:pPr>
      <w:rPr>
        <w:rFonts w:ascii="Courier New" w:hAnsi="Courier New" w:cs="Courier New" w:hint="default"/>
      </w:rPr>
    </w:lvl>
    <w:lvl w:ilvl="2" w:tplc="04090005" w:tentative="1">
      <w:start w:val="1"/>
      <w:numFmt w:val="bullet"/>
      <w:lvlText w:val=""/>
      <w:lvlJc w:val="left"/>
      <w:pPr>
        <w:ind w:left="1854" w:hanging="360"/>
      </w:pPr>
      <w:rPr>
        <w:rFonts w:ascii="Wingdings" w:hAnsi="Wingdings" w:hint="default"/>
      </w:rPr>
    </w:lvl>
    <w:lvl w:ilvl="3" w:tplc="04090001" w:tentative="1">
      <w:start w:val="1"/>
      <w:numFmt w:val="bullet"/>
      <w:lvlText w:val=""/>
      <w:lvlJc w:val="left"/>
      <w:pPr>
        <w:ind w:left="2574" w:hanging="360"/>
      </w:pPr>
      <w:rPr>
        <w:rFonts w:ascii="Symbol" w:hAnsi="Symbol" w:hint="default"/>
      </w:rPr>
    </w:lvl>
    <w:lvl w:ilvl="4" w:tplc="04090003" w:tentative="1">
      <w:start w:val="1"/>
      <w:numFmt w:val="bullet"/>
      <w:lvlText w:val="o"/>
      <w:lvlJc w:val="left"/>
      <w:pPr>
        <w:ind w:left="3294" w:hanging="360"/>
      </w:pPr>
      <w:rPr>
        <w:rFonts w:ascii="Courier New" w:hAnsi="Courier New" w:cs="Courier New" w:hint="default"/>
      </w:rPr>
    </w:lvl>
    <w:lvl w:ilvl="5" w:tplc="04090005" w:tentative="1">
      <w:start w:val="1"/>
      <w:numFmt w:val="bullet"/>
      <w:lvlText w:val=""/>
      <w:lvlJc w:val="left"/>
      <w:pPr>
        <w:ind w:left="4014" w:hanging="360"/>
      </w:pPr>
      <w:rPr>
        <w:rFonts w:ascii="Wingdings" w:hAnsi="Wingdings" w:hint="default"/>
      </w:rPr>
    </w:lvl>
    <w:lvl w:ilvl="6" w:tplc="04090001" w:tentative="1">
      <w:start w:val="1"/>
      <w:numFmt w:val="bullet"/>
      <w:lvlText w:val=""/>
      <w:lvlJc w:val="left"/>
      <w:pPr>
        <w:ind w:left="4734" w:hanging="360"/>
      </w:pPr>
      <w:rPr>
        <w:rFonts w:ascii="Symbol" w:hAnsi="Symbol" w:hint="default"/>
      </w:rPr>
    </w:lvl>
    <w:lvl w:ilvl="7" w:tplc="04090003" w:tentative="1">
      <w:start w:val="1"/>
      <w:numFmt w:val="bullet"/>
      <w:lvlText w:val="o"/>
      <w:lvlJc w:val="left"/>
      <w:pPr>
        <w:ind w:left="5454" w:hanging="360"/>
      </w:pPr>
      <w:rPr>
        <w:rFonts w:ascii="Courier New" w:hAnsi="Courier New" w:cs="Courier New" w:hint="default"/>
      </w:rPr>
    </w:lvl>
    <w:lvl w:ilvl="8" w:tplc="04090005" w:tentative="1">
      <w:start w:val="1"/>
      <w:numFmt w:val="bullet"/>
      <w:lvlText w:val=""/>
      <w:lvlJc w:val="left"/>
      <w:pPr>
        <w:ind w:left="6174" w:hanging="360"/>
      </w:pPr>
      <w:rPr>
        <w:rFonts w:ascii="Wingdings" w:hAnsi="Wingdings" w:hint="default"/>
      </w:rPr>
    </w:lvl>
  </w:abstractNum>
  <w:abstractNum w:abstractNumId="17" w15:restartNumberingAfterBreak="0">
    <w:nsid w:val="70845218"/>
    <w:multiLevelType w:val="hybridMultilevel"/>
    <w:tmpl w:val="6C8E027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334115781">
    <w:abstractNumId w:val="9"/>
  </w:num>
  <w:num w:numId="2" w16cid:durableId="1499610357">
    <w:abstractNumId w:val="2"/>
  </w:num>
  <w:num w:numId="3" w16cid:durableId="1221133449">
    <w:abstractNumId w:val="12"/>
  </w:num>
  <w:num w:numId="4" w16cid:durableId="479074589">
    <w:abstractNumId w:val="6"/>
  </w:num>
  <w:num w:numId="5" w16cid:durableId="710542313">
    <w:abstractNumId w:val="3"/>
  </w:num>
  <w:num w:numId="6" w16cid:durableId="778917986">
    <w:abstractNumId w:val="15"/>
  </w:num>
  <w:num w:numId="7" w16cid:durableId="689061844">
    <w:abstractNumId w:val="16"/>
  </w:num>
  <w:num w:numId="8" w16cid:durableId="843321956">
    <w:abstractNumId w:val="13"/>
  </w:num>
  <w:num w:numId="9" w16cid:durableId="1420445464">
    <w:abstractNumId w:val="0"/>
  </w:num>
  <w:num w:numId="10" w16cid:durableId="1875121123">
    <w:abstractNumId w:val="8"/>
  </w:num>
  <w:num w:numId="11" w16cid:durableId="182287351">
    <w:abstractNumId w:val="1"/>
  </w:num>
  <w:num w:numId="12" w16cid:durableId="1057582107">
    <w:abstractNumId w:val="4"/>
  </w:num>
  <w:num w:numId="13" w16cid:durableId="650598160">
    <w:abstractNumId w:val="10"/>
  </w:num>
  <w:num w:numId="14" w16cid:durableId="1511944066">
    <w:abstractNumId w:val="14"/>
  </w:num>
  <w:num w:numId="15" w16cid:durableId="718481935">
    <w:abstractNumId w:val="17"/>
  </w:num>
  <w:num w:numId="16" w16cid:durableId="2112628068">
    <w:abstractNumId w:val="7"/>
  </w:num>
  <w:num w:numId="17" w16cid:durableId="1418945407">
    <w:abstractNumId w:val="5"/>
  </w:num>
  <w:num w:numId="18" w16cid:durableId="1743286387">
    <w:abstractNumId w:val="11"/>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el Conkle">
    <w15:presenceInfo w15:providerId="AD" w15:userId="S::jconkle@unicef.org::506e55e2-a71b-4da1-b4f2-542baa59d431"/>
  </w15:person>
  <w15:person w15:author="KUMAPLEY, Richard">
    <w15:presenceInfo w15:providerId="AD" w15:userId="S::kumapleyr@who.int::ee1e271e-dcb8-4935-b489-d608e07618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characterSpacingControl w:val="doNotCompress"/>
  <w:footnotePr>
    <w:numFmt w:val="lowerLette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BC1"/>
    <w:rsid w:val="0001651B"/>
    <w:rsid w:val="00025E81"/>
    <w:rsid w:val="000363BA"/>
    <w:rsid w:val="0004268C"/>
    <w:rsid w:val="0005021E"/>
    <w:rsid w:val="00051226"/>
    <w:rsid w:val="00052608"/>
    <w:rsid w:val="00056186"/>
    <w:rsid w:val="00060467"/>
    <w:rsid w:val="00065309"/>
    <w:rsid w:val="00066044"/>
    <w:rsid w:val="000668CC"/>
    <w:rsid w:val="0007336C"/>
    <w:rsid w:val="00074A7F"/>
    <w:rsid w:val="00074F50"/>
    <w:rsid w:val="00077BD7"/>
    <w:rsid w:val="00082F78"/>
    <w:rsid w:val="000844E9"/>
    <w:rsid w:val="0009043A"/>
    <w:rsid w:val="000920EF"/>
    <w:rsid w:val="00093E69"/>
    <w:rsid w:val="000A4031"/>
    <w:rsid w:val="000B01C7"/>
    <w:rsid w:val="000B247B"/>
    <w:rsid w:val="000C74DE"/>
    <w:rsid w:val="000D2D6D"/>
    <w:rsid w:val="000D3FB7"/>
    <w:rsid w:val="000E38EF"/>
    <w:rsid w:val="000E61A3"/>
    <w:rsid w:val="00105087"/>
    <w:rsid w:val="0011797A"/>
    <w:rsid w:val="001227A4"/>
    <w:rsid w:val="001575B7"/>
    <w:rsid w:val="00160487"/>
    <w:rsid w:val="001659E6"/>
    <w:rsid w:val="001710D5"/>
    <w:rsid w:val="001769E9"/>
    <w:rsid w:val="001947A7"/>
    <w:rsid w:val="00197420"/>
    <w:rsid w:val="001A7C6B"/>
    <w:rsid w:val="001A7F10"/>
    <w:rsid w:val="001B441C"/>
    <w:rsid w:val="001C77A8"/>
    <w:rsid w:val="001C7AC4"/>
    <w:rsid w:val="001D42CB"/>
    <w:rsid w:val="001D58C7"/>
    <w:rsid w:val="001F0960"/>
    <w:rsid w:val="00202175"/>
    <w:rsid w:val="00234C33"/>
    <w:rsid w:val="002359E9"/>
    <w:rsid w:val="002475EC"/>
    <w:rsid w:val="00271E87"/>
    <w:rsid w:val="00274456"/>
    <w:rsid w:val="002845CF"/>
    <w:rsid w:val="002871FD"/>
    <w:rsid w:val="0029463C"/>
    <w:rsid w:val="00294B36"/>
    <w:rsid w:val="002A4480"/>
    <w:rsid w:val="002B37BB"/>
    <w:rsid w:val="002C4175"/>
    <w:rsid w:val="002C43BE"/>
    <w:rsid w:val="002D47C4"/>
    <w:rsid w:val="002D4BD8"/>
    <w:rsid w:val="002F01E9"/>
    <w:rsid w:val="002F44BF"/>
    <w:rsid w:val="002F72A2"/>
    <w:rsid w:val="00312A06"/>
    <w:rsid w:val="00314FBE"/>
    <w:rsid w:val="003174ED"/>
    <w:rsid w:val="00331DD3"/>
    <w:rsid w:val="003453BF"/>
    <w:rsid w:val="00361B16"/>
    <w:rsid w:val="003655F7"/>
    <w:rsid w:val="00384A1A"/>
    <w:rsid w:val="003A56AC"/>
    <w:rsid w:val="003A58FA"/>
    <w:rsid w:val="003A7E2B"/>
    <w:rsid w:val="003B0BF6"/>
    <w:rsid w:val="003B3D6C"/>
    <w:rsid w:val="003C6CF9"/>
    <w:rsid w:val="003C7EF7"/>
    <w:rsid w:val="003D7331"/>
    <w:rsid w:val="003E4042"/>
    <w:rsid w:val="003F0823"/>
    <w:rsid w:val="004070B4"/>
    <w:rsid w:val="0041144C"/>
    <w:rsid w:val="0041153B"/>
    <w:rsid w:val="00412171"/>
    <w:rsid w:val="004152A6"/>
    <w:rsid w:val="00424423"/>
    <w:rsid w:val="00430599"/>
    <w:rsid w:val="00431AEC"/>
    <w:rsid w:val="00431C23"/>
    <w:rsid w:val="004324A0"/>
    <w:rsid w:val="00436997"/>
    <w:rsid w:val="00436E21"/>
    <w:rsid w:val="0044779B"/>
    <w:rsid w:val="00456079"/>
    <w:rsid w:val="00460F1B"/>
    <w:rsid w:val="00463234"/>
    <w:rsid w:val="0046551F"/>
    <w:rsid w:val="004769F4"/>
    <w:rsid w:val="00480915"/>
    <w:rsid w:val="00485CE7"/>
    <w:rsid w:val="00486550"/>
    <w:rsid w:val="0049585E"/>
    <w:rsid w:val="004A4137"/>
    <w:rsid w:val="004B048A"/>
    <w:rsid w:val="004B0694"/>
    <w:rsid w:val="004B3289"/>
    <w:rsid w:val="004B5C0A"/>
    <w:rsid w:val="004B6696"/>
    <w:rsid w:val="004B71F4"/>
    <w:rsid w:val="004C5446"/>
    <w:rsid w:val="004D769C"/>
    <w:rsid w:val="004E1510"/>
    <w:rsid w:val="004E5E5A"/>
    <w:rsid w:val="004E717D"/>
    <w:rsid w:val="004F4EB1"/>
    <w:rsid w:val="00505654"/>
    <w:rsid w:val="0051111B"/>
    <w:rsid w:val="005165BB"/>
    <w:rsid w:val="00521DA2"/>
    <w:rsid w:val="00532509"/>
    <w:rsid w:val="00534840"/>
    <w:rsid w:val="00562D32"/>
    <w:rsid w:val="00567CE1"/>
    <w:rsid w:val="005777E4"/>
    <w:rsid w:val="00596216"/>
    <w:rsid w:val="005A0D61"/>
    <w:rsid w:val="005A21CA"/>
    <w:rsid w:val="005A2BC1"/>
    <w:rsid w:val="005A5F96"/>
    <w:rsid w:val="005B75E7"/>
    <w:rsid w:val="005B7606"/>
    <w:rsid w:val="005C5596"/>
    <w:rsid w:val="005D55F1"/>
    <w:rsid w:val="005E7583"/>
    <w:rsid w:val="005F6D93"/>
    <w:rsid w:val="006014ED"/>
    <w:rsid w:val="0060257B"/>
    <w:rsid w:val="006040B4"/>
    <w:rsid w:val="00604CE0"/>
    <w:rsid w:val="006248AC"/>
    <w:rsid w:val="00624AF9"/>
    <w:rsid w:val="006277D8"/>
    <w:rsid w:val="00633107"/>
    <w:rsid w:val="00633DC0"/>
    <w:rsid w:val="00634E72"/>
    <w:rsid w:val="006377F6"/>
    <w:rsid w:val="0067074B"/>
    <w:rsid w:val="006713A4"/>
    <w:rsid w:val="006865A2"/>
    <w:rsid w:val="00687B8D"/>
    <w:rsid w:val="00687EF4"/>
    <w:rsid w:val="00690BF7"/>
    <w:rsid w:val="006B6AF1"/>
    <w:rsid w:val="006C0400"/>
    <w:rsid w:val="006D6DF3"/>
    <w:rsid w:val="006D75C2"/>
    <w:rsid w:val="006F192D"/>
    <w:rsid w:val="00703936"/>
    <w:rsid w:val="0070525B"/>
    <w:rsid w:val="00714FD2"/>
    <w:rsid w:val="00716099"/>
    <w:rsid w:val="00721588"/>
    <w:rsid w:val="00723265"/>
    <w:rsid w:val="00724E6C"/>
    <w:rsid w:val="007275EF"/>
    <w:rsid w:val="00734FC8"/>
    <w:rsid w:val="007405A3"/>
    <w:rsid w:val="007429D8"/>
    <w:rsid w:val="00744C1D"/>
    <w:rsid w:val="00744CE7"/>
    <w:rsid w:val="00765CAD"/>
    <w:rsid w:val="00772521"/>
    <w:rsid w:val="007872EA"/>
    <w:rsid w:val="007951A4"/>
    <w:rsid w:val="007A18EC"/>
    <w:rsid w:val="007A4A1D"/>
    <w:rsid w:val="007A508B"/>
    <w:rsid w:val="007B4CEB"/>
    <w:rsid w:val="007C1A43"/>
    <w:rsid w:val="007C2CC8"/>
    <w:rsid w:val="007D7C4C"/>
    <w:rsid w:val="007E2256"/>
    <w:rsid w:val="007E4C74"/>
    <w:rsid w:val="007E55AB"/>
    <w:rsid w:val="008022F4"/>
    <w:rsid w:val="00802DF5"/>
    <w:rsid w:val="00803E3B"/>
    <w:rsid w:val="008174DC"/>
    <w:rsid w:val="008208C9"/>
    <w:rsid w:val="008221B9"/>
    <w:rsid w:val="00822E0F"/>
    <w:rsid w:val="00827B30"/>
    <w:rsid w:val="0083213F"/>
    <w:rsid w:val="00843329"/>
    <w:rsid w:val="00847E0D"/>
    <w:rsid w:val="00853175"/>
    <w:rsid w:val="008542F4"/>
    <w:rsid w:val="008644D7"/>
    <w:rsid w:val="00867C5E"/>
    <w:rsid w:val="008966EE"/>
    <w:rsid w:val="008A54B6"/>
    <w:rsid w:val="008C793D"/>
    <w:rsid w:val="008D5D5C"/>
    <w:rsid w:val="008E2F4F"/>
    <w:rsid w:val="008F1BD9"/>
    <w:rsid w:val="00906BF9"/>
    <w:rsid w:val="00914A2B"/>
    <w:rsid w:val="00924F04"/>
    <w:rsid w:val="009252EA"/>
    <w:rsid w:val="00933DD0"/>
    <w:rsid w:val="00935CC5"/>
    <w:rsid w:val="009370E7"/>
    <w:rsid w:val="0094214C"/>
    <w:rsid w:val="0094485D"/>
    <w:rsid w:val="00944F01"/>
    <w:rsid w:val="00945E72"/>
    <w:rsid w:val="00952B76"/>
    <w:rsid w:val="00962A51"/>
    <w:rsid w:val="00966D5D"/>
    <w:rsid w:val="00971C0D"/>
    <w:rsid w:val="0099576A"/>
    <w:rsid w:val="00996568"/>
    <w:rsid w:val="009A09C0"/>
    <w:rsid w:val="009A554A"/>
    <w:rsid w:val="009B25EE"/>
    <w:rsid w:val="009B4A16"/>
    <w:rsid w:val="009C0BDA"/>
    <w:rsid w:val="009C3CD7"/>
    <w:rsid w:val="009D1023"/>
    <w:rsid w:val="009D25A4"/>
    <w:rsid w:val="009D573B"/>
    <w:rsid w:val="009E3782"/>
    <w:rsid w:val="00A053BF"/>
    <w:rsid w:val="00A07FEF"/>
    <w:rsid w:val="00A16A8B"/>
    <w:rsid w:val="00A220A4"/>
    <w:rsid w:val="00A32BC6"/>
    <w:rsid w:val="00A71854"/>
    <w:rsid w:val="00A71858"/>
    <w:rsid w:val="00A742A4"/>
    <w:rsid w:val="00A8499E"/>
    <w:rsid w:val="00A96A9F"/>
    <w:rsid w:val="00AC295E"/>
    <w:rsid w:val="00AC448D"/>
    <w:rsid w:val="00AC555A"/>
    <w:rsid w:val="00AE31D6"/>
    <w:rsid w:val="00AE78E3"/>
    <w:rsid w:val="00AF25D3"/>
    <w:rsid w:val="00AF578D"/>
    <w:rsid w:val="00B053FE"/>
    <w:rsid w:val="00B10616"/>
    <w:rsid w:val="00B267B4"/>
    <w:rsid w:val="00B30AED"/>
    <w:rsid w:val="00B31094"/>
    <w:rsid w:val="00B4007C"/>
    <w:rsid w:val="00B51799"/>
    <w:rsid w:val="00B54697"/>
    <w:rsid w:val="00B5476E"/>
    <w:rsid w:val="00B54C76"/>
    <w:rsid w:val="00B60633"/>
    <w:rsid w:val="00B657FF"/>
    <w:rsid w:val="00B66895"/>
    <w:rsid w:val="00B71825"/>
    <w:rsid w:val="00B738FA"/>
    <w:rsid w:val="00B92C2D"/>
    <w:rsid w:val="00B94FAD"/>
    <w:rsid w:val="00B972F5"/>
    <w:rsid w:val="00BA380E"/>
    <w:rsid w:val="00BB02F0"/>
    <w:rsid w:val="00BB0621"/>
    <w:rsid w:val="00BC5BED"/>
    <w:rsid w:val="00BD335C"/>
    <w:rsid w:val="00BD4259"/>
    <w:rsid w:val="00BE3256"/>
    <w:rsid w:val="00C04296"/>
    <w:rsid w:val="00C0546E"/>
    <w:rsid w:val="00C13A9F"/>
    <w:rsid w:val="00C32C4A"/>
    <w:rsid w:val="00C33AF7"/>
    <w:rsid w:val="00C34F79"/>
    <w:rsid w:val="00C35E17"/>
    <w:rsid w:val="00C3700E"/>
    <w:rsid w:val="00C422C4"/>
    <w:rsid w:val="00C71354"/>
    <w:rsid w:val="00C75944"/>
    <w:rsid w:val="00CA4397"/>
    <w:rsid w:val="00CA67FE"/>
    <w:rsid w:val="00CB4674"/>
    <w:rsid w:val="00CC3644"/>
    <w:rsid w:val="00CC3E67"/>
    <w:rsid w:val="00CC5881"/>
    <w:rsid w:val="00CD0FC7"/>
    <w:rsid w:val="00CE036C"/>
    <w:rsid w:val="00CE090A"/>
    <w:rsid w:val="00CE2042"/>
    <w:rsid w:val="00CF63BA"/>
    <w:rsid w:val="00D0149F"/>
    <w:rsid w:val="00D06765"/>
    <w:rsid w:val="00D06CA4"/>
    <w:rsid w:val="00D123FB"/>
    <w:rsid w:val="00D14B06"/>
    <w:rsid w:val="00D2377D"/>
    <w:rsid w:val="00D24105"/>
    <w:rsid w:val="00D3196B"/>
    <w:rsid w:val="00D42903"/>
    <w:rsid w:val="00D4643C"/>
    <w:rsid w:val="00D6629B"/>
    <w:rsid w:val="00D7342F"/>
    <w:rsid w:val="00D81546"/>
    <w:rsid w:val="00D945DC"/>
    <w:rsid w:val="00D94D58"/>
    <w:rsid w:val="00DA4188"/>
    <w:rsid w:val="00DA49F0"/>
    <w:rsid w:val="00DC0A03"/>
    <w:rsid w:val="00DD36E0"/>
    <w:rsid w:val="00E03243"/>
    <w:rsid w:val="00E039F0"/>
    <w:rsid w:val="00E06D49"/>
    <w:rsid w:val="00E108AA"/>
    <w:rsid w:val="00E179AD"/>
    <w:rsid w:val="00E246FB"/>
    <w:rsid w:val="00E329E5"/>
    <w:rsid w:val="00E333F5"/>
    <w:rsid w:val="00E40E09"/>
    <w:rsid w:val="00E61626"/>
    <w:rsid w:val="00E63371"/>
    <w:rsid w:val="00E63554"/>
    <w:rsid w:val="00E75AB2"/>
    <w:rsid w:val="00E82092"/>
    <w:rsid w:val="00E9319A"/>
    <w:rsid w:val="00E96C59"/>
    <w:rsid w:val="00EA1F6D"/>
    <w:rsid w:val="00EA29EE"/>
    <w:rsid w:val="00EB1EA1"/>
    <w:rsid w:val="00EB2C3A"/>
    <w:rsid w:val="00EC1A92"/>
    <w:rsid w:val="00ED237D"/>
    <w:rsid w:val="00ED3C0C"/>
    <w:rsid w:val="00EF669F"/>
    <w:rsid w:val="00F01558"/>
    <w:rsid w:val="00F02944"/>
    <w:rsid w:val="00F055D1"/>
    <w:rsid w:val="00F144FA"/>
    <w:rsid w:val="00F20698"/>
    <w:rsid w:val="00F352F4"/>
    <w:rsid w:val="00F44C20"/>
    <w:rsid w:val="00F51F6B"/>
    <w:rsid w:val="00F54D0C"/>
    <w:rsid w:val="00F62C62"/>
    <w:rsid w:val="00F7454D"/>
    <w:rsid w:val="00F811AD"/>
    <w:rsid w:val="00F86353"/>
    <w:rsid w:val="00FC1E20"/>
    <w:rsid w:val="00FE2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A4E26"/>
  <w15:docId w15:val="{47BCDF87-A6B1-1A40-AC13-9A0445135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1" w:unhideWhenUsed="1"/>
    <w:lsdException w:name="List Number 3" w:semiHidden="1" w:uiPriority="11" w:unhideWhenUsed="1"/>
    <w:lsdException w:name="List Number 4" w:semiHidden="1" w:uiPriority="11" w:unhideWhenUsed="1"/>
    <w:lsdException w:name="List Number 5" w:semiHidden="1" w:uiPriority="1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6FB"/>
    <w:pPr>
      <w:spacing w:after="100" w:line="252" w:lineRule="auto"/>
      <w:jc w:val="both"/>
    </w:pPr>
    <w:rPr>
      <w:rFonts w:eastAsia="Calibri" w:cs="Calibri"/>
      <w:kern w:val="0"/>
      <w:sz w:val="22"/>
      <w:lang w:val="en-GB"/>
      <w14:ligatures w14:val="none"/>
    </w:rPr>
  </w:style>
  <w:style w:type="paragraph" w:styleId="Heading1">
    <w:name w:val="heading 1"/>
    <w:basedOn w:val="Normal"/>
    <w:next w:val="Normal"/>
    <w:link w:val="Heading1Char"/>
    <w:qFormat/>
    <w:rsid w:val="005A2BC1"/>
    <w:pPr>
      <w:spacing w:after="240" w:line="240" w:lineRule="auto"/>
      <w:ind w:left="1701" w:hanging="1701"/>
      <w:jc w:val="left"/>
      <w:outlineLvl w:val="0"/>
    </w:pPr>
    <w:rPr>
      <w:rFonts w:eastAsiaTheme="majorEastAsia" w:cstheme="minorHAnsi"/>
      <w:b/>
      <w:bCs/>
      <w:noProof/>
      <w:color w:val="C45911" w:themeColor="accent2" w:themeShade="BF"/>
      <w:sz w:val="36"/>
      <w:szCs w:val="36"/>
    </w:rPr>
  </w:style>
  <w:style w:type="paragraph" w:styleId="Heading2">
    <w:name w:val="heading 2"/>
    <w:basedOn w:val="Normal"/>
    <w:next w:val="Normal"/>
    <w:link w:val="Heading2Char"/>
    <w:unhideWhenUsed/>
    <w:qFormat/>
    <w:rsid w:val="007E2256"/>
    <w:pPr>
      <w:keepNext/>
      <w:keepLines/>
      <w:spacing w:before="240" w:after="120" w:line="240" w:lineRule="auto"/>
      <w:ind w:left="709" w:hanging="709"/>
      <w:jc w:val="left"/>
      <w:outlineLvl w:val="1"/>
    </w:pPr>
    <w:rPr>
      <w:rFonts w:eastAsiaTheme="majorEastAsia" w:cstheme="minorHAnsi"/>
      <w:color w:val="C45911" w:themeColor="accent2" w:themeShade="BF"/>
      <w:sz w:val="32"/>
      <w:szCs w:val="32"/>
    </w:rPr>
  </w:style>
  <w:style w:type="paragraph" w:styleId="Heading3">
    <w:name w:val="heading 3"/>
    <w:basedOn w:val="Normal"/>
    <w:next w:val="Normal"/>
    <w:link w:val="Heading3Char"/>
    <w:unhideWhenUsed/>
    <w:qFormat/>
    <w:rsid w:val="005A2BC1"/>
    <w:pPr>
      <w:keepNext/>
      <w:spacing w:before="240" w:line="240" w:lineRule="auto"/>
      <w:jc w:val="left"/>
      <w:outlineLvl w:val="2"/>
    </w:pPr>
    <w:rPr>
      <w:rFonts w:eastAsiaTheme="majorEastAsia" w:cs="Times New Roman"/>
      <w:b/>
      <w:bCs/>
      <w:color w:val="000000" w:themeColor="text1"/>
      <w:sz w:val="28"/>
      <w:szCs w:val="28"/>
    </w:rPr>
  </w:style>
  <w:style w:type="paragraph" w:styleId="Heading4">
    <w:name w:val="heading 4"/>
    <w:basedOn w:val="Normal"/>
    <w:next w:val="Normal"/>
    <w:link w:val="Heading4Char"/>
    <w:qFormat/>
    <w:rsid w:val="005A2BC1"/>
    <w:pPr>
      <w:keepNext/>
      <w:keepLines/>
      <w:spacing w:before="160" w:line="240" w:lineRule="auto"/>
      <w:jc w:val="left"/>
      <w:outlineLvl w:val="3"/>
    </w:pPr>
    <w:rPr>
      <w:rFonts w:eastAsiaTheme="majorEastAsia" w:cstheme="minorHAnsi"/>
      <w:b/>
      <w:color w:val="C45911" w:themeColor="accent2" w:themeShade="BF"/>
      <w:sz w:val="24"/>
    </w:rPr>
  </w:style>
  <w:style w:type="paragraph" w:styleId="Heading5">
    <w:name w:val="heading 5"/>
    <w:basedOn w:val="Heading4"/>
    <w:next w:val="Normal"/>
    <w:link w:val="Heading5Char"/>
    <w:unhideWhenUsed/>
    <w:qFormat/>
    <w:rsid w:val="009A09C0"/>
    <w:pPr>
      <w:spacing w:after="80"/>
      <w:outlineLvl w:val="4"/>
    </w:pPr>
    <w:rPr>
      <w:i/>
      <w:color w:val="000000" w:themeColor="text1" w:themeShade="BF"/>
      <w:sz w:val="23"/>
      <w:szCs w:val="23"/>
    </w:rPr>
  </w:style>
  <w:style w:type="paragraph" w:styleId="Heading6">
    <w:name w:val="heading 6"/>
    <w:basedOn w:val="Heading3"/>
    <w:next w:val="Normal"/>
    <w:link w:val="Heading6Char"/>
    <w:qFormat/>
    <w:rsid w:val="005A2BC1"/>
    <w:pPr>
      <w:numPr>
        <w:numId w:val="3"/>
      </w:numPr>
      <w:spacing w:after="160"/>
      <w:outlineLvl w:val="5"/>
    </w:pPr>
    <w:rPr>
      <w:sz w:val="26"/>
      <w:szCs w:val="26"/>
    </w:rPr>
  </w:style>
  <w:style w:type="paragraph" w:styleId="Heading7">
    <w:name w:val="heading 7"/>
    <w:basedOn w:val="Normal"/>
    <w:next w:val="Normal"/>
    <w:link w:val="Heading7Char"/>
    <w:uiPriority w:val="9"/>
    <w:unhideWhenUsed/>
    <w:qFormat/>
    <w:rsid w:val="005A2BC1"/>
    <w:pPr>
      <w:keepNext/>
      <w:keepLines/>
      <w:spacing w:before="240" w:after="60"/>
      <w:outlineLvl w:val="6"/>
    </w:pPr>
    <w:rPr>
      <w:rFonts w:eastAsiaTheme="majorEastAsia" w:cstheme="minorHAnsi"/>
      <w:b/>
      <w:bCs/>
    </w:rPr>
  </w:style>
  <w:style w:type="paragraph" w:styleId="Heading8">
    <w:name w:val="heading 8"/>
    <w:basedOn w:val="Normal"/>
    <w:next w:val="Normal"/>
    <w:link w:val="Heading8Char"/>
    <w:uiPriority w:val="9"/>
    <w:semiHidden/>
    <w:unhideWhenUsed/>
    <w:qFormat/>
    <w:rsid w:val="00962A51"/>
    <w:pPr>
      <w:keepNext/>
      <w:keepLines/>
      <w:spacing w:after="0" w:line="278" w:lineRule="auto"/>
      <w:jc w:val="left"/>
      <w:outlineLvl w:val="7"/>
    </w:pPr>
    <w:rPr>
      <w:rFonts w:eastAsiaTheme="majorEastAsia" w:cstheme="majorBidi"/>
      <w:i/>
      <w:iCs/>
      <w:color w:val="272727" w:themeColor="text1" w:themeTint="D8"/>
      <w:kern w:val="2"/>
      <w:sz w:val="24"/>
      <w:lang w:val="en-US"/>
      <w14:ligatures w14:val="standardContextual"/>
    </w:rPr>
  </w:style>
  <w:style w:type="paragraph" w:styleId="Heading9">
    <w:name w:val="heading 9"/>
    <w:basedOn w:val="Normal"/>
    <w:next w:val="Normal"/>
    <w:link w:val="Heading9Char"/>
    <w:uiPriority w:val="9"/>
    <w:semiHidden/>
    <w:unhideWhenUsed/>
    <w:qFormat/>
    <w:rsid w:val="00962A51"/>
    <w:pPr>
      <w:keepNext/>
      <w:keepLines/>
      <w:spacing w:after="0" w:line="278" w:lineRule="auto"/>
      <w:jc w:val="left"/>
      <w:outlineLvl w:val="8"/>
    </w:pPr>
    <w:rPr>
      <w:rFonts w:eastAsiaTheme="majorEastAsia" w:cstheme="majorBidi"/>
      <w:color w:val="272727" w:themeColor="text1" w:themeTint="D8"/>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2BC1"/>
    <w:rPr>
      <w:rFonts w:eastAsiaTheme="majorEastAsia" w:cstheme="minorHAnsi"/>
      <w:b/>
      <w:bCs/>
      <w:noProof/>
      <w:color w:val="C45911" w:themeColor="accent2" w:themeShade="BF"/>
      <w:kern w:val="0"/>
      <w:sz w:val="36"/>
      <w:szCs w:val="36"/>
      <w:lang w:val="en-GB"/>
      <w14:ligatures w14:val="none"/>
    </w:rPr>
  </w:style>
  <w:style w:type="character" w:customStyle="1" w:styleId="Heading2Char">
    <w:name w:val="Heading 2 Char"/>
    <w:basedOn w:val="DefaultParagraphFont"/>
    <w:link w:val="Heading2"/>
    <w:rsid w:val="007E2256"/>
    <w:rPr>
      <w:rFonts w:eastAsiaTheme="majorEastAsia" w:cstheme="minorHAnsi"/>
      <w:color w:val="C45911" w:themeColor="accent2" w:themeShade="BF"/>
      <w:kern w:val="0"/>
      <w:sz w:val="32"/>
      <w:szCs w:val="32"/>
      <w:lang w:val="en-GB"/>
      <w14:ligatures w14:val="none"/>
    </w:rPr>
  </w:style>
  <w:style w:type="character" w:customStyle="1" w:styleId="Heading3Char">
    <w:name w:val="Heading 3 Char"/>
    <w:basedOn w:val="DefaultParagraphFont"/>
    <w:link w:val="Heading3"/>
    <w:rsid w:val="005A2BC1"/>
    <w:rPr>
      <w:rFonts w:eastAsiaTheme="majorEastAsia" w:cs="Times New Roman"/>
      <w:b/>
      <w:bCs/>
      <w:color w:val="000000" w:themeColor="text1"/>
      <w:kern w:val="0"/>
      <w:sz w:val="28"/>
      <w:szCs w:val="28"/>
      <w:lang w:val="en-GB"/>
      <w14:ligatures w14:val="none"/>
    </w:rPr>
  </w:style>
  <w:style w:type="character" w:customStyle="1" w:styleId="Heading4Char">
    <w:name w:val="Heading 4 Char"/>
    <w:basedOn w:val="DefaultParagraphFont"/>
    <w:link w:val="Heading4"/>
    <w:rsid w:val="005A2BC1"/>
    <w:rPr>
      <w:rFonts w:eastAsiaTheme="majorEastAsia" w:cstheme="minorHAnsi"/>
      <w:b/>
      <w:color w:val="C45911" w:themeColor="accent2" w:themeShade="BF"/>
      <w:kern w:val="0"/>
      <w:lang w:val="en-GB"/>
      <w14:ligatures w14:val="none"/>
    </w:rPr>
  </w:style>
  <w:style w:type="character" w:customStyle="1" w:styleId="Heading5Char">
    <w:name w:val="Heading 5 Char"/>
    <w:basedOn w:val="DefaultParagraphFont"/>
    <w:link w:val="Heading5"/>
    <w:rsid w:val="009A09C0"/>
    <w:rPr>
      <w:rFonts w:eastAsiaTheme="majorEastAsia" w:cstheme="minorHAnsi"/>
      <w:b/>
      <w:i/>
      <w:color w:val="000000" w:themeColor="text1" w:themeShade="BF"/>
      <w:kern w:val="0"/>
      <w:sz w:val="23"/>
      <w:szCs w:val="23"/>
      <w:lang w:val="en-GB"/>
      <w14:ligatures w14:val="none"/>
    </w:rPr>
  </w:style>
  <w:style w:type="character" w:customStyle="1" w:styleId="Heading6Char">
    <w:name w:val="Heading 6 Char"/>
    <w:basedOn w:val="DefaultParagraphFont"/>
    <w:link w:val="Heading6"/>
    <w:rsid w:val="005A2BC1"/>
    <w:rPr>
      <w:rFonts w:eastAsiaTheme="majorEastAsia" w:cs="Times New Roman"/>
      <w:b/>
      <w:bCs/>
      <w:color w:val="000000" w:themeColor="text1"/>
      <w:kern w:val="0"/>
      <w:sz w:val="26"/>
      <w:szCs w:val="26"/>
      <w:lang w:val="en-GB"/>
      <w14:ligatures w14:val="none"/>
    </w:rPr>
  </w:style>
  <w:style w:type="character" w:customStyle="1" w:styleId="Heading7Char">
    <w:name w:val="Heading 7 Char"/>
    <w:basedOn w:val="DefaultParagraphFont"/>
    <w:link w:val="Heading7"/>
    <w:uiPriority w:val="9"/>
    <w:rsid w:val="005A2BC1"/>
    <w:rPr>
      <w:rFonts w:eastAsiaTheme="majorEastAsia" w:cstheme="minorHAnsi"/>
      <w:b/>
      <w:bCs/>
      <w:kern w:val="0"/>
      <w:sz w:val="22"/>
      <w:lang w:val="en-GB"/>
      <w14:ligatures w14:val="none"/>
    </w:rPr>
  </w:style>
  <w:style w:type="paragraph" w:styleId="ListParagraph">
    <w:name w:val="List Paragraph"/>
    <w:aliases w:val="Premier,Paragraphe de liste1,normal,List Paragraph1,Normal2,Normal3,Normal4,Normal5,Normal6,Normal7,Bullet List,FooterText,Colorful List - Accent 111,Colorful List - Accent 1111,List Paragraph12,MAIN CONTENT,Dot pt,F5 List Paragraph,L,Ha"/>
    <w:basedOn w:val="Normal"/>
    <w:link w:val="ListParagraphChar"/>
    <w:uiPriority w:val="34"/>
    <w:qFormat/>
    <w:rsid w:val="005A2BC1"/>
    <w:pPr>
      <w:numPr>
        <w:numId w:val="6"/>
      </w:numPr>
      <w:spacing w:after="120"/>
    </w:pPr>
    <w:rPr>
      <w:rFonts w:eastAsiaTheme="minorHAnsi" w:cstheme="minorBidi"/>
      <w:szCs w:val="22"/>
    </w:rPr>
  </w:style>
  <w:style w:type="character" w:customStyle="1" w:styleId="ListParagraphChar">
    <w:name w:val="List Paragraph Char"/>
    <w:aliases w:val="Premier Char,Paragraphe de liste1 Char,normal Char,List Paragraph1 Char,Normal2 Char,Normal3 Char,Normal4 Char,Normal5 Char,Normal6 Char,Normal7 Char,Bullet List Char,FooterText Char,Colorful List - Accent 111 Char,MAIN CONTENT Char"/>
    <w:link w:val="ListParagraph"/>
    <w:uiPriority w:val="34"/>
    <w:qFormat/>
    <w:rsid w:val="005A2BC1"/>
    <w:rPr>
      <w:kern w:val="0"/>
      <w:sz w:val="22"/>
      <w:szCs w:val="22"/>
      <w:lang w:val="en-GB"/>
      <w14:ligatures w14:val="none"/>
    </w:rPr>
  </w:style>
  <w:style w:type="paragraph" w:styleId="FootnoteText">
    <w:name w:val="footnote text"/>
    <w:aliases w:val="Footnote Text Char Char,Char,Footnote Text Char1,Footnote Text Char3 Char Char,Footnote Text Char1 Char Char Char,Footnote Text Char Char Char Char Char,Footnote Text Char Char2 Char Char,single space,footnote text,ft,Geneva 9,FOOTNOTES,fn"/>
    <w:basedOn w:val="Normal"/>
    <w:link w:val="FootnoteTextChar"/>
    <w:uiPriority w:val="99"/>
    <w:unhideWhenUsed/>
    <w:qFormat/>
    <w:rsid w:val="00430599"/>
    <w:pPr>
      <w:spacing w:after="40" w:line="240" w:lineRule="auto"/>
    </w:pPr>
    <w:rPr>
      <w:rFonts w:eastAsiaTheme="minorHAnsi" w:cs="Times New Roman"/>
      <w:sz w:val="18"/>
      <w:szCs w:val="20"/>
    </w:rPr>
  </w:style>
  <w:style w:type="character" w:customStyle="1" w:styleId="FootnoteTextChar">
    <w:name w:val="Footnote Text Char"/>
    <w:aliases w:val="Footnote Text Char Char Char,Char Char,Footnote Text Char1 Char,Footnote Text Char3 Char Char Char,Footnote Text Char1 Char Char Char Char,Footnote Text Char Char Char Char Char Char,Footnote Text Char Char2 Char Char Char,ft Char"/>
    <w:basedOn w:val="DefaultParagraphFont"/>
    <w:link w:val="FootnoteText"/>
    <w:uiPriority w:val="99"/>
    <w:rsid w:val="00430599"/>
    <w:rPr>
      <w:rFonts w:cs="Times New Roman"/>
      <w:kern w:val="0"/>
      <w:sz w:val="18"/>
      <w:szCs w:val="20"/>
      <w:lang w:val="en-GB"/>
      <w14:ligatures w14:val="none"/>
    </w:rPr>
  </w:style>
  <w:style w:type="character" w:styleId="Hyperlink">
    <w:name w:val="Hyperlink"/>
    <w:basedOn w:val="DefaultParagraphFont"/>
    <w:uiPriority w:val="99"/>
    <w:unhideWhenUsed/>
    <w:rsid w:val="005A2BC1"/>
    <w:rPr>
      <w:color w:val="auto"/>
      <w:u w:val="none"/>
    </w:rPr>
  </w:style>
  <w:style w:type="table" w:styleId="TableGrid">
    <w:name w:val="Table Grid"/>
    <w:basedOn w:val="TableNormal"/>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2BC1"/>
    <w:pPr>
      <w:tabs>
        <w:tab w:val="center" w:pos="4680"/>
        <w:tab w:val="right" w:pos="9360"/>
      </w:tabs>
      <w:spacing w:after="0" w:line="240" w:lineRule="auto"/>
      <w:jc w:val="left"/>
    </w:pPr>
    <w:rPr>
      <w:rFonts w:eastAsiaTheme="minorHAnsi" w:cstheme="minorBidi"/>
      <w:szCs w:val="22"/>
    </w:rPr>
  </w:style>
  <w:style w:type="character" w:customStyle="1" w:styleId="HeaderChar">
    <w:name w:val="Header Char"/>
    <w:basedOn w:val="DefaultParagraphFont"/>
    <w:link w:val="Header"/>
    <w:uiPriority w:val="99"/>
    <w:rsid w:val="005A2BC1"/>
    <w:rPr>
      <w:kern w:val="0"/>
      <w:sz w:val="22"/>
      <w:szCs w:val="22"/>
      <w:lang w:val="en-GB"/>
      <w14:ligatures w14:val="none"/>
    </w:rPr>
  </w:style>
  <w:style w:type="paragraph" w:styleId="Footer">
    <w:name w:val="footer"/>
    <w:basedOn w:val="Normal"/>
    <w:link w:val="FooterChar"/>
    <w:uiPriority w:val="99"/>
    <w:unhideWhenUsed/>
    <w:rsid w:val="005A2BC1"/>
    <w:pPr>
      <w:tabs>
        <w:tab w:val="center" w:pos="4680"/>
        <w:tab w:val="right" w:pos="9360"/>
      </w:tabs>
      <w:spacing w:after="0" w:line="240" w:lineRule="auto"/>
      <w:jc w:val="left"/>
    </w:pPr>
    <w:rPr>
      <w:rFonts w:eastAsiaTheme="minorHAnsi" w:cstheme="minorBidi"/>
      <w:szCs w:val="22"/>
    </w:rPr>
  </w:style>
  <w:style w:type="character" w:customStyle="1" w:styleId="FooterChar">
    <w:name w:val="Footer Char"/>
    <w:basedOn w:val="DefaultParagraphFont"/>
    <w:link w:val="Footer"/>
    <w:uiPriority w:val="99"/>
    <w:rsid w:val="005A2BC1"/>
    <w:rPr>
      <w:kern w:val="0"/>
      <w:sz w:val="22"/>
      <w:szCs w:val="22"/>
      <w:lang w:val="en-GB"/>
      <w14:ligatures w14:val="none"/>
    </w:rPr>
  </w:style>
  <w:style w:type="paragraph" w:styleId="EndnoteText">
    <w:name w:val="endnote text"/>
    <w:aliases w:val="2_G"/>
    <w:basedOn w:val="FootnoteText"/>
    <w:link w:val="EndnoteTextChar"/>
    <w:uiPriority w:val="99"/>
    <w:unhideWhenUsed/>
    <w:qFormat/>
    <w:rsid w:val="005A2BC1"/>
    <w:pPr>
      <w:spacing w:after="60"/>
    </w:pPr>
  </w:style>
  <w:style w:type="character" w:customStyle="1" w:styleId="EndnoteTextChar">
    <w:name w:val="Endnote Text Char"/>
    <w:aliases w:val="2_G Char"/>
    <w:basedOn w:val="DefaultParagraphFont"/>
    <w:link w:val="EndnoteText"/>
    <w:uiPriority w:val="99"/>
    <w:rsid w:val="005A2BC1"/>
    <w:rPr>
      <w:rFonts w:cs="Times New Roman"/>
      <w:kern w:val="0"/>
      <w:sz w:val="17"/>
      <w:szCs w:val="20"/>
      <w:lang w:val="en-GB"/>
      <w14:ligatures w14:val="none"/>
    </w:rPr>
  </w:style>
  <w:style w:type="character" w:styleId="EndnoteReference">
    <w:name w:val="endnote reference"/>
    <w:basedOn w:val="DefaultParagraphFont"/>
    <w:uiPriority w:val="99"/>
    <w:unhideWhenUsed/>
    <w:qFormat/>
    <w:rsid w:val="005A2BC1"/>
    <w:rPr>
      <w:vertAlign w:val="superscript"/>
    </w:rPr>
  </w:style>
  <w:style w:type="character" w:customStyle="1" w:styleId="person">
    <w:name w:val="person"/>
    <w:basedOn w:val="DefaultParagraphFont"/>
    <w:rsid w:val="005A2BC1"/>
  </w:style>
  <w:style w:type="character" w:customStyle="1" w:styleId="personname">
    <w:name w:val="person_name"/>
    <w:basedOn w:val="DefaultParagraphFont"/>
    <w:rsid w:val="005A2BC1"/>
  </w:style>
  <w:style w:type="paragraph" w:styleId="BalloonText">
    <w:name w:val="Balloon Text"/>
    <w:basedOn w:val="Normal"/>
    <w:link w:val="BalloonTextChar"/>
    <w:uiPriority w:val="99"/>
    <w:semiHidden/>
    <w:unhideWhenUsed/>
    <w:rsid w:val="005A2BC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5A2BC1"/>
    <w:rPr>
      <w:rFonts w:ascii="Times New Roman" w:eastAsia="Calibri" w:hAnsi="Times New Roman" w:cs="Times New Roman"/>
      <w:kern w:val="0"/>
      <w:sz w:val="18"/>
      <w:szCs w:val="18"/>
      <w:lang w:val="en-GB"/>
      <w14:ligatures w14:val="none"/>
    </w:rPr>
  </w:style>
  <w:style w:type="paragraph" w:customStyle="1" w:styleId="Notes">
    <w:name w:val="Notes"/>
    <w:basedOn w:val="Normal"/>
    <w:qFormat/>
    <w:rsid w:val="00D7342F"/>
    <w:pPr>
      <w:spacing w:before="80" w:after="0" w:line="240" w:lineRule="auto"/>
    </w:pPr>
    <w:rPr>
      <w:sz w:val="18"/>
      <w:szCs w:val="18"/>
    </w:rPr>
  </w:style>
  <w:style w:type="paragraph" w:styleId="Caption">
    <w:name w:val="caption"/>
    <w:aliases w:val="Caption Char Char Char Char,Caption Char Char Char1,Caption Char Char1,Caption Char1 Char,Caption Char2,Figure Head,10Table - STC,Char Char Char,Stacey_Caption,AICD,LVT Table Heading,Légende Car Car,Légende Car1,Caption Char Char Char,Caption1,c"/>
    <w:basedOn w:val="Normal"/>
    <w:next w:val="Normal"/>
    <w:link w:val="CaptionChar"/>
    <w:uiPriority w:val="35"/>
    <w:unhideWhenUsed/>
    <w:qFormat/>
    <w:rsid w:val="005A2BC1"/>
    <w:pPr>
      <w:keepNext/>
      <w:keepLines/>
      <w:spacing w:before="240" w:line="240" w:lineRule="auto"/>
      <w:ind w:left="1134" w:hanging="1134"/>
      <w:jc w:val="left"/>
    </w:pPr>
    <w:rPr>
      <w:b/>
    </w:rPr>
  </w:style>
  <w:style w:type="character" w:customStyle="1" w:styleId="UnresolvedMention1">
    <w:name w:val="Unresolved Mention1"/>
    <w:basedOn w:val="DefaultParagraphFont"/>
    <w:uiPriority w:val="99"/>
    <w:semiHidden/>
    <w:unhideWhenUsed/>
    <w:rsid w:val="005A2BC1"/>
    <w:rPr>
      <w:color w:val="605E5C"/>
      <w:shd w:val="clear" w:color="auto" w:fill="E1DFDD"/>
    </w:rPr>
  </w:style>
  <w:style w:type="paragraph" w:styleId="Title">
    <w:name w:val="Title"/>
    <w:basedOn w:val="Normal"/>
    <w:next w:val="Normal"/>
    <w:link w:val="TitleChar"/>
    <w:uiPriority w:val="99"/>
    <w:qFormat/>
    <w:rsid w:val="005A2BC1"/>
    <w:pPr>
      <w:keepNext/>
      <w:keepLines/>
      <w:spacing w:before="480"/>
    </w:pPr>
    <w:rPr>
      <w:rFonts w:ascii="Calibri" w:hAnsi="Calibri"/>
      <w:b/>
      <w:sz w:val="72"/>
      <w:szCs w:val="72"/>
    </w:rPr>
  </w:style>
  <w:style w:type="character" w:customStyle="1" w:styleId="TitleChar">
    <w:name w:val="Title Char"/>
    <w:basedOn w:val="DefaultParagraphFont"/>
    <w:link w:val="Title"/>
    <w:uiPriority w:val="99"/>
    <w:rsid w:val="005A2BC1"/>
    <w:rPr>
      <w:rFonts w:ascii="Calibri" w:eastAsia="Calibri" w:hAnsi="Calibri" w:cs="Calibri"/>
      <w:b/>
      <w:kern w:val="0"/>
      <w:sz w:val="72"/>
      <w:szCs w:val="72"/>
      <w:lang w:val="en-GB"/>
      <w14:ligatures w14:val="none"/>
    </w:rPr>
  </w:style>
  <w:style w:type="paragraph" w:styleId="Subtitle">
    <w:name w:val="Subtitle"/>
    <w:basedOn w:val="Normal"/>
    <w:next w:val="Normal"/>
    <w:link w:val="SubtitleChar"/>
    <w:uiPriority w:val="99"/>
    <w:qFormat/>
    <w:rsid w:val="005A2BC1"/>
    <w:pPr>
      <w:keepNext/>
      <w:keepLines/>
      <w:pBdr>
        <w:top w:val="single" w:sz="4" w:space="1" w:color="000000"/>
        <w:left w:val="single" w:sz="4" w:space="4" w:color="000000"/>
        <w:bottom w:val="single" w:sz="4" w:space="1" w:color="000000"/>
        <w:right w:val="single" w:sz="4" w:space="4" w:color="000000"/>
      </w:pBdr>
      <w:spacing w:before="360" w:after="80"/>
      <w:ind w:left="540"/>
    </w:pPr>
    <w:rPr>
      <w:rFonts w:ascii="Calibri" w:hAnsi="Calibri"/>
      <w:i/>
      <w:color w:val="666666"/>
      <w:sz w:val="18"/>
      <w:szCs w:val="18"/>
    </w:rPr>
  </w:style>
  <w:style w:type="character" w:customStyle="1" w:styleId="SubtitleChar">
    <w:name w:val="Subtitle Char"/>
    <w:basedOn w:val="DefaultParagraphFont"/>
    <w:link w:val="Subtitle"/>
    <w:uiPriority w:val="99"/>
    <w:rsid w:val="005A2BC1"/>
    <w:rPr>
      <w:rFonts w:ascii="Calibri" w:eastAsia="Calibri" w:hAnsi="Calibri" w:cs="Calibri"/>
      <w:i/>
      <w:color w:val="666666"/>
      <w:kern w:val="0"/>
      <w:sz w:val="18"/>
      <w:szCs w:val="18"/>
      <w:lang w:val="en-GB"/>
      <w14:ligatures w14:val="none"/>
    </w:rPr>
  </w:style>
  <w:style w:type="table" w:customStyle="1" w:styleId="7">
    <w:name w:val="7"/>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left w:w="115" w:type="dxa"/>
        <w:right w:w="115" w:type="dxa"/>
      </w:tblCellMar>
    </w:tblPr>
  </w:style>
  <w:style w:type="table" w:customStyle="1" w:styleId="6">
    <w:name w:val="6"/>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5">
    <w:name w:val="5"/>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4">
    <w:name w:val="4"/>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
    <w:name w:val="2"/>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
    <w:name w:val="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character" w:styleId="FootnoteReference">
    <w:name w:val="footnote reference"/>
    <w:aliases w:val="ftref,16 Point,Superscript 6 Point,Normal + Font:9 Point,Superscript 3 Point Times,List Bullet Char1,Footnote Reference Char,List Bullet Char...,List Bullet Char Char,Car Car Char Car Char Car Car Char Char,BVI fnr, BVI fnr,4_G,SUPERS"/>
    <w:basedOn w:val="DefaultParagraphFont"/>
    <w:link w:val="Char2"/>
    <w:uiPriority w:val="99"/>
    <w:unhideWhenUsed/>
    <w:qFormat/>
    <w:rsid w:val="005A2BC1"/>
    <w:rPr>
      <w:b/>
      <w:vertAlign w:val="superscript"/>
    </w:rPr>
  </w:style>
  <w:style w:type="paragraph" w:customStyle="1" w:styleId="Char2">
    <w:name w:val="Char2"/>
    <w:basedOn w:val="Normal"/>
    <w:link w:val="FootnoteReference"/>
    <w:uiPriority w:val="99"/>
    <w:rsid w:val="005A2BC1"/>
    <w:pPr>
      <w:spacing w:before="120" w:after="160" w:line="240" w:lineRule="exact"/>
    </w:pPr>
    <w:rPr>
      <w:rFonts w:eastAsiaTheme="minorHAnsi" w:cstheme="minorBidi"/>
      <w:b/>
      <w:kern w:val="2"/>
      <w:sz w:val="24"/>
      <w:vertAlign w:val="superscript"/>
      <w14:ligatures w14:val="standardContextual"/>
    </w:rPr>
  </w:style>
  <w:style w:type="table" w:customStyle="1" w:styleId="PlainTable11">
    <w:name w:val="Plain Table 11"/>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uiPriority w:val="99"/>
    <w:semiHidden/>
    <w:unhideWhenUsed/>
    <w:rsid w:val="005A2BC1"/>
    <w:rPr>
      <w:sz w:val="16"/>
      <w:szCs w:val="16"/>
    </w:rPr>
  </w:style>
  <w:style w:type="paragraph" w:styleId="CommentText">
    <w:name w:val="annotation text"/>
    <w:basedOn w:val="Normal"/>
    <w:link w:val="CommentTextChar"/>
    <w:uiPriority w:val="99"/>
    <w:unhideWhenUsed/>
    <w:qFormat/>
    <w:rsid w:val="005A2BC1"/>
    <w:pPr>
      <w:spacing w:line="240" w:lineRule="auto"/>
    </w:pPr>
    <w:rPr>
      <w:sz w:val="20"/>
      <w:szCs w:val="20"/>
    </w:rPr>
  </w:style>
  <w:style w:type="character" w:customStyle="1" w:styleId="CommentTextChar">
    <w:name w:val="Comment Text Char"/>
    <w:basedOn w:val="DefaultParagraphFont"/>
    <w:link w:val="CommentText"/>
    <w:uiPriority w:val="99"/>
    <w:qFormat/>
    <w:rsid w:val="005A2BC1"/>
    <w:rPr>
      <w:rFonts w:eastAsia="Calibri" w:cs="Calibri"/>
      <w:kern w:val="0"/>
      <w:sz w:val="20"/>
      <w:szCs w:val="20"/>
      <w:lang w:val="en-GB"/>
      <w14:ligatures w14:val="none"/>
    </w:rPr>
  </w:style>
  <w:style w:type="paragraph" w:styleId="CommentSubject">
    <w:name w:val="annotation subject"/>
    <w:basedOn w:val="Normal"/>
    <w:next w:val="Normal"/>
    <w:link w:val="CommentSubjectChar"/>
    <w:uiPriority w:val="99"/>
    <w:semiHidden/>
    <w:unhideWhenUsed/>
    <w:rsid w:val="005A2BC1"/>
    <w:pPr>
      <w:spacing w:after="160" w:line="240" w:lineRule="auto"/>
      <w:jc w:val="left"/>
    </w:pPr>
    <w:rPr>
      <w:rFonts w:eastAsiaTheme="minorHAnsi" w:cstheme="minorBidi"/>
      <w:b/>
      <w:bCs/>
      <w:sz w:val="20"/>
      <w:szCs w:val="20"/>
    </w:rPr>
  </w:style>
  <w:style w:type="character" w:customStyle="1" w:styleId="CommentSubjectChar">
    <w:name w:val="Comment Subject Char"/>
    <w:basedOn w:val="CommentTextChar"/>
    <w:link w:val="CommentSubject"/>
    <w:uiPriority w:val="99"/>
    <w:semiHidden/>
    <w:rsid w:val="005A2BC1"/>
    <w:rPr>
      <w:rFonts w:eastAsia="Calibri" w:cs="Calibri"/>
      <w:b/>
      <w:bCs/>
      <w:kern w:val="0"/>
      <w:sz w:val="20"/>
      <w:szCs w:val="20"/>
      <w:lang w:val="en-GB"/>
      <w14:ligatures w14:val="none"/>
    </w:rPr>
  </w:style>
  <w:style w:type="character" w:styleId="FollowedHyperlink">
    <w:name w:val="FollowedHyperlink"/>
    <w:basedOn w:val="DefaultParagraphFont"/>
    <w:uiPriority w:val="99"/>
    <w:semiHidden/>
    <w:unhideWhenUsed/>
    <w:rsid w:val="005A2BC1"/>
    <w:rPr>
      <w:color w:val="954F72" w:themeColor="followedHyperlink"/>
      <w:u w:val="single"/>
    </w:rPr>
  </w:style>
  <w:style w:type="paragraph" w:styleId="Revision">
    <w:name w:val="Revision"/>
    <w:hidden/>
    <w:uiPriority w:val="99"/>
    <w:semiHidden/>
    <w:rsid w:val="005A2BC1"/>
    <w:rPr>
      <w:kern w:val="0"/>
      <w:sz w:val="22"/>
      <w:szCs w:val="22"/>
      <w14:ligatures w14:val="none"/>
    </w:rPr>
  </w:style>
  <w:style w:type="character" w:styleId="SubtleEmphasis">
    <w:name w:val="Subtle Emphasis"/>
    <w:basedOn w:val="DefaultParagraphFont"/>
    <w:uiPriority w:val="19"/>
    <w:qFormat/>
    <w:rsid w:val="005A2BC1"/>
    <w:rPr>
      <w:i/>
      <w:iCs/>
      <w:color w:val="404040" w:themeColor="text1" w:themeTint="BF"/>
    </w:rPr>
  </w:style>
  <w:style w:type="character" w:customStyle="1" w:styleId="A5">
    <w:name w:val="A5"/>
    <w:uiPriority w:val="99"/>
    <w:rsid w:val="005A2BC1"/>
    <w:rPr>
      <w:rFonts w:cs="Stempel Garamond LT Std"/>
      <w:color w:val="000000"/>
      <w:sz w:val="21"/>
      <w:szCs w:val="21"/>
    </w:rPr>
  </w:style>
  <w:style w:type="character" w:customStyle="1" w:styleId="nlmarticle-title">
    <w:name w:val="nlm_article-title"/>
    <w:basedOn w:val="DefaultParagraphFont"/>
    <w:rsid w:val="005A2BC1"/>
  </w:style>
  <w:style w:type="character" w:customStyle="1" w:styleId="contribdegrees">
    <w:name w:val="contribdegrees"/>
    <w:basedOn w:val="DefaultParagraphFont"/>
    <w:rsid w:val="005A2BC1"/>
  </w:style>
  <w:style w:type="paragraph" w:customStyle="1" w:styleId="test-locationinconferenceproceeding">
    <w:name w:val="test-locationinconferenceproceeding"/>
    <w:basedOn w:val="Normal"/>
    <w:rsid w:val="005A2BC1"/>
    <w:pPr>
      <w:spacing w:before="100" w:beforeAutospacing="1" w:afterAutospacing="1" w:line="240" w:lineRule="auto"/>
      <w:jc w:val="left"/>
    </w:pPr>
    <w:rPr>
      <w:rFonts w:ascii="Times New Roman" w:eastAsia="Times New Roman" w:hAnsi="Times New Roman" w:cs="Times New Roman"/>
      <w:sz w:val="24"/>
    </w:rPr>
  </w:style>
  <w:style w:type="character" w:customStyle="1" w:styleId="mo">
    <w:name w:val="mo"/>
    <w:basedOn w:val="DefaultParagraphFont"/>
    <w:rsid w:val="005A2BC1"/>
  </w:style>
  <w:style w:type="character" w:customStyle="1" w:styleId="mi">
    <w:name w:val="mi"/>
    <w:basedOn w:val="DefaultParagraphFont"/>
    <w:rsid w:val="005A2BC1"/>
  </w:style>
  <w:style w:type="character" w:customStyle="1" w:styleId="mtext">
    <w:name w:val="mtext"/>
    <w:basedOn w:val="DefaultParagraphFont"/>
    <w:rsid w:val="005A2BC1"/>
  </w:style>
  <w:style w:type="character" w:customStyle="1" w:styleId="mjxassistivemathml">
    <w:name w:val="mjx_assistive_mathml"/>
    <w:basedOn w:val="DefaultParagraphFont"/>
    <w:rsid w:val="005A2BC1"/>
  </w:style>
  <w:style w:type="character" w:customStyle="1" w:styleId="FootnoteAnchor">
    <w:name w:val="Footnote Anchor"/>
    <w:rsid w:val="005A2BC1"/>
    <w:rPr>
      <w:vertAlign w:val="superscript"/>
    </w:rPr>
  </w:style>
  <w:style w:type="paragraph" w:customStyle="1" w:styleId="g-body">
    <w:name w:val="g-body"/>
    <w:basedOn w:val="Normal"/>
    <w:rsid w:val="005A2BC1"/>
    <w:pPr>
      <w:spacing w:before="100" w:beforeAutospacing="1" w:afterAutospacing="1" w:line="240" w:lineRule="auto"/>
      <w:jc w:val="left"/>
    </w:pPr>
    <w:rPr>
      <w:rFonts w:ascii="Times New Roman" w:eastAsia="Times New Roman" w:hAnsi="Times New Roman" w:cs="Times New Roman"/>
      <w:sz w:val="24"/>
    </w:rPr>
  </w:style>
  <w:style w:type="paragraph" w:customStyle="1" w:styleId="FrameContents">
    <w:name w:val="Frame Contents"/>
    <w:basedOn w:val="Normal"/>
    <w:qFormat/>
    <w:rsid w:val="005A2BC1"/>
    <w:pPr>
      <w:spacing w:after="160" w:line="259" w:lineRule="auto"/>
      <w:jc w:val="left"/>
    </w:pPr>
    <w:rPr>
      <w:rFonts w:eastAsiaTheme="minorHAnsi" w:cstheme="minorBidi"/>
      <w:szCs w:val="22"/>
    </w:rPr>
  </w:style>
  <w:style w:type="paragraph" w:customStyle="1" w:styleId="BOXtitle">
    <w:name w:val="BOX title"/>
    <w:basedOn w:val="Caption"/>
    <w:qFormat/>
    <w:rsid w:val="005A2BC1"/>
    <w:pPr>
      <w:keepNext w:val="0"/>
      <w:keepLines w:val="0"/>
      <w:spacing w:before="0"/>
      <w:ind w:left="794" w:hanging="794"/>
    </w:pPr>
    <w:rPr>
      <w:szCs w:val="22"/>
    </w:rPr>
  </w:style>
  <w:style w:type="paragraph" w:customStyle="1" w:styleId="BULLEtlist">
    <w:name w:val="BULLEt list"/>
    <w:basedOn w:val="ListParagraph"/>
    <w:qFormat/>
    <w:rsid w:val="005A2BC1"/>
    <w:pPr>
      <w:numPr>
        <w:numId w:val="1"/>
      </w:numPr>
      <w:spacing w:line="276" w:lineRule="auto"/>
    </w:pPr>
  </w:style>
  <w:style w:type="paragraph" w:customStyle="1" w:styleId="endnotes">
    <w:name w:val="endnotes"/>
    <w:basedOn w:val="Normal"/>
    <w:qFormat/>
    <w:rsid w:val="005A2BC1"/>
    <w:pPr>
      <w:pBdr>
        <w:top w:val="nil"/>
        <w:left w:val="nil"/>
        <w:bottom w:val="nil"/>
        <w:right w:val="nil"/>
        <w:between w:val="nil"/>
      </w:pBdr>
      <w:spacing w:after="0" w:line="240" w:lineRule="auto"/>
    </w:pPr>
    <w:rPr>
      <w:rFonts w:asciiTheme="majorHAnsi" w:hAnsiTheme="majorHAnsi" w:cstheme="majorHAnsi"/>
      <w:sz w:val="20"/>
      <w:szCs w:val="20"/>
    </w:rPr>
  </w:style>
  <w:style w:type="paragraph" w:customStyle="1" w:styleId="FIGUREinsidebox">
    <w:name w:val="FIGURE inside box"/>
    <w:basedOn w:val="BULLEtlist"/>
    <w:qFormat/>
    <w:rsid w:val="005A2BC1"/>
    <w:pPr>
      <w:numPr>
        <w:numId w:val="0"/>
      </w:numPr>
      <w:spacing w:line="240" w:lineRule="auto"/>
    </w:pPr>
    <w:rPr>
      <w:b/>
      <w:sz w:val="20"/>
      <w:szCs w:val="20"/>
    </w:rPr>
  </w:style>
  <w:style w:type="paragraph" w:styleId="TOC1">
    <w:name w:val="toc 1"/>
    <w:basedOn w:val="TOC2"/>
    <w:next w:val="Normal"/>
    <w:autoRedefine/>
    <w:uiPriority w:val="39"/>
    <w:unhideWhenUsed/>
    <w:rsid w:val="005A2BC1"/>
    <w:pPr>
      <w:spacing w:before="120"/>
      <w:ind w:left="1276" w:right="363" w:hanging="1276"/>
    </w:pPr>
    <w:rPr>
      <w:rFonts w:cstheme="majorHAnsi"/>
      <w:caps/>
      <w:color w:val="C45911" w:themeColor="accent2" w:themeShade="BF"/>
      <w:sz w:val="24"/>
    </w:rPr>
  </w:style>
  <w:style w:type="paragraph" w:styleId="TOC2">
    <w:name w:val="toc 2"/>
    <w:basedOn w:val="TOC3"/>
    <w:next w:val="Normal"/>
    <w:autoRedefine/>
    <w:uiPriority w:val="39"/>
    <w:unhideWhenUsed/>
    <w:rsid w:val="005A2BC1"/>
    <w:pPr>
      <w:tabs>
        <w:tab w:val="clear" w:pos="1100"/>
        <w:tab w:val="clear" w:pos="9356"/>
        <w:tab w:val="right" w:leader="dot" w:pos="9292"/>
      </w:tabs>
      <w:spacing w:before="80"/>
      <w:ind w:left="426" w:right="283" w:hanging="426"/>
    </w:pPr>
    <w:rPr>
      <w:b/>
      <w:bCs/>
    </w:rPr>
  </w:style>
  <w:style w:type="paragraph" w:styleId="TOC3">
    <w:name w:val="toc 3"/>
    <w:basedOn w:val="Normal"/>
    <w:next w:val="Normal"/>
    <w:autoRedefine/>
    <w:uiPriority w:val="39"/>
    <w:unhideWhenUsed/>
    <w:rsid w:val="005A2BC1"/>
    <w:pPr>
      <w:tabs>
        <w:tab w:val="left" w:pos="1100"/>
        <w:tab w:val="right" w:leader="dot" w:pos="9356"/>
      </w:tabs>
      <w:spacing w:after="0" w:line="240" w:lineRule="auto"/>
      <w:ind w:left="993" w:right="429" w:hanging="567"/>
      <w:jc w:val="left"/>
    </w:pPr>
    <w:rPr>
      <w:noProof/>
      <w:sz w:val="20"/>
      <w:szCs w:val="20"/>
    </w:rPr>
  </w:style>
  <w:style w:type="paragraph" w:styleId="TOC4">
    <w:name w:val="toc 4"/>
    <w:basedOn w:val="Normal"/>
    <w:next w:val="Normal"/>
    <w:autoRedefine/>
    <w:uiPriority w:val="39"/>
    <w:unhideWhenUsed/>
    <w:rsid w:val="005A2BC1"/>
    <w:pPr>
      <w:spacing w:after="0"/>
      <w:ind w:left="440"/>
      <w:jc w:val="left"/>
    </w:pPr>
    <w:rPr>
      <w:sz w:val="20"/>
      <w:szCs w:val="20"/>
    </w:rPr>
  </w:style>
  <w:style w:type="paragraph" w:styleId="TOC5">
    <w:name w:val="toc 5"/>
    <w:basedOn w:val="Normal"/>
    <w:next w:val="Normal"/>
    <w:autoRedefine/>
    <w:uiPriority w:val="39"/>
    <w:unhideWhenUsed/>
    <w:rsid w:val="005A2BC1"/>
    <w:pPr>
      <w:spacing w:after="0"/>
      <w:ind w:left="660"/>
      <w:jc w:val="left"/>
    </w:pPr>
    <w:rPr>
      <w:sz w:val="20"/>
      <w:szCs w:val="20"/>
    </w:rPr>
  </w:style>
  <w:style w:type="paragraph" w:styleId="TOC6">
    <w:name w:val="toc 6"/>
    <w:basedOn w:val="Normal"/>
    <w:next w:val="Normal"/>
    <w:autoRedefine/>
    <w:uiPriority w:val="39"/>
    <w:unhideWhenUsed/>
    <w:rsid w:val="005A2BC1"/>
    <w:pPr>
      <w:spacing w:after="0"/>
      <w:ind w:left="880"/>
      <w:jc w:val="left"/>
    </w:pPr>
    <w:rPr>
      <w:sz w:val="20"/>
      <w:szCs w:val="20"/>
    </w:rPr>
  </w:style>
  <w:style w:type="paragraph" w:styleId="TOC7">
    <w:name w:val="toc 7"/>
    <w:basedOn w:val="Normal"/>
    <w:next w:val="Normal"/>
    <w:autoRedefine/>
    <w:uiPriority w:val="39"/>
    <w:unhideWhenUsed/>
    <w:rsid w:val="005A2BC1"/>
    <w:pPr>
      <w:spacing w:after="0"/>
      <w:ind w:left="1100"/>
      <w:jc w:val="left"/>
    </w:pPr>
    <w:rPr>
      <w:sz w:val="20"/>
      <w:szCs w:val="20"/>
    </w:rPr>
  </w:style>
  <w:style w:type="paragraph" w:styleId="TOC8">
    <w:name w:val="toc 8"/>
    <w:basedOn w:val="Normal"/>
    <w:next w:val="Normal"/>
    <w:autoRedefine/>
    <w:uiPriority w:val="39"/>
    <w:unhideWhenUsed/>
    <w:rsid w:val="005A2BC1"/>
    <w:pPr>
      <w:spacing w:after="0"/>
      <w:ind w:left="1320"/>
      <w:jc w:val="left"/>
    </w:pPr>
    <w:rPr>
      <w:sz w:val="20"/>
      <w:szCs w:val="20"/>
    </w:rPr>
  </w:style>
  <w:style w:type="paragraph" w:styleId="TOC9">
    <w:name w:val="toc 9"/>
    <w:basedOn w:val="Normal"/>
    <w:next w:val="Normal"/>
    <w:autoRedefine/>
    <w:uiPriority w:val="39"/>
    <w:unhideWhenUsed/>
    <w:rsid w:val="005A2BC1"/>
    <w:pPr>
      <w:spacing w:after="0"/>
      <w:ind w:left="1540"/>
      <w:jc w:val="left"/>
    </w:pPr>
    <w:rPr>
      <w:sz w:val="20"/>
      <w:szCs w:val="20"/>
    </w:rPr>
  </w:style>
  <w:style w:type="paragraph" w:customStyle="1" w:styleId="bodytext">
    <w:name w:val="bodytext"/>
    <w:basedOn w:val="Normal"/>
    <w:rsid w:val="005A2BC1"/>
    <w:pPr>
      <w:spacing w:before="240" w:after="240" w:line="240" w:lineRule="auto"/>
      <w:jc w:val="left"/>
    </w:pPr>
    <w:rPr>
      <w:rFonts w:ascii="Times New Roman" w:eastAsia="Times New Roman" w:hAnsi="Times New Roman" w:cs="Times New Roman"/>
      <w:sz w:val="24"/>
    </w:rPr>
  </w:style>
  <w:style w:type="character" w:customStyle="1" w:styleId="UnresolvedMention2">
    <w:name w:val="Unresolved Mention2"/>
    <w:basedOn w:val="DefaultParagraphFont"/>
    <w:uiPriority w:val="99"/>
    <w:semiHidden/>
    <w:unhideWhenUsed/>
    <w:rsid w:val="005A2BC1"/>
    <w:rPr>
      <w:color w:val="605E5C"/>
      <w:shd w:val="clear" w:color="auto" w:fill="E1DFDD"/>
    </w:rPr>
  </w:style>
  <w:style w:type="paragraph" w:customStyle="1" w:styleId="ref">
    <w:name w:val="ref"/>
    <w:basedOn w:val="Normal"/>
    <w:qFormat/>
    <w:rsid w:val="005A2BC1"/>
    <w:pPr>
      <w:spacing w:line="240" w:lineRule="auto"/>
      <w:jc w:val="left"/>
    </w:pPr>
    <w:rPr>
      <w:sz w:val="20"/>
      <w:szCs w:val="18"/>
    </w:rPr>
  </w:style>
  <w:style w:type="character" w:styleId="PageNumber">
    <w:name w:val="page number"/>
    <w:basedOn w:val="DefaultParagraphFont"/>
    <w:uiPriority w:val="99"/>
    <w:semiHidden/>
    <w:unhideWhenUsed/>
    <w:rsid w:val="005A2BC1"/>
  </w:style>
  <w:style w:type="paragraph" w:customStyle="1" w:styleId="keymessagesbullet">
    <w:name w:val="key messages bullet"/>
    <w:basedOn w:val="BULLEtlist"/>
    <w:qFormat/>
    <w:rsid w:val="005A2BC1"/>
    <w:pPr>
      <w:numPr>
        <w:numId w:val="7"/>
      </w:numPr>
      <w:spacing w:after="0" w:line="240" w:lineRule="auto"/>
      <w:ind w:right="170"/>
    </w:pPr>
    <w:rPr>
      <w:rFonts w:eastAsia="Times New Roman" w:cstheme="minorHAnsi"/>
    </w:rPr>
  </w:style>
  <w:style w:type="paragraph" w:customStyle="1" w:styleId="BOXtext">
    <w:name w:val="BOX text"/>
    <w:basedOn w:val="Normal"/>
    <w:qFormat/>
    <w:rsid w:val="005A2BC1"/>
    <w:pPr>
      <w:spacing w:after="80" w:line="240" w:lineRule="auto"/>
    </w:pPr>
    <w:rPr>
      <w:sz w:val="20"/>
      <w:szCs w:val="20"/>
    </w:rPr>
  </w:style>
  <w:style w:type="paragraph" w:customStyle="1" w:styleId="BOXsources">
    <w:name w:val="BOX sources"/>
    <w:basedOn w:val="Notes"/>
    <w:qFormat/>
    <w:rsid w:val="005A2BC1"/>
    <w:pPr>
      <w:numPr>
        <w:numId w:val="2"/>
      </w:numPr>
    </w:pPr>
  </w:style>
  <w:style w:type="paragraph" w:customStyle="1" w:styleId="Pa13">
    <w:name w:val="Pa13"/>
    <w:basedOn w:val="Normal"/>
    <w:next w:val="Normal"/>
    <w:uiPriority w:val="99"/>
    <w:rsid w:val="005A2BC1"/>
    <w:pPr>
      <w:spacing w:line="211" w:lineRule="atLeast"/>
    </w:pPr>
    <w:rPr>
      <w:rFonts w:ascii="Stempel Garamond LT Std" w:hAnsi="Stempel Garamond LT Std" w:cstheme="minorBidi"/>
    </w:rPr>
  </w:style>
  <w:style w:type="paragraph" w:customStyle="1" w:styleId="ANNEXH2">
    <w:name w:val="ANNEX H2"/>
    <w:qFormat/>
    <w:rsid w:val="005A2BC1"/>
    <w:pPr>
      <w:spacing w:before="240" w:after="120"/>
    </w:pPr>
    <w:rPr>
      <w:rFonts w:eastAsiaTheme="majorEastAsia" w:cs="Times New Roman"/>
      <w:b/>
      <w:noProof/>
      <w:color w:val="000000" w:themeColor="text1"/>
      <w:kern w:val="0"/>
      <w14:ligatures w14:val="none"/>
    </w:rPr>
  </w:style>
  <w:style w:type="paragraph" w:customStyle="1" w:styleId="ANNEXH3">
    <w:name w:val="ANNEX H3"/>
    <w:basedOn w:val="Normal"/>
    <w:qFormat/>
    <w:rsid w:val="005A2BC1"/>
    <w:pPr>
      <w:spacing w:before="360" w:after="80" w:line="240" w:lineRule="auto"/>
    </w:pPr>
    <w:rPr>
      <w:b/>
      <w:color w:val="C45911" w:themeColor="accent2" w:themeShade="BF"/>
      <w:sz w:val="24"/>
    </w:rPr>
  </w:style>
  <w:style w:type="table" w:customStyle="1" w:styleId="GridTable5Dark-Accent21">
    <w:name w:val="Grid Table 5 Dark - Accent 21"/>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
    <w:name w:val="Grid Table 4 - Accent 21"/>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ableofFigures">
    <w:name w:val="table of figures"/>
    <w:basedOn w:val="Normal"/>
    <w:next w:val="Normal"/>
    <w:uiPriority w:val="99"/>
    <w:unhideWhenUsed/>
    <w:rsid w:val="005A2BC1"/>
    <w:pPr>
      <w:tabs>
        <w:tab w:val="right" w:leader="dot" w:pos="9292"/>
      </w:tabs>
      <w:spacing w:after="60" w:line="228" w:lineRule="auto"/>
      <w:ind w:left="1134" w:right="505" w:hanging="1134"/>
      <w:jc w:val="left"/>
    </w:pPr>
    <w:rPr>
      <w:bCs/>
      <w:noProof/>
      <w:sz w:val="20"/>
      <w:szCs w:val="20"/>
    </w:rPr>
  </w:style>
  <w:style w:type="paragraph" w:customStyle="1" w:styleId="Content">
    <w:name w:val="Content"/>
    <w:basedOn w:val="Normal"/>
    <w:qFormat/>
    <w:rsid w:val="005A2BC1"/>
    <w:pPr>
      <w:spacing w:after="200" w:line="240" w:lineRule="auto"/>
      <w:jc w:val="left"/>
    </w:pPr>
    <w:rPr>
      <w:color w:val="C45911" w:themeColor="accent2" w:themeShade="BF"/>
      <w:sz w:val="32"/>
      <w:szCs w:val="32"/>
    </w:rPr>
  </w:style>
  <w:style w:type="character" w:customStyle="1" w:styleId="UnresolvedMention3">
    <w:name w:val="Unresolved Mention3"/>
    <w:basedOn w:val="DefaultParagraphFont"/>
    <w:uiPriority w:val="99"/>
    <w:semiHidden/>
    <w:unhideWhenUsed/>
    <w:rsid w:val="005A2BC1"/>
    <w:rPr>
      <w:color w:val="605E5C"/>
      <w:shd w:val="clear" w:color="auto" w:fill="E1DFDD"/>
    </w:rPr>
  </w:style>
  <w:style w:type="character" w:customStyle="1" w:styleId="ffe">
    <w:name w:val="ffe"/>
    <w:basedOn w:val="DefaultParagraphFont"/>
    <w:rsid w:val="005A2BC1"/>
  </w:style>
  <w:style w:type="character" w:customStyle="1" w:styleId="ws4c3">
    <w:name w:val="ws4c3"/>
    <w:basedOn w:val="DefaultParagraphFont"/>
    <w:rsid w:val="005A2BC1"/>
  </w:style>
  <w:style w:type="character" w:customStyle="1" w:styleId="ws476">
    <w:name w:val="ws476"/>
    <w:basedOn w:val="DefaultParagraphFont"/>
    <w:rsid w:val="005A2BC1"/>
  </w:style>
  <w:style w:type="character" w:customStyle="1" w:styleId="highwire-cite-metadata-volume">
    <w:name w:val="highwire-cite-metadata-volume"/>
    <w:basedOn w:val="DefaultParagraphFont"/>
    <w:rsid w:val="005A2BC1"/>
  </w:style>
  <w:style w:type="character" w:customStyle="1" w:styleId="highwire-cite-metadata-issue">
    <w:name w:val="highwire-cite-metadata-issue"/>
    <w:basedOn w:val="DefaultParagraphFont"/>
    <w:rsid w:val="005A2BC1"/>
  </w:style>
  <w:style w:type="character" w:customStyle="1" w:styleId="highwire-cite-metadata-pages">
    <w:name w:val="highwire-cite-metadata-pages"/>
    <w:basedOn w:val="DefaultParagraphFont"/>
    <w:rsid w:val="005A2BC1"/>
  </w:style>
  <w:style w:type="character" w:customStyle="1" w:styleId="UnresolvedMention4">
    <w:name w:val="Unresolved Mention4"/>
    <w:basedOn w:val="DefaultParagraphFont"/>
    <w:uiPriority w:val="99"/>
    <w:semiHidden/>
    <w:unhideWhenUsed/>
    <w:rsid w:val="005A2BC1"/>
    <w:rPr>
      <w:color w:val="605E5C"/>
      <w:shd w:val="clear" w:color="auto" w:fill="E1DFDD"/>
    </w:rPr>
  </w:style>
  <w:style w:type="character" w:styleId="Strong">
    <w:name w:val="Strong"/>
    <w:basedOn w:val="DefaultParagraphFont"/>
    <w:uiPriority w:val="22"/>
    <w:qFormat/>
    <w:rsid w:val="005A2BC1"/>
    <w:rPr>
      <w:b w:val="0"/>
      <w:bCs w:val="0"/>
      <w:i w:val="0"/>
      <w:iCs w:val="0"/>
    </w:rPr>
  </w:style>
  <w:style w:type="paragraph" w:customStyle="1" w:styleId="font5">
    <w:name w:val="font5"/>
    <w:basedOn w:val="Normal"/>
    <w:rsid w:val="005A2BC1"/>
    <w:pPr>
      <w:spacing w:before="100" w:beforeAutospacing="1" w:afterAutospacing="1" w:line="240" w:lineRule="auto"/>
      <w:jc w:val="left"/>
    </w:pPr>
    <w:rPr>
      <w:rFonts w:ascii="Calibri" w:eastAsia="Times New Roman" w:hAnsi="Calibri" w:cs="Times New Roman"/>
      <w:szCs w:val="22"/>
      <w:lang w:eastAsia="zh-CN"/>
    </w:rPr>
  </w:style>
  <w:style w:type="paragraph" w:customStyle="1" w:styleId="font6">
    <w:name w:val="font6"/>
    <w:basedOn w:val="Normal"/>
    <w:rsid w:val="005A2BC1"/>
    <w:pPr>
      <w:spacing w:before="100" w:beforeAutospacing="1" w:afterAutospacing="1" w:line="240" w:lineRule="auto"/>
      <w:jc w:val="left"/>
    </w:pPr>
    <w:rPr>
      <w:rFonts w:ascii="Calibri" w:eastAsia="Times New Roman" w:hAnsi="Calibri" w:cs="Times New Roman"/>
      <w:b/>
      <w:bCs/>
      <w:szCs w:val="22"/>
      <w:lang w:eastAsia="zh-CN"/>
    </w:rPr>
  </w:style>
  <w:style w:type="paragraph" w:customStyle="1" w:styleId="font7">
    <w:name w:val="font7"/>
    <w:basedOn w:val="Normal"/>
    <w:rsid w:val="005A2BC1"/>
    <w:pPr>
      <w:spacing w:before="100" w:beforeAutospacing="1" w:afterAutospacing="1" w:line="240" w:lineRule="auto"/>
      <w:jc w:val="left"/>
    </w:pPr>
    <w:rPr>
      <w:rFonts w:ascii="Calibri" w:eastAsia="Times New Roman" w:hAnsi="Calibri" w:cs="Times New Roman"/>
      <w:szCs w:val="22"/>
      <w:lang w:eastAsia="zh-CN"/>
    </w:rPr>
  </w:style>
  <w:style w:type="paragraph" w:customStyle="1" w:styleId="font8">
    <w:name w:val="font8"/>
    <w:basedOn w:val="Normal"/>
    <w:rsid w:val="005A2BC1"/>
    <w:pPr>
      <w:spacing w:before="100" w:beforeAutospacing="1" w:afterAutospacing="1" w:line="240" w:lineRule="auto"/>
      <w:jc w:val="left"/>
    </w:pPr>
    <w:rPr>
      <w:rFonts w:ascii="Calibri" w:eastAsia="Times New Roman" w:hAnsi="Calibri" w:cs="Times New Roman"/>
      <w:szCs w:val="22"/>
      <w:lang w:eastAsia="zh-CN"/>
    </w:rPr>
  </w:style>
  <w:style w:type="paragraph" w:customStyle="1" w:styleId="xl65">
    <w:name w:val="xl65"/>
    <w:basedOn w:val="Normal"/>
    <w:rsid w:val="005A2BC1"/>
    <w:pPr>
      <w:pBdr>
        <w:right w:val="single" w:sz="4" w:space="0" w:color="auto"/>
      </w:pBdr>
      <w:shd w:val="clear" w:color="000000" w:fill="BDD7EE"/>
      <w:spacing w:before="100" w:beforeAutospacing="1" w:afterAutospacing="1" w:line="240" w:lineRule="auto"/>
      <w:jc w:val="right"/>
    </w:pPr>
    <w:rPr>
      <w:rFonts w:ascii="Times New Roman" w:eastAsia="Times New Roman" w:hAnsi="Times New Roman" w:cs="Times New Roman"/>
      <w:b/>
      <w:bCs/>
      <w:sz w:val="24"/>
      <w:lang w:eastAsia="zh-CN"/>
    </w:rPr>
  </w:style>
  <w:style w:type="paragraph" w:customStyle="1" w:styleId="xl66">
    <w:name w:val="xl66"/>
    <w:basedOn w:val="Normal"/>
    <w:rsid w:val="005A2BC1"/>
    <w:pPr>
      <w:shd w:val="clear" w:color="000000" w:fill="9BC2E6"/>
      <w:spacing w:before="100" w:beforeAutospacing="1" w:afterAutospacing="1" w:line="240" w:lineRule="auto"/>
      <w:jc w:val="left"/>
    </w:pPr>
    <w:rPr>
      <w:rFonts w:ascii="Times New Roman" w:eastAsia="Times New Roman" w:hAnsi="Times New Roman" w:cs="Times New Roman"/>
      <w:sz w:val="24"/>
      <w:lang w:eastAsia="zh-CN"/>
    </w:rPr>
  </w:style>
  <w:style w:type="paragraph" w:customStyle="1" w:styleId="xl67">
    <w:name w:val="xl67"/>
    <w:basedOn w:val="Normal"/>
    <w:rsid w:val="005A2BC1"/>
    <w:pPr>
      <w:pBdr>
        <w:left w:val="single" w:sz="4" w:space="0" w:color="auto"/>
        <w:right w:val="single" w:sz="4" w:space="0" w:color="auto"/>
      </w:pBdr>
      <w:shd w:val="clear" w:color="000000" w:fill="9BC2E6"/>
      <w:spacing w:before="100" w:beforeAutospacing="1" w:afterAutospacing="1" w:line="240" w:lineRule="auto"/>
      <w:jc w:val="center"/>
    </w:pPr>
    <w:rPr>
      <w:rFonts w:ascii="Times New Roman" w:eastAsia="Times New Roman" w:hAnsi="Times New Roman" w:cs="Times New Roman"/>
      <w:sz w:val="24"/>
      <w:lang w:eastAsia="zh-CN"/>
    </w:rPr>
  </w:style>
  <w:style w:type="paragraph" w:customStyle="1" w:styleId="xl68">
    <w:name w:val="xl68"/>
    <w:basedOn w:val="Normal"/>
    <w:rsid w:val="005A2BC1"/>
    <w:pPr>
      <w:pBdr>
        <w:left w:val="single" w:sz="4" w:space="0" w:color="auto"/>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69">
    <w:name w:val="xl69"/>
    <w:basedOn w:val="Normal"/>
    <w:rsid w:val="005A2BC1"/>
    <w:pPr>
      <w:pBdr>
        <w:left w:val="single" w:sz="4" w:space="0" w:color="auto"/>
      </w:pBdr>
      <w:shd w:val="clear" w:color="000000" w:fill="9BC2E6"/>
      <w:spacing w:before="100" w:beforeAutospacing="1" w:afterAutospacing="1" w:line="240" w:lineRule="auto"/>
      <w:jc w:val="center"/>
    </w:pPr>
    <w:rPr>
      <w:rFonts w:ascii="Times New Roman" w:eastAsia="Times New Roman" w:hAnsi="Times New Roman" w:cs="Times New Roman"/>
      <w:i/>
      <w:iCs/>
      <w:sz w:val="24"/>
      <w:lang w:eastAsia="zh-CN"/>
    </w:rPr>
  </w:style>
  <w:style w:type="paragraph" w:customStyle="1" w:styleId="xl70">
    <w:name w:val="xl70"/>
    <w:basedOn w:val="Normal"/>
    <w:rsid w:val="005A2BC1"/>
    <w:pPr>
      <w:shd w:val="clear" w:color="000000" w:fill="9BC2E6"/>
      <w:spacing w:before="100" w:beforeAutospacing="1" w:afterAutospacing="1" w:line="240" w:lineRule="auto"/>
      <w:jc w:val="center"/>
    </w:pPr>
    <w:rPr>
      <w:rFonts w:ascii="Times New Roman" w:eastAsia="Times New Roman" w:hAnsi="Times New Roman" w:cs="Times New Roman"/>
      <w:i/>
      <w:iCs/>
      <w:sz w:val="24"/>
      <w:lang w:eastAsia="zh-CN"/>
    </w:rPr>
  </w:style>
  <w:style w:type="paragraph" w:customStyle="1" w:styleId="xl71">
    <w:name w:val="xl71"/>
    <w:basedOn w:val="Normal"/>
    <w:rsid w:val="005A2BC1"/>
    <w:pPr>
      <w:pBdr>
        <w:left w:val="single" w:sz="4" w:space="0" w:color="auto"/>
        <w:right w:val="single" w:sz="4" w:space="0" w:color="auto"/>
      </w:pBdr>
      <w:shd w:val="clear" w:color="000000" w:fill="9BC2E6"/>
      <w:spacing w:before="100" w:beforeAutospacing="1" w:afterAutospacing="1" w:line="240" w:lineRule="auto"/>
      <w:jc w:val="center"/>
    </w:pPr>
    <w:rPr>
      <w:rFonts w:ascii="Times New Roman" w:eastAsia="Times New Roman" w:hAnsi="Times New Roman" w:cs="Times New Roman"/>
      <w:i/>
      <w:iCs/>
      <w:sz w:val="24"/>
      <w:lang w:eastAsia="zh-CN"/>
    </w:rPr>
  </w:style>
  <w:style w:type="paragraph" w:customStyle="1" w:styleId="xl72">
    <w:name w:val="xl72"/>
    <w:basedOn w:val="Normal"/>
    <w:rsid w:val="005A2BC1"/>
    <w:pPr>
      <w:pBdr>
        <w:right w:val="single" w:sz="4" w:space="0" w:color="auto"/>
      </w:pBdr>
      <w:shd w:val="clear" w:color="000000" w:fill="9BC2E6"/>
      <w:spacing w:before="100" w:beforeAutospacing="1" w:afterAutospacing="1" w:line="240" w:lineRule="auto"/>
      <w:jc w:val="center"/>
    </w:pPr>
    <w:rPr>
      <w:rFonts w:ascii="Times New Roman" w:eastAsia="Times New Roman" w:hAnsi="Times New Roman" w:cs="Times New Roman"/>
      <w:i/>
      <w:iCs/>
      <w:sz w:val="24"/>
      <w:lang w:eastAsia="zh-CN"/>
    </w:rPr>
  </w:style>
  <w:style w:type="paragraph" w:customStyle="1" w:styleId="xl73">
    <w:name w:val="xl73"/>
    <w:basedOn w:val="Normal"/>
    <w:rsid w:val="005A2BC1"/>
    <w:pPr>
      <w:pBdr>
        <w:left w:val="single" w:sz="4" w:space="0" w:color="auto"/>
      </w:pBdr>
      <w:shd w:val="clear" w:color="000000" w:fill="BDD7EE"/>
      <w:spacing w:before="100" w:beforeAutospacing="1" w:afterAutospacing="1" w:line="240" w:lineRule="auto"/>
      <w:jc w:val="left"/>
    </w:pPr>
    <w:rPr>
      <w:rFonts w:ascii="Times New Roman" w:eastAsia="Times New Roman" w:hAnsi="Times New Roman" w:cs="Times New Roman"/>
      <w:b/>
      <w:bCs/>
      <w:sz w:val="24"/>
      <w:lang w:eastAsia="zh-CN"/>
    </w:rPr>
  </w:style>
  <w:style w:type="paragraph" w:customStyle="1" w:styleId="xl74">
    <w:name w:val="xl74"/>
    <w:basedOn w:val="Normal"/>
    <w:rsid w:val="005A2BC1"/>
    <w:pPr>
      <w:shd w:val="clear" w:color="000000" w:fill="BDD7EE"/>
      <w:spacing w:before="100" w:beforeAutospacing="1" w:afterAutospacing="1" w:line="240" w:lineRule="auto"/>
      <w:jc w:val="left"/>
    </w:pPr>
    <w:rPr>
      <w:rFonts w:ascii="Times New Roman" w:eastAsia="Times New Roman" w:hAnsi="Times New Roman" w:cs="Times New Roman"/>
      <w:b/>
      <w:bCs/>
      <w:sz w:val="24"/>
      <w:lang w:eastAsia="zh-CN"/>
    </w:rPr>
  </w:style>
  <w:style w:type="paragraph" w:customStyle="1" w:styleId="xl75">
    <w:name w:val="xl75"/>
    <w:basedOn w:val="Normal"/>
    <w:rsid w:val="005A2BC1"/>
    <w:pPr>
      <w:shd w:val="clear" w:color="000000" w:fill="DDEBF7"/>
      <w:spacing w:before="100" w:beforeAutospacing="1" w:afterAutospacing="1" w:line="240" w:lineRule="auto"/>
      <w:jc w:val="left"/>
    </w:pPr>
    <w:rPr>
      <w:rFonts w:ascii="Times New Roman" w:eastAsia="Times New Roman" w:hAnsi="Times New Roman" w:cs="Times New Roman"/>
      <w:b/>
      <w:bCs/>
      <w:sz w:val="24"/>
      <w:lang w:eastAsia="zh-CN"/>
    </w:rPr>
  </w:style>
  <w:style w:type="paragraph" w:customStyle="1" w:styleId="xl76">
    <w:name w:val="xl76"/>
    <w:basedOn w:val="Normal"/>
    <w:rsid w:val="005A2BC1"/>
    <w:pPr>
      <w:pBdr>
        <w:left w:val="single" w:sz="4" w:space="0" w:color="auto"/>
      </w:pBdr>
      <w:shd w:val="clear" w:color="000000" w:fill="BDD7EE"/>
      <w:spacing w:before="100" w:beforeAutospacing="1" w:afterAutospacing="1" w:line="240" w:lineRule="auto"/>
      <w:jc w:val="right"/>
    </w:pPr>
    <w:rPr>
      <w:rFonts w:ascii="Times New Roman" w:eastAsia="Times New Roman" w:hAnsi="Times New Roman" w:cs="Times New Roman"/>
      <w:b/>
      <w:bCs/>
      <w:sz w:val="24"/>
      <w:lang w:eastAsia="zh-CN"/>
    </w:rPr>
  </w:style>
  <w:style w:type="paragraph" w:customStyle="1" w:styleId="xl77">
    <w:name w:val="xl77"/>
    <w:basedOn w:val="Normal"/>
    <w:rsid w:val="005A2BC1"/>
    <w:pPr>
      <w:shd w:val="clear" w:color="000000" w:fill="BDD7EE"/>
      <w:spacing w:before="100" w:beforeAutospacing="1" w:afterAutospacing="1" w:line="240" w:lineRule="auto"/>
      <w:jc w:val="right"/>
    </w:pPr>
    <w:rPr>
      <w:rFonts w:ascii="Times New Roman" w:eastAsia="Times New Roman" w:hAnsi="Times New Roman" w:cs="Times New Roman"/>
      <w:b/>
      <w:bCs/>
      <w:sz w:val="24"/>
      <w:lang w:eastAsia="zh-CN"/>
    </w:rPr>
  </w:style>
  <w:style w:type="paragraph" w:customStyle="1" w:styleId="xl78">
    <w:name w:val="xl78"/>
    <w:basedOn w:val="Normal"/>
    <w:rsid w:val="005A2BC1"/>
    <w:pPr>
      <w:pBdr>
        <w:left w:val="single" w:sz="4" w:space="0" w:color="auto"/>
      </w:pBdr>
      <w:shd w:val="clear" w:color="000000" w:fill="DDEBF7"/>
      <w:spacing w:before="100" w:beforeAutospacing="1" w:afterAutospacing="1" w:line="240" w:lineRule="auto"/>
      <w:jc w:val="right"/>
    </w:pPr>
    <w:rPr>
      <w:rFonts w:ascii="Times New Roman" w:eastAsia="Times New Roman" w:hAnsi="Times New Roman" w:cs="Times New Roman"/>
      <w:b/>
      <w:bCs/>
      <w:sz w:val="24"/>
      <w:lang w:eastAsia="zh-CN"/>
    </w:rPr>
  </w:style>
  <w:style w:type="paragraph" w:customStyle="1" w:styleId="xl79">
    <w:name w:val="xl79"/>
    <w:basedOn w:val="Normal"/>
    <w:rsid w:val="005A2BC1"/>
    <w:pPr>
      <w:shd w:val="clear" w:color="000000" w:fill="DDEBF7"/>
      <w:spacing w:before="100" w:beforeAutospacing="1" w:afterAutospacing="1" w:line="240" w:lineRule="auto"/>
      <w:jc w:val="right"/>
    </w:pPr>
    <w:rPr>
      <w:rFonts w:ascii="Times New Roman" w:eastAsia="Times New Roman" w:hAnsi="Times New Roman" w:cs="Times New Roman"/>
      <w:b/>
      <w:bCs/>
      <w:sz w:val="24"/>
      <w:lang w:eastAsia="zh-CN"/>
    </w:rPr>
  </w:style>
  <w:style w:type="paragraph" w:customStyle="1" w:styleId="xl80">
    <w:name w:val="xl80"/>
    <w:basedOn w:val="Normal"/>
    <w:rsid w:val="005A2BC1"/>
    <w:pPr>
      <w:pBdr>
        <w:left w:val="single" w:sz="4" w:space="0" w:color="auto"/>
      </w:pBdr>
      <w:spacing w:before="100" w:beforeAutospacing="1" w:afterAutospacing="1" w:line="240" w:lineRule="auto"/>
      <w:jc w:val="left"/>
    </w:pPr>
    <w:rPr>
      <w:rFonts w:ascii="Times New Roman" w:eastAsia="Times New Roman" w:hAnsi="Times New Roman" w:cs="Times New Roman"/>
      <w:sz w:val="24"/>
      <w:lang w:eastAsia="zh-CN"/>
    </w:rPr>
  </w:style>
  <w:style w:type="paragraph" w:customStyle="1" w:styleId="xl81">
    <w:name w:val="xl81"/>
    <w:basedOn w:val="Normal"/>
    <w:rsid w:val="005A2BC1"/>
    <w:pPr>
      <w:spacing w:before="100" w:beforeAutospacing="1" w:afterAutospacing="1" w:line="240" w:lineRule="auto"/>
      <w:jc w:val="left"/>
    </w:pPr>
    <w:rPr>
      <w:rFonts w:ascii="Times New Roman" w:eastAsia="Times New Roman" w:hAnsi="Times New Roman" w:cs="Times New Roman"/>
      <w:sz w:val="24"/>
      <w:lang w:eastAsia="zh-CN"/>
    </w:rPr>
  </w:style>
  <w:style w:type="paragraph" w:customStyle="1" w:styleId="xl82">
    <w:name w:val="xl82"/>
    <w:basedOn w:val="Normal"/>
    <w:rsid w:val="005A2BC1"/>
    <w:pPr>
      <w:spacing w:before="100" w:beforeAutospacing="1" w:afterAutospacing="1" w:line="240" w:lineRule="auto"/>
      <w:ind w:firstLineChars="100" w:firstLine="100"/>
      <w:jc w:val="left"/>
    </w:pPr>
    <w:rPr>
      <w:rFonts w:ascii="Times New Roman" w:eastAsia="Times New Roman" w:hAnsi="Times New Roman" w:cs="Times New Roman"/>
      <w:sz w:val="24"/>
      <w:lang w:eastAsia="zh-CN"/>
    </w:rPr>
  </w:style>
  <w:style w:type="paragraph" w:customStyle="1" w:styleId="xl83">
    <w:name w:val="xl83"/>
    <w:basedOn w:val="Normal"/>
    <w:rsid w:val="005A2BC1"/>
    <w:pPr>
      <w:pBdr>
        <w:left w:val="single" w:sz="4" w:space="0" w:color="auto"/>
      </w:pBdr>
      <w:spacing w:before="100" w:beforeAutospacing="1" w:afterAutospacing="1" w:line="240" w:lineRule="auto"/>
      <w:jc w:val="right"/>
    </w:pPr>
    <w:rPr>
      <w:rFonts w:ascii="Times New Roman" w:eastAsia="Times New Roman" w:hAnsi="Times New Roman" w:cs="Times New Roman"/>
      <w:sz w:val="24"/>
      <w:lang w:eastAsia="zh-CN"/>
    </w:rPr>
  </w:style>
  <w:style w:type="paragraph" w:customStyle="1" w:styleId="xl84">
    <w:name w:val="xl84"/>
    <w:basedOn w:val="Normal"/>
    <w:rsid w:val="005A2BC1"/>
    <w:pPr>
      <w:spacing w:before="100" w:beforeAutospacing="1" w:afterAutospacing="1" w:line="240" w:lineRule="auto"/>
      <w:jc w:val="right"/>
    </w:pPr>
    <w:rPr>
      <w:rFonts w:ascii="Times New Roman" w:eastAsia="Times New Roman" w:hAnsi="Times New Roman" w:cs="Times New Roman"/>
      <w:sz w:val="24"/>
      <w:lang w:eastAsia="zh-CN"/>
    </w:rPr>
  </w:style>
  <w:style w:type="paragraph" w:customStyle="1" w:styleId="xl85">
    <w:name w:val="xl85"/>
    <w:basedOn w:val="Normal"/>
    <w:rsid w:val="005A2BC1"/>
    <w:pPr>
      <w:shd w:val="clear" w:color="000000" w:fill="BDD7EE"/>
      <w:spacing w:before="100" w:beforeAutospacing="1" w:afterAutospacing="1" w:line="240" w:lineRule="auto"/>
      <w:jc w:val="right"/>
    </w:pPr>
    <w:rPr>
      <w:rFonts w:ascii="Times New Roman" w:eastAsia="Times New Roman" w:hAnsi="Times New Roman" w:cs="Times New Roman"/>
      <w:sz w:val="24"/>
      <w:lang w:eastAsia="zh-CN"/>
    </w:rPr>
  </w:style>
  <w:style w:type="paragraph" w:customStyle="1" w:styleId="xl86">
    <w:name w:val="xl86"/>
    <w:basedOn w:val="Normal"/>
    <w:rsid w:val="005A2BC1"/>
    <w:pPr>
      <w:shd w:val="clear" w:color="000000" w:fill="BDD7EE"/>
      <w:spacing w:before="100" w:beforeAutospacing="1" w:afterAutospacing="1" w:line="240" w:lineRule="auto"/>
      <w:jc w:val="left"/>
    </w:pPr>
    <w:rPr>
      <w:rFonts w:ascii="Times New Roman" w:eastAsia="Times New Roman" w:hAnsi="Times New Roman" w:cs="Times New Roman"/>
      <w:sz w:val="24"/>
      <w:lang w:eastAsia="zh-CN"/>
    </w:rPr>
  </w:style>
  <w:style w:type="paragraph" w:customStyle="1" w:styleId="xl87">
    <w:name w:val="xl87"/>
    <w:basedOn w:val="Normal"/>
    <w:rsid w:val="005A2BC1"/>
    <w:pPr>
      <w:pBdr>
        <w:left w:val="single" w:sz="4" w:space="0" w:color="auto"/>
        <w:bottom w:val="single" w:sz="4" w:space="0" w:color="auto"/>
      </w:pBdr>
      <w:spacing w:before="100" w:beforeAutospacing="1" w:afterAutospacing="1" w:line="240" w:lineRule="auto"/>
      <w:jc w:val="right"/>
    </w:pPr>
    <w:rPr>
      <w:rFonts w:ascii="Times New Roman" w:eastAsia="Times New Roman" w:hAnsi="Times New Roman" w:cs="Times New Roman"/>
      <w:sz w:val="24"/>
      <w:lang w:eastAsia="zh-CN"/>
    </w:rPr>
  </w:style>
  <w:style w:type="paragraph" w:customStyle="1" w:styleId="xl88">
    <w:name w:val="xl88"/>
    <w:basedOn w:val="Normal"/>
    <w:rsid w:val="005A2BC1"/>
    <w:pPr>
      <w:pBdr>
        <w:bottom w:val="single" w:sz="4" w:space="0" w:color="auto"/>
      </w:pBdr>
      <w:spacing w:before="100" w:beforeAutospacing="1" w:afterAutospacing="1" w:line="240" w:lineRule="auto"/>
      <w:jc w:val="right"/>
    </w:pPr>
    <w:rPr>
      <w:rFonts w:ascii="Times New Roman" w:eastAsia="Times New Roman" w:hAnsi="Times New Roman" w:cs="Times New Roman"/>
      <w:sz w:val="24"/>
      <w:lang w:eastAsia="zh-CN"/>
    </w:rPr>
  </w:style>
  <w:style w:type="paragraph" w:customStyle="1" w:styleId="xl89">
    <w:name w:val="xl89"/>
    <w:basedOn w:val="Normal"/>
    <w:rsid w:val="005A2BC1"/>
    <w:pPr>
      <w:pBdr>
        <w:left w:val="single" w:sz="4" w:space="0" w:color="auto"/>
        <w:right w:val="single" w:sz="4" w:space="0" w:color="auto"/>
      </w:pBdr>
      <w:spacing w:before="100" w:beforeAutospacing="1" w:afterAutospacing="1" w:line="240" w:lineRule="auto"/>
      <w:jc w:val="left"/>
    </w:pPr>
    <w:rPr>
      <w:rFonts w:ascii="Times New Roman" w:eastAsia="Times New Roman" w:hAnsi="Times New Roman" w:cs="Times New Roman"/>
      <w:sz w:val="24"/>
      <w:lang w:eastAsia="zh-CN"/>
    </w:rPr>
  </w:style>
  <w:style w:type="paragraph" w:customStyle="1" w:styleId="xl90">
    <w:name w:val="xl90"/>
    <w:basedOn w:val="Normal"/>
    <w:rsid w:val="005A2BC1"/>
    <w:pPr>
      <w:pBdr>
        <w:right w:val="single" w:sz="4" w:space="0" w:color="auto"/>
      </w:pBdr>
      <w:spacing w:before="100" w:beforeAutospacing="1" w:afterAutospacing="1" w:line="240" w:lineRule="auto"/>
      <w:jc w:val="left"/>
    </w:pPr>
    <w:rPr>
      <w:rFonts w:ascii="Times New Roman" w:eastAsia="Times New Roman" w:hAnsi="Times New Roman" w:cs="Times New Roman"/>
      <w:sz w:val="24"/>
      <w:lang w:eastAsia="zh-CN"/>
    </w:rPr>
  </w:style>
  <w:style w:type="paragraph" w:customStyle="1" w:styleId="xl91">
    <w:name w:val="xl91"/>
    <w:basedOn w:val="Normal"/>
    <w:rsid w:val="005A2BC1"/>
    <w:pPr>
      <w:pBdr>
        <w:left w:val="single" w:sz="4" w:space="0" w:color="auto"/>
        <w:right w:val="single" w:sz="4" w:space="0" w:color="auto"/>
      </w:pBdr>
      <w:shd w:val="clear" w:color="000000" w:fill="BDD7EE"/>
      <w:spacing w:before="100" w:beforeAutospacing="1" w:afterAutospacing="1" w:line="240" w:lineRule="auto"/>
      <w:jc w:val="right"/>
    </w:pPr>
    <w:rPr>
      <w:rFonts w:ascii="Times New Roman" w:eastAsia="Times New Roman" w:hAnsi="Times New Roman" w:cs="Times New Roman"/>
      <w:b/>
      <w:bCs/>
      <w:sz w:val="24"/>
      <w:lang w:eastAsia="zh-CN"/>
    </w:rPr>
  </w:style>
  <w:style w:type="paragraph" w:customStyle="1" w:styleId="xl92">
    <w:name w:val="xl92"/>
    <w:basedOn w:val="Normal"/>
    <w:rsid w:val="005A2BC1"/>
    <w:pPr>
      <w:pBdr>
        <w:left w:val="single" w:sz="4" w:space="0" w:color="auto"/>
        <w:right w:val="single" w:sz="4" w:space="0" w:color="auto"/>
      </w:pBdr>
      <w:shd w:val="clear" w:color="000000" w:fill="DDEBF7"/>
      <w:spacing w:before="100" w:beforeAutospacing="1" w:afterAutospacing="1" w:line="240" w:lineRule="auto"/>
      <w:jc w:val="left"/>
    </w:pPr>
    <w:rPr>
      <w:rFonts w:ascii="Times New Roman" w:eastAsia="Times New Roman" w:hAnsi="Times New Roman" w:cs="Times New Roman"/>
      <w:b/>
      <w:bCs/>
      <w:sz w:val="24"/>
      <w:lang w:eastAsia="zh-CN"/>
    </w:rPr>
  </w:style>
  <w:style w:type="paragraph" w:customStyle="1" w:styleId="xl93">
    <w:name w:val="xl93"/>
    <w:basedOn w:val="Normal"/>
    <w:rsid w:val="005A2BC1"/>
    <w:pPr>
      <w:pBdr>
        <w:left w:val="single" w:sz="4" w:space="0" w:color="auto"/>
        <w:right w:val="single" w:sz="4" w:space="0" w:color="auto"/>
      </w:pBdr>
      <w:shd w:val="clear" w:color="000000" w:fill="DDEBF7"/>
      <w:spacing w:before="100" w:beforeAutospacing="1" w:afterAutospacing="1" w:line="240" w:lineRule="auto"/>
      <w:jc w:val="right"/>
    </w:pPr>
    <w:rPr>
      <w:rFonts w:ascii="Times New Roman" w:eastAsia="Times New Roman" w:hAnsi="Times New Roman" w:cs="Times New Roman"/>
      <w:b/>
      <w:bCs/>
      <w:sz w:val="24"/>
      <w:lang w:eastAsia="zh-CN"/>
    </w:rPr>
  </w:style>
  <w:style w:type="paragraph" w:customStyle="1" w:styleId="xl94">
    <w:name w:val="xl94"/>
    <w:basedOn w:val="Normal"/>
    <w:rsid w:val="005A2BC1"/>
    <w:pPr>
      <w:pBdr>
        <w:right w:val="single" w:sz="4" w:space="0" w:color="auto"/>
      </w:pBdr>
      <w:shd w:val="clear" w:color="000000" w:fill="DDEBF7"/>
      <w:spacing w:before="100" w:beforeAutospacing="1" w:afterAutospacing="1" w:line="240" w:lineRule="auto"/>
      <w:jc w:val="right"/>
    </w:pPr>
    <w:rPr>
      <w:rFonts w:ascii="Times New Roman" w:eastAsia="Times New Roman" w:hAnsi="Times New Roman" w:cs="Times New Roman"/>
      <w:b/>
      <w:bCs/>
      <w:sz w:val="24"/>
      <w:lang w:eastAsia="zh-CN"/>
    </w:rPr>
  </w:style>
  <w:style w:type="paragraph" w:customStyle="1" w:styleId="xl95">
    <w:name w:val="xl95"/>
    <w:basedOn w:val="Normal"/>
    <w:rsid w:val="005A2BC1"/>
    <w:pPr>
      <w:shd w:val="clear" w:color="000000" w:fill="DDEBF7"/>
      <w:spacing w:before="100" w:beforeAutospacing="1" w:afterAutospacing="1" w:line="240" w:lineRule="auto"/>
      <w:jc w:val="right"/>
      <w:textAlignment w:val="center"/>
    </w:pPr>
    <w:rPr>
      <w:rFonts w:ascii="Times New Roman" w:eastAsia="Times New Roman" w:hAnsi="Times New Roman" w:cs="Times New Roman"/>
      <w:b/>
      <w:bCs/>
      <w:sz w:val="24"/>
      <w:lang w:eastAsia="zh-CN"/>
    </w:rPr>
  </w:style>
  <w:style w:type="paragraph" w:customStyle="1" w:styleId="xl96">
    <w:name w:val="xl96"/>
    <w:basedOn w:val="Normal"/>
    <w:rsid w:val="005A2BC1"/>
    <w:pPr>
      <w:pBdr>
        <w:right w:val="single" w:sz="4" w:space="0" w:color="auto"/>
      </w:pBdr>
      <w:shd w:val="clear" w:color="000000" w:fill="DDEBF7"/>
      <w:spacing w:before="100" w:beforeAutospacing="1" w:afterAutospacing="1" w:line="240" w:lineRule="auto"/>
      <w:jc w:val="right"/>
      <w:textAlignment w:val="center"/>
    </w:pPr>
    <w:rPr>
      <w:rFonts w:ascii="Times New Roman" w:eastAsia="Times New Roman" w:hAnsi="Times New Roman" w:cs="Times New Roman"/>
      <w:b/>
      <w:bCs/>
      <w:sz w:val="24"/>
      <w:lang w:eastAsia="zh-CN"/>
    </w:rPr>
  </w:style>
  <w:style w:type="paragraph" w:customStyle="1" w:styleId="xl97">
    <w:name w:val="xl97"/>
    <w:basedOn w:val="Normal"/>
    <w:rsid w:val="005A2BC1"/>
    <w:pPr>
      <w:pBdr>
        <w:left w:val="single" w:sz="4" w:space="0" w:color="auto"/>
        <w:right w:val="single" w:sz="4" w:space="0" w:color="auto"/>
      </w:pBdr>
      <w:shd w:val="clear" w:color="000000" w:fill="BDD7EE"/>
      <w:spacing w:before="100" w:beforeAutospacing="1" w:afterAutospacing="1" w:line="240" w:lineRule="auto"/>
      <w:jc w:val="left"/>
    </w:pPr>
    <w:rPr>
      <w:rFonts w:ascii="Times New Roman" w:eastAsia="Times New Roman" w:hAnsi="Times New Roman" w:cs="Times New Roman"/>
      <w:b/>
      <w:bCs/>
      <w:sz w:val="24"/>
      <w:lang w:eastAsia="zh-CN"/>
    </w:rPr>
  </w:style>
  <w:style w:type="paragraph" w:customStyle="1" w:styleId="xl98">
    <w:name w:val="xl98"/>
    <w:basedOn w:val="Normal"/>
    <w:rsid w:val="005A2BC1"/>
    <w:pPr>
      <w:pBdr>
        <w:left w:val="single" w:sz="4" w:space="7" w:color="auto"/>
        <w:right w:val="single" w:sz="4" w:space="0" w:color="auto"/>
      </w:pBdr>
      <w:spacing w:before="100" w:beforeAutospacing="1" w:afterAutospacing="1" w:line="240" w:lineRule="auto"/>
      <w:ind w:firstLineChars="100" w:firstLine="100"/>
      <w:jc w:val="left"/>
    </w:pPr>
    <w:rPr>
      <w:rFonts w:ascii="Times New Roman" w:eastAsia="Times New Roman" w:hAnsi="Times New Roman" w:cs="Times New Roman"/>
      <w:sz w:val="24"/>
      <w:lang w:eastAsia="zh-CN"/>
    </w:rPr>
  </w:style>
  <w:style w:type="paragraph" w:customStyle="1" w:styleId="xl99">
    <w:name w:val="xl99"/>
    <w:basedOn w:val="Normal"/>
    <w:rsid w:val="005A2BC1"/>
    <w:pPr>
      <w:pBdr>
        <w:left w:val="single" w:sz="4" w:space="0" w:color="auto"/>
        <w:right w:val="single" w:sz="4" w:space="0" w:color="auto"/>
      </w:pBdr>
      <w:spacing w:before="100" w:beforeAutospacing="1" w:afterAutospacing="1" w:line="240" w:lineRule="auto"/>
      <w:jc w:val="right"/>
    </w:pPr>
    <w:rPr>
      <w:rFonts w:ascii="Times New Roman" w:eastAsia="Times New Roman" w:hAnsi="Times New Roman" w:cs="Times New Roman"/>
      <w:sz w:val="24"/>
      <w:lang w:eastAsia="zh-CN"/>
    </w:rPr>
  </w:style>
  <w:style w:type="paragraph" w:customStyle="1" w:styleId="xl100">
    <w:name w:val="xl100"/>
    <w:basedOn w:val="Normal"/>
    <w:rsid w:val="005A2BC1"/>
    <w:pPr>
      <w:pBdr>
        <w:right w:val="single" w:sz="4" w:space="0" w:color="auto"/>
      </w:pBdr>
      <w:spacing w:before="100" w:beforeAutospacing="1" w:afterAutospacing="1" w:line="240" w:lineRule="auto"/>
      <w:jc w:val="right"/>
    </w:pPr>
    <w:rPr>
      <w:rFonts w:ascii="Times New Roman" w:eastAsia="Times New Roman" w:hAnsi="Times New Roman" w:cs="Times New Roman"/>
      <w:sz w:val="24"/>
      <w:lang w:eastAsia="zh-CN"/>
    </w:rPr>
  </w:style>
  <w:style w:type="paragraph" w:customStyle="1" w:styleId="xl101">
    <w:name w:val="xl101"/>
    <w:basedOn w:val="Normal"/>
    <w:rsid w:val="005A2BC1"/>
    <w:pPr>
      <w:pBdr>
        <w:left w:val="single" w:sz="4" w:space="0" w:color="auto"/>
        <w:right w:val="single" w:sz="4" w:space="0" w:color="auto"/>
      </w:pBdr>
      <w:shd w:val="clear" w:color="000000" w:fill="DDEBF7"/>
      <w:spacing w:before="100" w:beforeAutospacing="1" w:afterAutospacing="1" w:line="240" w:lineRule="auto"/>
      <w:jc w:val="left"/>
    </w:pPr>
    <w:rPr>
      <w:rFonts w:ascii="Times New Roman" w:eastAsia="Times New Roman" w:hAnsi="Times New Roman" w:cs="Times New Roman"/>
      <w:b/>
      <w:bCs/>
      <w:i/>
      <w:iCs/>
      <w:sz w:val="24"/>
      <w:lang w:eastAsia="zh-CN"/>
    </w:rPr>
  </w:style>
  <w:style w:type="paragraph" w:customStyle="1" w:styleId="xl102">
    <w:name w:val="xl102"/>
    <w:basedOn w:val="Normal"/>
    <w:rsid w:val="005A2BC1"/>
    <w:pPr>
      <w:pBdr>
        <w:left w:val="single" w:sz="4" w:space="0" w:color="auto"/>
        <w:right w:val="single" w:sz="4" w:space="0" w:color="auto"/>
      </w:pBdr>
      <w:shd w:val="clear" w:color="000000" w:fill="DDEBF7"/>
      <w:spacing w:before="100" w:beforeAutospacing="1" w:afterAutospacing="1" w:line="240" w:lineRule="auto"/>
      <w:jc w:val="left"/>
    </w:pPr>
    <w:rPr>
      <w:rFonts w:ascii="Times New Roman" w:eastAsia="Times New Roman" w:hAnsi="Times New Roman" w:cs="Times New Roman"/>
      <w:b/>
      <w:bCs/>
      <w:sz w:val="24"/>
      <w:lang w:eastAsia="zh-CN"/>
    </w:rPr>
  </w:style>
  <w:style w:type="paragraph" w:customStyle="1" w:styleId="xl103">
    <w:name w:val="xl103"/>
    <w:basedOn w:val="Normal"/>
    <w:rsid w:val="005A2BC1"/>
    <w:pPr>
      <w:pBdr>
        <w:left w:val="single" w:sz="4" w:space="14" w:color="auto"/>
        <w:right w:val="single" w:sz="4" w:space="0" w:color="auto"/>
      </w:pBdr>
      <w:spacing w:before="100" w:beforeAutospacing="1" w:afterAutospacing="1" w:line="240" w:lineRule="auto"/>
      <w:ind w:firstLineChars="200" w:firstLine="200"/>
      <w:jc w:val="left"/>
    </w:pPr>
    <w:rPr>
      <w:rFonts w:ascii="Times New Roman" w:eastAsia="Times New Roman" w:hAnsi="Times New Roman" w:cs="Times New Roman"/>
      <w:i/>
      <w:iCs/>
      <w:sz w:val="24"/>
      <w:lang w:eastAsia="zh-CN"/>
    </w:rPr>
  </w:style>
  <w:style w:type="paragraph" w:customStyle="1" w:styleId="xl104">
    <w:name w:val="xl104"/>
    <w:basedOn w:val="Normal"/>
    <w:rsid w:val="005A2BC1"/>
    <w:pPr>
      <w:pBdr>
        <w:left w:val="single" w:sz="4" w:space="0" w:color="auto"/>
        <w:right w:val="single" w:sz="4" w:space="0" w:color="auto"/>
      </w:pBdr>
      <w:shd w:val="clear" w:color="000000" w:fill="BDD7EE"/>
      <w:spacing w:before="100" w:beforeAutospacing="1" w:afterAutospacing="1" w:line="240" w:lineRule="auto"/>
      <w:jc w:val="right"/>
    </w:pPr>
    <w:rPr>
      <w:rFonts w:ascii="Times New Roman" w:eastAsia="Times New Roman" w:hAnsi="Times New Roman" w:cs="Times New Roman"/>
      <w:sz w:val="24"/>
      <w:lang w:eastAsia="zh-CN"/>
    </w:rPr>
  </w:style>
  <w:style w:type="paragraph" w:customStyle="1" w:styleId="xl105">
    <w:name w:val="xl105"/>
    <w:basedOn w:val="Normal"/>
    <w:rsid w:val="005A2BC1"/>
    <w:pPr>
      <w:pBdr>
        <w:left w:val="single" w:sz="4" w:space="7" w:color="auto"/>
        <w:bottom w:val="single" w:sz="4" w:space="0" w:color="auto"/>
        <w:right w:val="single" w:sz="4" w:space="0" w:color="auto"/>
      </w:pBdr>
      <w:spacing w:before="100" w:beforeAutospacing="1" w:afterAutospacing="1" w:line="240" w:lineRule="auto"/>
      <w:ind w:firstLineChars="100" w:firstLine="100"/>
      <w:jc w:val="left"/>
    </w:pPr>
    <w:rPr>
      <w:rFonts w:ascii="Times New Roman" w:eastAsia="Times New Roman" w:hAnsi="Times New Roman" w:cs="Times New Roman"/>
      <w:sz w:val="24"/>
      <w:lang w:eastAsia="zh-CN"/>
    </w:rPr>
  </w:style>
  <w:style w:type="paragraph" w:customStyle="1" w:styleId="xl106">
    <w:name w:val="xl106"/>
    <w:basedOn w:val="Normal"/>
    <w:rsid w:val="005A2BC1"/>
    <w:pPr>
      <w:pBdr>
        <w:left w:val="single" w:sz="4" w:space="0" w:color="auto"/>
        <w:bottom w:val="single" w:sz="4" w:space="0" w:color="auto"/>
        <w:right w:val="single" w:sz="4" w:space="0" w:color="auto"/>
      </w:pBdr>
      <w:spacing w:before="100" w:beforeAutospacing="1" w:afterAutospacing="1" w:line="240" w:lineRule="auto"/>
      <w:jc w:val="right"/>
    </w:pPr>
    <w:rPr>
      <w:rFonts w:ascii="Times New Roman" w:eastAsia="Times New Roman" w:hAnsi="Times New Roman" w:cs="Times New Roman"/>
      <w:sz w:val="24"/>
      <w:lang w:eastAsia="zh-CN"/>
    </w:rPr>
  </w:style>
  <w:style w:type="paragraph" w:customStyle="1" w:styleId="xl107">
    <w:name w:val="xl107"/>
    <w:basedOn w:val="Normal"/>
    <w:rsid w:val="005A2BC1"/>
    <w:pPr>
      <w:pBdr>
        <w:bottom w:val="single" w:sz="4" w:space="0" w:color="auto"/>
        <w:right w:val="single" w:sz="4" w:space="0" w:color="auto"/>
      </w:pBdr>
      <w:spacing w:before="100" w:beforeAutospacing="1" w:afterAutospacing="1" w:line="240" w:lineRule="auto"/>
      <w:jc w:val="right"/>
    </w:pPr>
    <w:rPr>
      <w:rFonts w:ascii="Times New Roman" w:eastAsia="Times New Roman" w:hAnsi="Times New Roman" w:cs="Times New Roman"/>
      <w:sz w:val="24"/>
      <w:lang w:eastAsia="zh-CN"/>
    </w:rPr>
  </w:style>
  <w:style w:type="paragraph" w:customStyle="1" w:styleId="xl108">
    <w:name w:val="xl108"/>
    <w:basedOn w:val="Normal"/>
    <w:rsid w:val="005A2BC1"/>
    <w:pPr>
      <w:pBdr>
        <w:left w:val="single" w:sz="4" w:space="0" w:color="auto"/>
      </w:pBdr>
      <w:shd w:val="clear" w:color="000000" w:fill="DDEBF7"/>
      <w:spacing w:before="100" w:beforeAutospacing="1" w:afterAutospacing="1" w:line="240" w:lineRule="auto"/>
      <w:jc w:val="right"/>
      <w:textAlignment w:val="center"/>
    </w:pPr>
    <w:rPr>
      <w:rFonts w:ascii="Times New Roman" w:eastAsia="Times New Roman" w:hAnsi="Times New Roman" w:cs="Times New Roman"/>
      <w:b/>
      <w:bCs/>
      <w:sz w:val="24"/>
      <w:lang w:eastAsia="zh-CN"/>
    </w:rPr>
  </w:style>
  <w:style w:type="paragraph" w:customStyle="1" w:styleId="xl109">
    <w:name w:val="xl109"/>
    <w:basedOn w:val="Normal"/>
    <w:rsid w:val="005A2BC1"/>
    <w:pPr>
      <w:pBdr>
        <w:top w:val="single" w:sz="4" w:space="0" w:color="auto"/>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10">
    <w:name w:val="xl110"/>
    <w:basedOn w:val="Normal"/>
    <w:rsid w:val="005A2BC1"/>
    <w:pPr>
      <w:pBdr>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11">
    <w:name w:val="xl111"/>
    <w:basedOn w:val="Normal"/>
    <w:rsid w:val="005A2BC1"/>
    <w:pPr>
      <w:pBdr>
        <w:top w:val="single" w:sz="4" w:space="0" w:color="auto"/>
        <w:lef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12">
    <w:name w:val="xl112"/>
    <w:basedOn w:val="Normal"/>
    <w:rsid w:val="005A2BC1"/>
    <w:pPr>
      <w:pBdr>
        <w:lef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13">
    <w:name w:val="xl113"/>
    <w:basedOn w:val="Normal"/>
    <w:rsid w:val="005A2BC1"/>
    <w:pPr>
      <w:pBdr>
        <w:top w:val="single" w:sz="4" w:space="0" w:color="auto"/>
        <w:left w:val="single" w:sz="4" w:space="0" w:color="auto"/>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14">
    <w:name w:val="xl114"/>
    <w:basedOn w:val="Normal"/>
    <w:rsid w:val="005A2BC1"/>
    <w:pPr>
      <w:pBdr>
        <w:top w:val="single" w:sz="4" w:space="0" w:color="auto"/>
        <w:lef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15">
    <w:name w:val="xl115"/>
    <w:basedOn w:val="Normal"/>
    <w:rsid w:val="005A2BC1"/>
    <w:pPr>
      <w:pBdr>
        <w:top w:val="single" w:sz="4" w:space="0" w:color="auto"/>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16">
    <w:name w:val="xl116"/>
    <w:basedOn w:val="Normal"/>
    <w:rsid w:val="005A2BC1"/>
    <w:pPr>
      <w:pBdr>
        <w:lef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17">
    <w:name w:val="xl117"/>
    <w:basedOn w:val="Normal"/>
    <w:rsid w:val="005A2BC1"/>
    <w:pPr>
      <w:pBdr>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18">
    <w:name w:val="xl118"/>
    <w:basedOn w:val="Normal"/>
    <w:rsid w:val="005A2BC1"/>
    <w:pPr>
      <w:pBdr>
        <w:left w:val="single" w:sz="4" w:space="0" w:color="auto"/>
        <w:bottom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19">
    <w:name w:val="xl119"/>
    <w:basedOn w:val="Normal"/>
    <w:rsid w:val="005A2BC1"/>
    <w:pPr>
      <w:pBdr>
        <w:bottom w:val="single" w:sz="4" w:space="0" w:color="auto"/>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20">
    <w:name w:val="xl120"/>
    <w:basedOn w:val="Normal"/>
    <w:rsid w:val="005A2BC1"/>
    <w:pPr>
      <w:pBdr>
        <w:top w:val="single" w:sz="4" w:space="0" w:color="auto"/>
        <w:left w:val="single" w:sz="4" w:space="0" w:color="auto"/>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21">
    <w:name w:val="xl121"/>
    <w:basedOn w:val="Normal"/>
    <w:rsid w:val="005A2BC1"/>
    <w:pPr>
      <w:pBdr>
        <w:left w:val="single" w:sz="4" w:space="0" w:color="auto"/>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22">
    <w:name w:val="xl122"/>
    <w:basedOn w:val="Normal"/>
    <w:rsid w:val="005A2BC1"/>
    <w:pPr>
      <w:pBdr>
        <w:left w:val="single" w:sz="4" w:space="0" w:color="auto"/>
        <w:bottom w:val="single" w:sz="4" w:space="0" w:color="auto"/>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23">
    <w:name w:val="xl123"/>
    <w:basedOn w:val="Normal"/>
    <w:rsid w:val="005A2BC1"/>
    <w:pPr>
      <w:pBdr>
        <w:top w:val="single" w:sz="4" w:space="0" w:color="auto"/>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24">
    <w:name w:val="xl124"/>
    <w:basedOn w:val="Normal"/>
    <w:rsid w:val="005A2BC1"/>
    <w:pPr>
      <w:pBdr>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25">
    <w:name w:val="xl125"/>
    <w:basedOn w:val="Normal"/>
    <w:rsid w:val="005A2BC1"/>
    <w:pPr>
      <w:pBdr>
        <w:top w:val="single" w:sz="4" w:space="0" w:color="auto"/>
        <w:lef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26">
    <w:name w:val="xl126"/>
    <w:basedOn w:val="Normal"/>
    <w:rsid w:val="005A2BC1"/>
    <w:pPr>
      <w:pBdr>
        <w:lef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27">
    <w:name w:val="xl127"/>
    <w:basedOn w:val="Normal"/>
    <w:rsid w:val="005A2BC1"/>
    <w:pPr>
      <w:pBdr>
        <w:top w:val="single" w:sz="4" w:space="0" w:color="auto"/>
        <w:lef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28">
    <w:name w:val="xl128"/>
    <w:basedOn w:val="Normal"/>
    <w:rsid w:val="005A2BC1"/>
    <w:pPr>
      <w:pBdr>
        <w:lef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29">
    <w:name w:val="xl129"/>
    <w:basedOn w:val="Normal"/>
    <w:rsid w:val="005A2BC1"/>
    <w:pPr>
      <w:pBdr>
        <w:top w:val="single" w:sz="4" w:space="0" w:color="auto"/>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30">
    <w:name w:val="xl130"/>
    <w:basedOn w:val="Normal"/>
    <w:rsid w:val="005A2BC1"/>
    <w:pPr>
      <w:pBdr>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31">
    <w:name w:val="xl131"/>
    <w:basedOn w:val="Normal"/>
    <w:rsid w:val="005A2BC1"/>
    <w:pPr>
      <w:pBdr>
        <w:top w:val="single" w:sz="4" w:space="0" w:color="auto"/>
        <w:left w:val="single" w:sz="4" w:space="0" w:color="auto"/>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32">
    <w:name w:val="xl132"/>
    <w:basedOn w:val="Normal"/>
    <w:rsid w:val="005A2BC1"/>
    <w:pPr>
      <w:pBdr>
        <w:left w:val="single" w:sz="4" w:space="0" w:color="auto"/>
        <w:righ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33">
    <w:name w:val="xl133"/>
    <w:basedOn w:val="Normal"/>
    <w:rsid w:val="005A2BC1"/>
    <w:pPr>
      <w:pBdr>
        <w:left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34">
    <w:name w:val="xl134"/>
    <w:basedOn w:val="Normal"/>
    <w:rsid w:val="005A2BC1"/>
    <w:pPr>
      <w:pBdr>
        <w:top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35">
    <w:name w:val="xl135"/>
    <w:basedOn w:val="Normal"/>
    <w:rsid w:val="005A2BC1"/>
    <w:pP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36">
    <w:name w:val="xl136"/>
    <w:basedOn w:val="Normal"/>
    <w:rsid w:val="005A2BC1"/>
    <w:pPr>
      <w:pBdr>
        <w:top w:val="single" w:sz="4" w:space="0" w:color="auto"/>
      </w:pBd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37">
    <w:name w:val="xl137"/>
    <w:basedOn w:val="Normal"/>
    <w:rsid w:val="005A2BC1"/>
    <w:pPr>
      <w:shd w:val="clear" w:color="000000" w:fill="9BC2E6"/>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character" w:customStyle="1" w:styleId="UnresolvedMention5">
    <w:name w:val="Unresolved Mention5"/>
    <w:basedOn w:val="DefaultParagraphFont"/>
    <w:uiPriority w:val="99"/>
    <w:semiHidden/>
    <w:unhideWhenUsed/>
    <w:rsid w:val="005A2BC1"/>
    <w:rPr>
      <w:color w:val="605E5C"/>
      <w:shd w:val="clear" w:color="auto" w:fill="E1DFDD"/>
    </w:rPr>
  </w:style>
  <w:style w:type="character" w:customStyle="1" w:styleId="UnresolvedMention6">
    <w:name w:val="Unresolved Mention6"/>
    <w:basedOn w:val="DefaultParagraphFont"/>
    <w:uiPriority w:val="99"/>
    <w:semiHidden/>
    <w:unhideWhenUsed/>
    <w:rsid w:val="005A2BC1"/>
    <w:rPr>
      <w:color w:val="605E5C"/>
      <w:shd w:val="clear" w:color="auto" w:fill="E1DFDD"/>
    </w:rPr>
  </w:style>
  <w:style w:type="paragraph" w:customStyle="1" w:styleId="xl138">
    <w:name w:val="xl138"/>
    <w:basedOn w:val="Normal"/>
    <w:rsid w:val="005A2BC1"/>
    <w:pPr>
      <w:pBdr>
        <w:top w:val="single" w:sz="4" w:space="0" w:color="auto"/>
        <w:lef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39">
    <w:name w:val="xl139"/>
    <w:basedOn w:val="Normal"/>
    <w:rsid w:val="005A2BC1"/>
    <w:pPr>
      <w:pBdr>
        <w:top w:val="single" w:sz="4" w:space="0" w:color="auto"/>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40">
    <w:name w:val="xl140"/>
    <w:basedOn w:val="Normal"/>
    <w:rsid w:val="005A2BC1"/>
    <w:pPr>
      <w:pBdr>
        <w:lef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41">
    <w:name w:val="xl141"/>
    <w:basedOn w:val="Normal"/>
    <w:rsid w:val="005A2BC1"/>
    <w:pPr>
      <w:pBdr>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42">
    <w:name w:val="xl142"/>
    <w:basedOn w:val="Normal"/>
    <w:rsid w:val="005A2BC1"/>
    <w:pPr>
      <w:pBdr>
        <w:left w:val="single" w:sz="4" w:space="0" w:color="auto"/>
        <w:bottom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43">
    <w:name w:val="xl143"/>
    <w:basedOn w:val="Normal"/>
    <w:rsid w:val="005A2BC1"/>
    <w:pPr>
      <w:pBdr>
        <w:bottom w:val="single" w:sz="4" w:space="0" w:color="auto"/>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44">
    <w:name w:val="xl144"/>
    <w:basedOn w:val="Normal"/>
    <w:rsid w:val="005A2BC1"/>
    <w:pPr>
      <w:pBdr>
        <w:top w:val="single" w:sz="4" w:space="0" w:color="auto"/>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45">
    <w:name w:val="xl145"/>
    <w:basedOn w:val="Normal"/>
    <w:rsid w:val="005A2BC1"/>
    <w:pPr>
      <w:pBdr>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46">
    <w:name w:val="xl146"/>
    <w:basedOn w:val="Normal"/>
    <w:rsid w:val="005A2BC1"/>
    <w:pPr>
      <w:pBdr>
        <w:top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47">
    <w:name w:val="xl147"/>
    <w:basedOn w:val="Normal"/>
    <w:rsid w:val="005A2BC1"/>
    <w:pP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48">
    <w:name w:val="xl148"/>
    <w:basedOn w:val="Normal"/>
    <w:rsid w:val="005A2BC1"/>
    <w:pPr>
      <w:pBdr>
        <w:top w:val="single" w:sz="4" w:space="0" w:color="auto"/>
        <w:lef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49">
    <w:name w:val="xl149"/>
    <w:basedOn w:val="Normal"/>
    <w:rsid w:val="005A2BC1"/>
    <w:pPr>
      <w:pBdr>
        <w:lef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50">
    <w:name w:val="xl150"/>
    <w:basedOn w:val="Normal"/>
    <w:rsid w:val="005A2BC1"/>
    <w:pPr>
      <w:pBdr>
        <w:top w:val="single" w:sz="4" w:space="0" w:color="auto"/>
        <w:lef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51">
    <w:name w:val="xl151"/>
    <w:basedOn w:val="Normal"/>
    <w:rsid w:val="005A2BC1"/>
    <w:pPr>
      <w:pBdr>
        <w:lef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52">
    <w:name w:val="xl152"/>
    <w:basedOn w:val="Normal"/>
    <w:rsid w:val="005A2BC1"/>
    <w:pPr>
      <w:pBdr>
        <w:top w:val="single" w:sz="4" w:space="0" w:color="auto"/>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53">
    <w:name w:val="xl153"/>
    <w:basedOn w:val="Normal"/>
    <w:rsid w:val="005A2BC1"/>
    <w:pPr>
      <w:pBdr>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54">
    <w:name w:val="xl154"/>
    <w:basedOn w:val="Normal"/>
    <w:rsid w:val="005A2BC1"/>
    <w:pPr>
      <w:pBdr>
        <w:top w:val="single" w:sz="4" w:space="0" w:color="auto"/>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55">
    <w:name w:val="xl155"/>
    <w:basedOn w:val="Normal"/>
    <w:rsid w:val="005A2BC1"/>
    <w:pPr>
      <w:pBdr>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56">
    <w:name w:val="xl156"/>
    <w:basedOn w:val="Normal"/>
    <w:rsid w:val="005A2BC1"/>
    <w:pPr>
      <w:pBdr>
        <w:top w:val="single" w:sz="4" w:space="0" w:color="auto"/>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57">
    <w:name w:val="xl157"/>
    <w:basedOn w:val="Normal"/>
    <w:rsid w:val="005A2BC1"/>
    <w:pPr>
      <w:pBdr>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58">
    <w:name w:val="xl158"/>
    <w:basedOn w:val="Normal"/>
    <w:rsid w:val="005A2BC1"/>
    <w:pPr>
      <w:pBdr>
        <w:top w:val="single" w:sz="4" w:space="0" w:color="auto"/>
        <w:lef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59">
    <w:name w:val="xl159"/>
    <w:basedOn w:val="Normal"/>
    <w:rsid w:val="005A2BC1"/>
    <w:pPr>
      <w:pBdr>
        <w:lef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60">
    <w:name w:val="xl160"/>
    <w:basedOn w:val="Normal"/>
    <w:rsid w:val="005A2BC1"/>
    <w:pPr>
      <w:pBdr>
        <w:top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61">
    <w:name w:val="xl161"/>
    <w:basedOn w:val="Normal"/>
    <w:rsid w:val="005A2BC1"/>
    <w:pP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62">
    <w:name w:val="xl162"/>
    <w:basedOn w:val="Normal"/>
    <w:rsid w:val="005A2BC1"/>
    <w:pPr>
      <w:pBdr>
        <w:top w:val="single" w:sz="4" w:space="0" w:color="auto"/>
        <w:left w:val="single" w:sz="4" w:space="0" w:color="auto"/>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63">
    <w:name w:val="xl163"/>
    <w:basedOn w:val="Normal"/>
    <w:rsid w:val="005A2BC1"/>
    <w:pPr>
      <w:pBdr>
        <w:left w:val="single" w:sz="4" w:space="0" w:color="auto"/>
        <w:righ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64">
    <w:name w:val="xl164"/>
    <w:basedOn w:val="Normal"/>
    <w:rsid w:val="005A2BC1"/>
    <w:pPr>
      <w:pBdr>
        <w:left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b/>
      <w:bCs/>
      <w:sz w:val="24"/>
      <w:lang w:eastAsia="zh-CN"/>
    </w:rPr>
  </w:style>
  <w:style w:type="paragraph" w:customStyle="1" w:styleId="xl165">
    <w:name w:val="xl165"/>
    <w:basedOn w:val="Normal"/>
    <w:rsid w:val="005A2BC1"/>
    <w:pPr>
      <w:pBdr>
        <w:top w:val="single" w:sz="4" w:space="0" w:color="auto"/>
      </w:pBd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customStyle="1" w:styleId="xl166">
    <w:name w:val="xl166"/>
    <w:basedOn w:val="Normal"/>
    <w:rsid w:val="005A2BC1"/>
    <w:pPr>
      <w:shd w:val="clear" w:color="000000" w:fill="8EA9DB"/>
      <w:spacing w:before="100" w:beforeAutospacing="1" w:afterAutospacing="1" w:line="240" w:lineRule="auto"/>
      <w:jc w:val="center"/>
      <w:textAlignment w:val="center"/>
    </w:pPr>
    <w:rPr>
      <w:rFonts w:ascii="Times New Roman" w:eastAsia="Times New Roman" w:hAnsi="Times New Roman" w:cs="Times New Roman"/>
      <w:sz w:val="24"/>
      <w:lang w:eastAsia="zh-CN"/>
    </w:rPr>
  </w:style>
  <w:style w:type="paragraph" w:styleId="TOCHeading">
    <w:name w:val="TOC Heading"/>
    <w:basedOn w:val="Heading1"/>
    <w:next w:val="Normal"/>
    <w:uiPriority w:val="39"/>
    <w:unhideWhenUsed/>
    <w:qFormat/>
    <w:rsid w:val="005A2BC1"/>
    <w:pPr>
      <w:keepNext/>
      <w:keepLines/>
      <w:spacing w:before="240" w:after="0" w:line="259" w:lineRule="auto"/>
      <w:outlineLvl w:val="9"/>
    </w:pPr>
    <w:rPr>
      <w:rFonts w:asciiTheme="majorHAnsi" w:hAnsiTheme="majorHAnsi" w:cstheme="majorBidi"/>
      <w:b w:val="0"/>
      <w:noProof w:val="0"/>
      <w:color w:val="2F5496" w:themeColor="accent1" w:themeShade="BF"/>
      <w:sz w:val="32"/>
      <w:szCs w:val="32"/>
    </w:rPr>
  </w:style>
  <w:style w:type="character" w:customStyle="1" w:styleId="ref-journal">
    <w:name w:val="ref-journal"/>
    <w:basedOn w:val="DefaultParagraphFont"/>
    <w:rsid w:val="005A2BC1"/>
  </w:style>
  <w:style w:type="character" w:customStyle="1" w:styleId="ref-vol">
    <w:name w:val="ref-vol"/>
    <w:basedOn w:val="DefaultParagraphFont"/>
    <w:rsid w:val="005A2BC1"/>
  </w:style>
  <w:style w:type="character" w:customStyle="1" w:styleId="author">
    <w:name w:val="author"/>
    <w:basedOn w:val="DefaultParagraphFont"/>
    <w:rsid w:val="005A2BC1"/>
  </w:style>
  <w:style w:type="character" w:customStyle="1" w:styleId="pubyear">
    <w:name w:val="pubyear"/>
    <w:basedOn w:val="DefaultParagraphFont"/>
    <w:rsid w:val="005A2BC1"/>
  </w:style>
  <w:style w:type="character" w:customStyle="1" w:styleId="booktitle">
    <w:name w:val="booktitle"/>
    <w:basedOn w:val="DefaultParagraphFont"/>
    <w:rsid w:val="005A2BC1"/>
  </w:style>
  <w:style w:type="character" w:customStyle="1" w:styleId="groupname">
    <w:name w:val="groupname"/>
    <w:basedOn w:val="DefaultParagraphFont"/>
    <w:rsid w:val="005A2BC1"/>
  </w:style>
  <w:style w:type="paragraph" w:styleId="Bibliography">
    <w:name w:val="Bibliography"/>
    <w:basedOn w:val="Normal"/>
    <w:next w:val="Normal"/>
    <w:uiPriority w:val="37"/>
    <w:unhideWhenUsed/>
    <w:rsid w:val="005A2BC1"/>
    <w:pPr>
      <w:tabs>
        <w:tab w:val="left" w:pos="380"/>
      </w:tabs>
      <w:spacing w:after="0" w:line="240" w:lineRule="auto"/>
      <w:ind w:left="384" w:hanging="384"/>
      <w:jc w:val="left"/>
    </w:pPr>
    <w:rPr>
      <w:rFonts w:eastAsiaTheme="minorHAnsi" w:cstheme="minorBidi"/>
      <w:sz w:val="24"/>
    </w:rPr>
  </w:style>
  <w:style w:type="table" w:customStyle="1" w:styleId="TableGrid1">
    <w:name w:val="Table Grid1"/>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nonrisolta1">
    <w:name w:val="Menzione non risolta1"/>
    <w:basedOn w:val="DefaultParagraphFont"/>
    <w:uiPriority w:val="99"/>
    <w:semiHidden/>
    <w:unhideWhenUsed/>
    <w:rsid w:val="005A2BC1"/>
    <w:rPr>
      <w:color w:val="605E5C"/>
      <w:shd w:val="clear" w:color="auto" w:fill="E1DFDD"/>
    </w:rPr>
  </w:style>
  <w:style w:type="numbering" w:customStyle="1" w:styleId="NoList1">
    <w:name w:val="No List1"/>
    <w:next w:val="NoList"/>
    <w:uiPriority w:val="99"/>
    <w:semiHidden/>
    <w:unhideWhenUsed/>
    <w:rsid w:val="005A2BC1"/>
  </w:style>
  <w:style w:type="table" w:customStyle="1" w:styleId="TableGrid2">
    <w:name w:val="Table Grid2"/>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7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left w:w="115" w:type="dxa"/>
        <w:right w:w="115" w:type="dxa"/>
      </w:tblCellMar>
    </w:tblPr>
  </w:style>
  <w:style w:type="table" w:customStyle="1" w:styleId="61">
    <w:name w:val="6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51">
    <w:name w:val="5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41">
    <w:name w:val="4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31">
    <w:name w:val="31"/>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1">
    <w:name w:val="21"/>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1">
    <w:name w:val="1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PlainTable114">
    <w:name w:val="Plain Table 114"/>
    <w:basedOn w:val="TableNormal"/>
    <w:next w:val="PlainTable11"/>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4">
    <w:name w:val="Grid Table 5 Dark - Accent 214"/>
    <w:basedOn w:val="TableNormal"/>
    <w:next w:val="GridTable5Dark-Accent21"/>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4">
    <w:name w:val="Grid Table 4 - Accent 214"/>
    <w:basedOn w:val="TableNormal"/>
    <w:next w:val="GridTable4-Accent21"/>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Grid11">
    <w:name w:val="Table Grid11"/>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5A2BC1"/>
  </w:style>
  <w:style w:type="table" w:customStyle="1" w:styleId="TableGrid3">
    <w:name w:val="Table Grid3"/>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7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left w:w="115" w:type="dxa"/>
        <w:right w:w="115" w:type="dxa"/>
      </w:tblCellMar>
    </w:tblPr>
  </w:style>
  <w:style w:type="table" w:customStyle="1" w:styleId="62">
    <w:name w:val="6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52">
    <w:name w:val="5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42">
    <w:name w:val="4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32">
    <w:name w:val="32"/>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
    <w:name w:val="22"/>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2">
    <w:name w:val="1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PlainTable12">
    <w:name w:val="Plain Table 12"/>
    <w:basedOn w:val="TableNormal"/>
    <w:next w:val="PlainTable11"/>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2">
    <w:name w:val="Grid Table 5 Dark - Accent 22"/>
    <w:basedOn w:val="TableNormal"/>
    <w:next w:val="GridTable5Dark-Accent21"/>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2">
    <w:name w:val="Grid Table 4 - Accent 22"/>
    <w:basedOn w:val="TableNormal"/>
    <w:next w:val="GridTable4-Accent21"/>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Grid12">
    <w:name w:val="Table Grid12"/>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62">
    <w:name w:val="Unresolved Mention62"/>
    <w:basedOn w:val="DefaultParagraphFont"/>
    <w:uiPriority w:val="99"/>
    <w:semiHidden/>
    <w:unhideWhenUsed/>
    <w:rsid w:val="005A2BC1"/>
    <w:rPr>
      <w:color w:val="605E5C"/>
      <w:shd w:val="clear" w:color="auto" w:fill="E1DFDD"/>
    </w:rPr>
  </w:style>
  <w:style w:type="paragraph" w:styleId="BodyText0">
    <w:name w:val="Body Text"/>
    <w:basedOn w:val="Normal"/>
    <w:link w:val="BodyTextChar"/>
    <w:uiPriority w:val="1"/>
    <w:unhideWhenUsed/>
    <w:qFormat/>
    <w:rsid w:val="005A2BC1"/>
    <w:pPr>
      <w:widowControl w:val="0"/>
      <w:autoSpaceDE w:val="0"/>
      <w:autoSpaceDN w:val="0"/>
      <w:spacing w:after="0" w:line="240" w:lineRule="auto"/>
      <w:jc w:val="left"/>
    </w:pPr>
    <w:rPr>
      <w:rFonts w:ascii="AvenirNext LT Pro Regular" w:eastAsia="AvenirNext LT Pro Regular" w:hAnsi="AvenirNext LT Pro Regular" w:cs="AvenirNext LT Pro Regular"/>
      <w:sz w:val="17"/>
      <w:szCs w:val="17"/>
    </w:rPr>
  </w:style>
  <w:style w:type="character" w:customStyle="1" w:styleId="BodyTextChar">
    <w:name w:val="Body Text Char"/>
    <w:basedOn w:val="DefaultParagraphFont"/>
    <w:link w:val="BodyText0"/>
    <w:uiPriority w:val="1"/>
    <w:rsid w:val="005A2BC1"/>
    <w:rPr>
      <w:rFonts w:ascii="AvenirNext LT Pro Regular" w:eastAsia="AvenirNext LT Pro Regular" w:hAnsi="AvenirNext LT Pro Regular" w:cs="AvenirNext LT Pro Regular"/>
      <w:kern w:val="0"/>
      <w:sz w:val="17"/>
      <w:szCs w:val="17"/>
      <w:lang w:val="en-GB"/>
      <w14:ligatures w14:val="none"/>
    </w:rPr>
  </w:style>
  <w:style w:type="paragraph" w:styleId="PlainText">
    <w:name w:val="Plain Text"/>
    <w:basedOn w:val="Normal"/>
    <w:link w:val="PlainTextChar"/>
    <w:uiPriority w:val="99"/>
    <w:unhideWhenUsed/>
    <w:rsid w:val="005A2BC1"/>
    <w:pPr>
      <w:spacing w:after="0" w:line="240" w:lineRule="auto"/>
      <w:jc w:val="left"/>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5A2BC1"/>
    <w:rPr>
      <w:rFonts w:ascii="Calibri" w:hAnsi="Calibri"/>
      <w:kern w:val="0"/>
      <w:sz w:val="22"/>
      <w:szCs w:val="21"/>
      <w:lang w:val="en-GB"/>
      <w14:ligatures w14:val="none"/>
    </w:rPr>
  </w:style>
  <w:style w:type="character" w:customStyle="1" w:styleId="BoxtextChar">
    <w:name w:val="Box_text Char"/>
    <w:basedOn w:val="DefaultParagraphFont"/>
    <w:link w:val="Boxtext0"/>
    <w:locked/>
    <w:rsid w:val="005A2BC1"/>
    <w:rPr>
      <w:sz w:val="20"/>
      <w:szCs w:val="20"/>
    </w:rPr>
  </w:style>
  <w:style w:type="paragraph" w:customStyle="1" w:styleId="Boxtext0">
    <w:name w:val="Box_text"/>
    <w:basedOn w:val="Normal"/>
    <w:link w:val="BoxtextChar"/>
    <w:qFormat/>
    <w:rsid w:val="005A2BC1"/>
    <w:pPr>
      <w:spacing w:after="240" w:line="240" w:lineRule="auto"/>
    </w:pPr>
    <w:rPr>
      <w:rFonts w:eastAsiaTheme="minorHAnsi" w:cstheme="minorBidi"/>
      <w:kern w:val="2"/>
      <w:sz w:val="20"/>
      <w:szCs w:val="20"/>
      <w14:ligatures w14:val="standardContextual"/>
    </w:rPr>
  </w:style>
  <w:style w:type="paragraph" w:customStyle="1" w:styleId="Normal1">
    <w:name w:val="Normal1"/>
    <w:uiPriority w:val="99"/>
    <w:rsid w:val="005A2BC1"/>
    <w:pPr>
      <w:spacing w:after="240" w:line="256" w:lineRule="auto"/>
      <w:jc w:val="both"/>
    </w:pPr>
    <w:rPr>
      <w:rFonts w:ascii="Calibri" w:eastAsia="Calibri" w:hAnsi="Calibri" w:cs="Calibri"/>
      <w:kern w:val="0"/>
      <w:sz w:val="22"/>
      <w:szCs w:val="22"/>
      <w14:ligatures w14:val="none"/>
    </w:rPr>
  </w:style>
  <w:style w:type="character" w:customStyle="1" w:styleId="apple-converted-space">
    <w:name w:val="apple-converted-space"/>
    <w:basedOn w:val="DefaultParagraphFont"/>
    <w:rsid w:val="005A2BC1"/>
  </w:style>
  <w:style w:type="character" w:customStyle="1" w:styleId="cit">
    <w:name w:val="cit"/>
    <w:basedOn w:val="DefaultParagraphFont"/>
    <w:rsid w:val="005A2BC1"/>
  </w:style>
  <w:style w:type="character" w:customStyle="1" w:styleId="normaltextrun1">
    <w:name w:val="normaltextrun1"/>
    <w:basedOn w:val="DefaultParagraphFont"/>
    <w:rsid w:val="005A2BC1"/>
  </w:style>
  <w:style w:type="character" w:customStyle="1" w:styleId="Menzionenonrisolta2">
    <w:name w:val="Menzione non risolta2"/>
    <w:basedOn w:val="DefaultParagraphFont"/>
    <w:uiPriority w:val="99"/>
    <w:semiHidden/>
    <w:rsid w:val="005A2BC1"/>
    <w:rPr>
      <w:color w:val="605E5C"/>
      <w:shd w:val="clear" w:color="auto" w:fill="E1DFDD"/>
    </w:rPr>
  </w:style>
  <w:style w:type="character" w:customStyle="1" w:styleId="Menzionenonrisolta3">
    <w:name w:val="Menzione non risolta3"/>
    <w:basedOn w:val="DefaultParagraphFont"/>
    <w:uiPriority w:val="99"/>
    <w:semiHidden/>
    <w:rsid w:val="005A2BC1"/>
    <w:rPr>
      <w:color w:val="605E5C"/>
      <w:shd w:val="clear" w:color="auto" w:fill="E1DFDD"/>
    </w:rPr>
  </w:style>
  <w:style w:type="table" w:customStyle="1" w:styleId="PlainTable41">
    <w:name w:val="Plain Table 41"/>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
    <w:name w:val="List Table 1 Light - Accent 31"/>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13">
    <w:name w:val="13"/>
    <w:basedOn w:val="TableNormal"/>
    <w:rsid w:val="005A2BC1"/>
    <w:rPr>
      <w:rFonts w:ascii="Cambria" w:eastAsia="Cambria" w:hAnsi="Cambria" w:cs="Cambria"/>
      <w:color w:val="000000"/>
      <w:kern w:val="0"/>
      <w:sz w:val="22"/>
      <w:szCs w:val="22"/>
      <w14:ligatures w14:val="none"/>
    </w:rPr>
    <w:tblPr>
      <w:tblStyleRowBandSize w:val="1"/>
      <w:tblStyleColBandSize w:val="1"/>
      <w:tblCellMar>
        <w:top w:w="100" w:type="dxa"/>
        <w:left w:w="100" w:type="dxa"/>
        <w:bottom w:w="100" w:type="dxa"/>
        <w:right w:w="100" w:type="dxa"/>
      </w:tblCellMar>
    </w:tblPr>
    <w:tcPr>
      <w:shd w:val="clear" w:color="auto" w:fill="D9E2F3"/>
    </w:tcPr>
  </w:style>
  <w:style w:type="table" w:customStyle="1" w:styleId="10">
    <w:name w:val="10"/>
    <w:basedOn w:val="TableNormal"/>
    <w:rsid w:val="005A2BC1"/>
    <w:rPr>
      <w:rFonts w:ascii="Cambria" w:eastAsia="Cambria" w:hAnsi="Cambria" w:cs="Cambria"/>
      <w:color w:val="000000"/>
      <w:kern w:val="0"/>
      <w:sz w:val="22"/>
      <w:szCs w:val="22"/>
      <w14:ligatures w14:val="none"/>
    </w:rPr>
    <w:tblPr>
      <w:tblStyleRowBandSize w:val="1"/>
      <w:tblStyleColBandSize w:val="1"/>
      <w:tblCellMar>
        <w:top w:w="100" w:type="dxa"/>
        <w:left w:w="100" w:type="dxa"/>
        <w:bottom w:w="100" w:type="dxa"/>
        <w:right w:w="100" w:type="dxa"/>
      </w:tblCellMar>
    </w:tblPr>
    <w:tcPr>
      <w:shd w:val="clear" w:color="auto" w:fill="D9E2F3"/>
    </w:tc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9">
    <w:name w:val="9"/>
    <w:basedOn w:val="TableNormal"/>
    <w:rsid w:val="005A2BC1"/>
    <w:rPr>
      <w:rFonts w:ascii="Cambria" w:eastAsia="Cambria" w:hAnsi="Cambria" w:cs="Cambria"/>
      <w:color w:val="000000"/>
      <w:kern w:val="0"/>
      <w:sz w:val="22"/>
      <w:szCs w:val="22"/>
      <w14:ligatures w14:val="none"/>
    </w:rPr>
    <w:tblPr>
      <w:tblStyleRowBandSize w:val="1"/>
      <w:tblStyleColBandSize w:val="1"/>
      <w:tblCellMar>
        <w:top w:w="100" w:type="dxa"/>
        <w:left w:w="100" w:type="dxa"/>
        <w:bottom w:w="100" w:type="dxa"/>
        <w:right w:w="100" w:type="dxa"/>
      </w:tblCellMar>
    </w:tblPr>
    <w:tcPr>
      <w:shd w:val="clear" w:color="auto" w:fill="D9E2F3"/>
    </w:tc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8">
    <w:name w:val="8"/>
    <w:basedOn w:val="TableNormal"/>
    <w:rsid w:val="005A2BC1"/>
    <w:rPr>
      <w:rFonts w:ascii="Cambria" w:eastAsia="Cambria" w:hAnsi="Cambria" w:cs="Cambria"/>
      <w:color w:val="000000"/>
      <w:kern w:val="0"/>
      <w:sz w:val="22"/>
      <w:szCs w:val="22"/>
      <w14:ligatures w14:val="none"/>
    </w:rPr>
    <w:tblPr>
      <w:tblStyleRowBandSize w:val="1"/>
      <w:tblStyleColBandSize w:val="1"/>
      <w:tblCellMar>
        <w:top w:w="100" w:type="dxa"/>
        <w:left w:w="100" w:type="dxa"/>
        <w:bottom w:w="100" w:type="dxa"/>
        <w:right w:w="100" w:type="dxa"/>
      </w:tblCellMar>
    </w:tblPr>
    <w:tcPr>
      <w:shd w:val="clear" w:color="auto" w:fill="D9E2F3"/>
    </w:tcPr>
  </w:style>
  <w:style w:type="table" w:customStyle="1" w:styleId="Tablanormal11">
    <w:name w:val="Tabla normal 11"/>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5oscura-nfasis21">
    <w:name w:val="Tabla con cuadrícula 5 oscura - Énfasis 21"/>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aconcuadrcula4-nfasis21">
    <w:name w:val="Tabla con cuadrícula 4 - Énfasis 21"/>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Mencinsinresolver1">
    <w:name w:val="Mención sin resolver1"/>
    <w:basedOn w:val="DefaultParagraphFont"/>
    <w:uiPriority w:val="99"/>
    <w:semiHidden/>
    <w:unhideWhenUsed/>
    <w:rsid w:val="005A2BC1"/>
    <w:rPr>
      <w:color w:val="605E5C"/>
      <w:shd w:val="clear" w:color="auto" w:fill="E1DFDD"/>
    </w:rPr>
  </w:style>
  <w:style w:type="table" w:customStyle="1" w:styleId="Tablanormal41">
    <w:name w:val="Tabla normal 41"/>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lista1clara-nfasis31">
    <w:name w:val="Tabla de lista 1 clara - Énfasis 31"/>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Menzionenonrisolta4">
    <w:name w:val="Menzione non risolta4"/>
    <w:basedOn w:val="DefaultParagraphFont"/>
    <w:uiPriority w:val="99"/>
    <w:semiHidden/>
    <w:unhideWhenUsed/>
    <w:rsid w:val="005A2BC1"/>
    <w:rPr>
      <w:color w:val="605E5C"/>
      <w:shd w:val="clear" w:color="auto" w:fill="E1DFDD"/>
    </w:rPr>
  </w:style>
  <w:style w:type="paragraph" w:customStyle="1" w:styleId="KeymessagesTITLE">
    <w:name w:val="Key messages TITLE"/>
    <w:basedOn w:val="Normal"/>
    <w:qFormat/>
    <w:rsid w:val="005A2BC1"/>
    <w:pPr>
      <w:spacing w:after="80" w:line="240" w:lineRule="auto"/>
    </w:pPr>
    <w:rPr>
      <w:rFonts w:cstheme="minorHAnsi"/>
      <w:b/>
      <w:szCs w:val="22"/>
    </w:rPr>
  </w:style>
  <w:style w:type="character" w:customStyle="1" w:styleId="UnresolvedMention7">
    <w:name w:val="Unresolved Mention7"/>
    <w:basedOn w:val="DefaultParagraphFont"/>
    <w:uiPriority w:val="99"/>
    <w:semiHidden/>
    <w:unhideWhenUsed/>
    <w:rsid w:val="005A2BC1"/>
    <w:rPr>
      <w:color w:val="605E5C"/>
      <w:shd w:val="clear" w:color="auto" w:fill="E1DFDD"/>
    </w:rPr>
  </w:style>
  <w:style w:type="paragraph" w:customStyle="1" w:styleId="Standard">
    <w:name w:val="Standard"/>
    <w:rsid w:val="005A2BC1"/>
    <w:pPr>
      <w:suppressAutoHyphens/>
      <w:autoSpaceDN w:val="0"/>
      <w:textAlignment w:val="baseline"/>
    </w:pPr>
    <w:rPr>
      <w:rFonts w:ascii="Calibri" w:eastAsia="SimSun" w:hAnsi="Calibri" w:cs="Calibri"/>
      <w:color w:val="000000"/>
      <w:kern w:val="3"/>
      <w14:ligatures w14:val="none"/>
    </w:rPr>
  </w:style>
  <w:style w:type="table" w:customStyle="1" w:styleId="PlainTable414">
    <w:name w:val="Plain Table 414"/>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4">
    <w:name w:val="List Table 1 Light - Accent 314"/>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2">
    <w:name w:val="Unresolved Mention72"/>
    <w:basedOn w:val="DefaultParagraphFont"/>
    <w:uiPriority w:val="99"/>
    <w:semiHidden/>
    <w:unhideWhenUsed/>
    <w:rsid w:val="005A2BC1"/>
    <w:rPr>
      <w:color w:val="605E5C"/>
      <w:shd w:val="clear" w:color="auto" w:fill="E1DFDD"/>
    </w:rPr>
  </w:style>
  <w:style w:type="character" w:customStyle="1" w:styleId="UnresolvedMention8">
    <w:name w:val="Unresolved Mention8"/>
    <w:basedOn w:val="DefaultParagraphFont"/>
    <w:uiPriority w:val="99"/>
    <w:semiHidden/>
    <w:unhideWhenUsed/>
    <w:rsid w:val="005A2BC1"/>
    <w:rPr>
      <w:color w:val="605E5C"/>
      <w:shd w:val="clear" w:color="auto" w:fill="E1DFDD"/>
    </w:rPr>
  </w:style>
  <w:style w:type="character" w:customStyle="1" w:styleId="msoins0">
    <w:name w:val="msoins"/>
    <w:basedOn w:val="DefaultParagraphFont"/>
    <w:rsid w:val="005A2BC1"/>
  </w:style>
  <w:style w:type="paragraph" w:customStyle="1" w:styleId="Pa01">
    <w:name w:val="Pa0_1"/>
    <w:basedOn w:val="Normal"/>
    <w:next w:val="Normal"/>
    <w:uiPriority w:val="99"/>
    <w:rsid w:val="005A2BC1"/>
    <w:pPr>
      <w:spacing w:line="161" w:lineRule="atLeast"/>
    </w:pPr>
    <w:rPr>
      <w:rFonts w:ascii="Futura Std Condensed" w:hAnsi="Futura Std Condensed" w:cstheme="minorBidi"/>
    </w:rPr>
  </w:style>
  <w:style w:type="paragraph" w:customStyle="1" w:styleId="xmsonormal">
    <w:name w:val="x_msonormal"/>
    <w:basedOn w:val="Normal"/>
    <w:rsid w:val="005A2BC1"/>
    <w:pPr>
      <w:spacing w:after="0" w:line="240" w:lineRule="auto"/>
      <w:jc w:val="left"/>
    </w:pPr>
    <w:rPr>
      <w:rFonts w:ascii="Times New Roman" w:eastAsiaTheme="minorHAnsi" w:hAnsi="Times New Roman" w:cs="Times New Roman"/>
      <w:sz w:val="24"/>
    </w:rPr>
  </w:style>
  <w:style w:type="table" w:styleId="PlainTable1">
    <w:name w:val="Plain Table 1"/>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2">
    <w:name w:val="Grid Table 5 Dark Accent 2"/>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2">
    <w:name w:val="Grid Table 4 Accent 2"/>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PlainTable4">
    <w:name w:val="Plain Table 4"/>
    <w:basedOn w:val="TableNormal"/>
    <w:uiPriority w:val="44"/>
    <w:rsid w:val="005A2BC1"/>
    <w:rPr>
      <w:kern w:val="0"/>
      <w:sz w:val="22"/>
      <w:szCs w:val="22"/>
      <w14:ligatures w14:val="none"/>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3">
    <w:name w:val="List Table 1 Light Accent 3"/>
    <w:basedOn w:val="TableNormal"/>
    <w:uiPriority w:val="46"/>
    <w:rsid w:val="005A2BC1"/>
    <w:rPr>
      <w:kern w:val="0"/>
      <w:sz w:val="22"/>
      <w:szCs w:val="22"/>
      <w14:ligatures w14:val="none"/>
    </w:rPr>
    <w:tblPr>
      <w:tblStyleRowBandSize w:val="1"/>
      <w:tblStyleColBandSize w:val="1"/>
      <w:tblInd w:w="0" w:type="nil"/>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13">
    <w:name w:val="Plain Table 13"/>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3">
    <w:name w:val="Grid Table 5 Dark - Accent 23"/>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3">
    <w:name w:val="Grid Table 4 - Accent 23"/>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PlainTable42">
    <w:name w:val="Plain Table 42"/>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2">
    <w:name w:val="List Table 1 Light - Accent 32"/>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9">
    <w:name w:val="Unresolved Mention9"/>
    <w:basedOn w:val="DefaultParagraphFont"/>
    <w:uiPriority w:val="99"/>
    <w:semiHidden/>
    <w:unhideWhenUsed/>
    <w:rsid w:val="005A2BC1"/>
    <w:rPr>
      <w:color w:val="605E5C"/>
      <w:shd w:val="clear" w:color="auto" w:fill="E1DFDD"/>
    </w:rPr>
  </w:style>
  <w:style w:type="character" w:customStyle="1" w:styleId="UnresolvedMention10">
    <w:name w:val="Unresolved Mention10"/>
    <w:basedOn w:val="DefaultParagraphFont"/>
    <w:uiPriority w:val="99"/>
    <w:semiHidden/>
    <w:unhideWhenUsed/>
    <w:rsid w:val="005A2BC1"/>
    <w:rPr>
      <w:color w:val="605E5C"/>
      <w:shd w:val="clear" w:color="auto" w:fill="E1DFDD"/>
    </w:rPr>
  </w:style>
  <w:style w:type="character" w:styleId="PlaceholderText">
    <w:name w:val="Placeholder Text"/>
    <w:basedOn w:val="DefaultParagraphFont"/>
    <w:uiPriority w:val="99"/>
    <w:semiHidden/>
    <w:rsid w:val="005A2BC1"/>
    <w:rPr>
      <w:color w:val="808080"/>
    </w:rPr>
  </w:style>
  <w:style w:type="character" w:customStyle="1" w:styleId="A4">
    <w:name w:val="A4"/>
    <w:uiPriority w:val="99"/>
    <w:rsid w:val="005A2BC1"/>
    <w:rPr>
      <w:rFonts w:cs="Myriad Pro"/>
      <w:color w:val="000000"/>
      <w:sz w:val="21"/>
      <w:szCs w:val="21"/>
    </w:rPr>
  </w:style>
  <w:style w:type="table" w:styleId="GridTable5Dark-Accent1">
    <w:name w:val="Grid Table 5 Dark Accent 1"/>
    <w:basedOn w:val="TableNormal"/>
    <w:uiPriority w:val="50"/>
    <w:rsid w:val="005A2BC1"/>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msonormal0">
    <w:name w:val="msonormal"/>
    <w:basedOn w:val="Normal"/>
    <w:rsid w:val="005A2BC1"/>
    <w:pPr>
      <w:spacing w:before="100" w:beforeAutospacing="1" w:afterAutospacing="1" w:line="240" w:lineRule="auto"/>
      <w:jc w:val="left"/>
    </w:pPr>
    <w:rPr>
      <w:rFonts w:ascii="Times New Roman" w:eastAsia="Times New Roman" w:hAnsi="Times New Roman" w:cs="Times New Roman"/>
      <w:sz w:val="24"/>
      <w:lang w:val="it-IT" w:eastAsia="it-IT"/>
    </w:rPr>
  </w:style>
  <w:style w:type="numbering" w:customStyle="1" w:styleId="NoList3">
    <w:name w:val="No List3"/>
    <w:next w:val="NoList"/>
    <w:uiPriority w:val="99"/>
    <w:semiHidden/>
    <w:unhideWhenUsed/>
    <w:rsid w:val="005A2BC1"/>
  </w:style>
  <w:style w:type="table" w:customStyle="1" w:styleId="TableGrid4">
    <w:name w:val="Table Grid4"/>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73"/>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left w:w="115" w:type="dxa"/>
        <w:right w:w="115" w:type="dxa"/>
      </w:tblCellMar>
    </w:tblPr>
  </w:style>
  <w:style w:type="table" w:customStyle="1" w:styleId="63">
    <w:name w:val="63"/>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53">
    <w:name w:val="53"/>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43">
    <w:name w:val="43"/>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33">
    <w:name w:val="33"/>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3">
    <w:name w:val="23"/>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4">
    <w:name w:val="14"/>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PlainTable111">
    <w:name w:val="Plain Table 111"/>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1">
    <w:name w:val="Grid Table 5 Dark - Accent 211"/>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1">
    <w:name w:val="Grid Table 4 - Accent 211"/>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Grid13">
    <w:name w:val="Table Grid13"/>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5A2BC1"/>
  </w:style>
  <w:style w:type="table" w:customStyle="1" w:styleId="TableGrid21">
    <w:name w:val="Table Grid21"/>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71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left w:w="115" w:type="dxa"/>
        <w:right w:w="115" w:type="dxa"/>
      </w:tblCellMar>
    </w:tblPr>
  </w:style>
  <w:style w:type="table" w:customStyle="1" w:styleId="611">
    <w:name w:val="61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511">
    <w:name w:val="51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411">
    <w:name w:val="41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311">
    <w:name w:val="311"/>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11">
    <w:name w:val="211"/>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11">
    <w:name w:val="11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PlainTable112">
    <w:name w:val="Plain Table 112"/>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2">
    <w:name w:val="Grid Table 5 Dark - Accent 212"/>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2">
    <w:name w:val="Grid Table 4 - Accent 212"/>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Grid111">
    <w:name w:val="Table Grid111"/>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5A2BC1"/>
  </w:style>
  <w:style w:type="table" w:customStyle="1" w:styleId="TableGrid31">
    <w:name w:val="Table Grid31"/>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72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left w:w="115" w:type="dxa"/>
        <w:right w:w="115" w:type="dxa"/>
      </w:tblCellMar>
    </w:tblPr>
  </w:style>
  <w:style w:type="table" w:customStyle="1" w:styleId="621">
    <w:name w:val="62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521">
    <w:name w:val="52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421">
    <w:name w:val="42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321">
    <w:name w:val="321"/>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
    <w:name w:val="221"/>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21">
    <w:name w:val="121"/>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PlainTable121">
    <w:name w:val="Plain Table 121"/>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21">
    <w:name w:val="Grid Table 5 Dark - Accent 221"/>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21">
    <w:name w:val="Grid Table 4 - Accent 221"/>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Grid121">
    <w:name w:val="Table Grid121"/>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
    <w:name w:val="Plain Table 411"/>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1">
    <w:name w:val="List Table 1 Light - Accent 311"/>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131">
    <w:name w:val="131"/>
    <w:basedOn w:val="TableNormal"/>
    <w:rsid w:val="005A2BC1"/>
    <w:rPr>
      <w:rFonts w:ascii="Cambria" w:eastAsia="Cambria" w:hAnsi="Cambria" w:cs="Cambria"/>
      <w:color w:val="000000"/>
      <w:kern w:val="0"/>
      <w:sz w:val="22"/>
      <w:szCs w:val="22"/>
      <w14:ligatures w14:val="none"/>
    </w:rPr>
    <w:tblPr>
      <w:tblStyleRowBandSize w:val="1"/>
      <w:tblStyleColBandSize w:val="1"/>
      <w:tblCellMar>
        <w:top w:w="100" w:type="dxa"/>
        <w:left w:w="100" w:type="dxa"/>
        <w:bottom w:w="100" w:type="dxa"/>
        <w:right w:w="100" w:type="dxa"/>
      </w:tblCellMar>
    </w:tblPr>
    <w:tcPr>
      <w:shd w:val="clear" w:color="auto" w:fill="D9E2F3"/>
    </w:tcPr>
  </w:style>
  <w:style w:type="table" w:customStyle="1" w:styleId="101">
    <w:name w:val="101"/>
    <w:basedOn w:val="TableNormal"/>
    <w:rsid w:val="005A2BC1"/>
    <w:rPr>
      <w:rFonts w:ascii="Cambria" w:eastAsia="Cambria" w:hAnsi="Cambria" w:cs="Cambria"/>
      <w:color w:val="000000"/>
      <w:kern w:val="0"/>
      <w:sz w:val="22"/>
      <w:szCs w:val="22"/>
      <w14:ligatures w14:val="none"/>
    </w:rPr>
    <w:tblPr>
      <w:tblStyleRowBandSize w:val="1"/>
      <w:tblStyleColBandSize w:val="1"/>
      <w:tblCellMar>
        <w:top w:w="100" w:type="dxa"/>
        <w:left w:w="100" w:type="dxa"/>
        <w:bottom w:w="100" w:type="dxa"/>
        <w:right w:w="100" w:type="dxa"/>
      </w:tblCellMar>
    </w:tblPr>
    <w:tcPr>
      <w:shd w:val="clear" w:color="auto" w:fill="D9E2F3"/>
    </w:tc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91">
    <w:name w:val="91"/>
    <w:basedOn w:val="TableNormal"/>
    <w:rsid w:val="005A2BC1"/>
    <w:rPr>
      <w:rFonts w:ascii="Cambria" w:eastAsia="Cambria" w:hAnsi="Cambria" w:cs="Cambria"/>
      <w:color w:val="000000"/>
      <w:kern w:val="0"/>
      <w:sz w:val="22"/>
      <w:szCs w:val="22"/>
      <w14:ligatures w14:val="none"/>
    </w:rPr>
    <w:tblPr>
      <w:tblStyleRowBandSize w:val="1"/>
      <w:tblStyleColBandSize w:val="1"/>
      <w:tblCellMar>
        <w:top w:w="100" w:type="dxa"/>
        <w:left w:w="100" w:type="dxa"/>
        <w:bottom w:w="100" w:type="dxa"/>
        <w:right w:w="100" w:type="dxa"/>
      </w:tblCellMar>
    </w:tblPr>
    <w:tcPr>
      <w:shd w:val="clear" w:color="auto" w:fill="D9E2F3"/>
    </w:tc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81">
    <w:name w:val="81"/>
    <w:basedOn w:val="TableNormal"/>
    <w:rsid w:val="005A2BC1"/>
    <w:rPr>
      <w:rFonts w:ascii="Cambria" w:eastAsia="Cambria" w:hAnsi="Cambria" w:cs="Cambria"/>
      <w:color w:val="000000"/>
      <w:kern w:val="0"/>
      <w:sz w:val="22"/>
      <w:szCs w:val="22"/>
      <w14:ligatures w14:val="none"/>
    </w:rPr>
    <w:tblPr>
      <w:tblStyleRowBandSize w:val="1"/>
      <w:tblStyleColBandSize w:val="1"/>
      <w:tblCellMar>
        <w:top w:w="100" w:type="dxa"/>
        <w:left w:w="100" w:type="dxa"/>
        <w:bottom w:w="100" w:type="dxa"/>
        <w:right w:w="100" w:type="dxa"/>
      </w:tblCellMar>
    </w:tblPr>
    <w:tcPr>
      <w:shd w:val="clear" w:color="auto" w:fill="D9E2F3"/>
    </w:tcPr>
  </w:style>
  <w:style w:type="table" w:customStyle="1" w:styleId="Tablanormal111">
    <w:name w:val="Tabla normal 111"/>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5oscura-nfasis211">
    <w:name w:val="Tabla con cuadrícula 5 oscura - Énfasis 211"/>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aconcuadrcula4-nfasis211">
    <w:name w:val="Tabla con cuadrícula 4 - Énfasis 211"/>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anormal411">
    <w:name w:val="Tabla normal 411"/>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lista1clara-nfasis311">
    <w:name w:val="Tabla de lista 1 clara - Énfasis 311"/>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412">
    <w:name w:val="Plain Table 412"/>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2">
    <w:name w:val="List Table 1 Light - Accent 312"/>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14">
    <w:name w:val="Plain Table 14"/>
    <w:basedOn w:val="TableNormal"/>
    <w:next w:val="PlainTable1"/>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4">
    <w:name w:val="Grid Table 5 Dark - Accent 24"/>
    <w:basedOn w:val="TableNormal"/>
    <w:next w:val="GridTable5Dark-Accent2"/>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4">
    <w:name w:val="Grid Table 4 - Accent 24"/>
    <w:basedOn w:val="TableNormal"/>
    <w:next w:val="GridTable4-Accent2"/>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PlainTable43">
    <w:name w:val="Plain Table 43"/>
    <w:basedOn w:val="TableNormal"/>
    <w:next w:val="PlainTable4"/>
    <w:uiPriority w:val="44"/>
    <w:rsid w:val="005A2BC1"/>
    <w:rPr>
      <w:kern w:val="0"/>
      <w:sz w:val="22"/>
      <w:szCs w:val="22"/>
      <w14:ligatures w14:val="none"/>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3">
    <w:name w:val="List Table 1 Light - Accent 33"/>
    <w:basedOn w:val="TableNormal"/>
    <w:next w:val="ListTable1Light-Accent3"/>
    <w:uiPriority w:val="46"/>
    <w:rsid w:val="005A2BC1"/>
    <w:rPr>
      <w:kern w:val="0"/>
      <w:sz w:val="22"/>
      <w:szCs w:val="22"/>
      <w14:ligatures w14:val="none"/>
    </w:rPr>
    <w:tblPr>
      <w:tblStyleRowBandSize w:val="1"/>
      <w:tblStyleColBandSize w:val="1"/>
      <w:tblInd w:w="0" w:type="nil"/>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131">
    <w:name w:val="Plain Table 131"/>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31">
    <w:name w:val="Grid Table 5 Dark - Accent 231"/>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31">
    <w:name w:val="Grid Table 4 - Accent 231"/>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PlainTable421">
    <w:name w:val="Plain Table 421"/>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21">
    <w:name w:val="List Table 1 Light - Accent 321"/>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5Dark-Accent11">
    <w:name w:val="Grid Table 5 Dark - Accent 11"/>
    <w:basedOn w:val="TableNormal"/>
    <w:next w:val="GridTable5Dark-Accent1"/>
    <w:uiPriority w:val="50"/>
    <w:rsid w:val="005A2BC1"/>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PlainTable110">
    <w:name w:val="Plain Table 11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
    <w:name w:val="Grid Table 5 Dark - Accent 21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
    <w:name w:val="Grid Table 4 - Accent 21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
    <w:name w:val="Unresolved Mention60"/>
    <w:basedOn w:val="DefaultParagraphFont"/>
    <w:uiPriority w:val="99"/>
    <w:semiHidden/>
    <w:unhideWhenUsed/>
    <w:rsid w:val="005A2BC1"/>
    <w:rPr>
      <w:color w:val="605E5C"/>
      <w:shd w:val="clear" w:color="auto" w:fill="E1DFDD"/>
    </w:rPr>
  </w:style>
  <w:style w:type="table" w:customStyle="1" w:styleId="PlainTable410">
    <w:name w:val="Plain Table 41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
    <w:name w:val="List Table 1 Light - Accent 31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
    <w:name w:val="Unresolved Mention70"/>
    <w:basedOn w:val="DefaultParagraphFont"/>
    <w:uiPriority w:val="99"/>
    <w:semiHidden/>
    <w:unhideWhenUsed/>
    <w:rsid w:val="005A2BC1"/>
    <w:rPr>
      <w:color w:val="605E5C"/>
      <w:shd w:val="clear" w:color="auto" w:fill="E1DFDD"/>
    </w:rPr>
  </w:style>
  <w:style w:type="table" w:customStyle="1" w:styleId="PlainTable1100">
    <w:name w:val="Plain Table 11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
    <w:name w:val="Grid Table 5 Dark - Accent 21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
    <w:name w:val="Grid Table 4 - Accent 21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
    <w:name w:val="Unresolved Mention600"/>
    <w:basedOn w:val="DefaultParagraphFont"/>
    <w:uiPriority w:val="99"/>
    <w:semiHidden/>
    <w:unhideWhenUsed/>
    <w:rsid w:val="005A2BC1"/>
    <w:rPr>
      <w:color w:val="605E5C"/>
      <w:shd w:val="clear" w:color="auto" w:fill="E1DFDD"/>
    </w:rPr>
  </w:style>
  <w:style w:type="table" w:customStyle="1" w:styleId="PlainTable4100">
    <w:name w:val="Plain Table 41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
    <w:name w:val="List Table 1 Light - Accent 31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
    <w:name w:val="Unresolved Mention700"/>
    <w:basedOn w:val="DefaultParagraphFont"/>
    <w:uiPriority w:val="99"/>
    <w:semiHidden/>
    <w:unhideWhenUsed/>
    <w:rsid w:val="005A2BC1"/>
    <w:rPr>
      <w:color w:val="605E5C"/>
      <w:shd w:val="clear" w:color="auto" w:fill="E1DFDD"/>
    </w:rPr>
  </w:style>
  <w:style w:type="table" w:customStyle="1" w:styleId="PlainTable11000">
    <w:name w:val="Plain Table 11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
    <w:name w:val="Grid Table 5 Dark - Accent 21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
    <w:name w:val="Grid Table 4 - Accent 21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
    <w:name w:val="Unresolved Mention6000"/>
    <w:basedOn w:val="DefaultParagraphFont"/>
    <w:uiPriority w:val="99"/>
    <w:semiHidden/>
    <w:unhideWhenUsed/>
    <w:rsid w:val="005A2BC1"/>
    <w:rPr>
      <w:color w:val="605E5C"/>
      <w:shd w:val="clear" w:color="auto" w:fill="E1DFDD"/>
    </w:rPr>
  </w:style>
  <w:style w:type="table" w:customStyle="1" w:styleId="PlainTable41000">
    <w:name w:val="Plain Table 41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
    <w:name w:val="List Table 1 Light - Accent 31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
    <w:name w:val="Unresolved Mention7000"/>
    <w:basedOn w:val="DefaultParagraphFont"/>
    <w:uiPriority w:val="99"/>
    <w:semiHidden/>
    <w:unhideWhenUsed/>
    <w:rsid w:val="005A2BC1"/>
    <w:rPr>
      <w:color w:val="605E5C"/>
      <w:shd w:val="clear" w:color="auto" w:fill="E1DFDD"/>
    </w:rPr>
  </w:style>
  <w:style w:type="table" w:customStyle="1" w:styleId="PlainTable110000">
    <w:name w:val="Plain Table 11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
    <w:name w:val="Grid Table 5 Dark - Accent 21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
    <w:name w:val="Grid Table 4 - Accent 21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
    <w:name w:val="Unresolved Mention60000"/>
    <w:basedOn w:val="DefaultParagraphFont"/>
    <w:uiPriority w:val="99"/>
    <w:semiHidden/>
    <w:unhideWhenUsed/>
    <w:rsid w:val="005A2BC1"/>
    <w:rPr>
      <w:color w:val="605E5C"/>
      <w:shd w:val="clear" w:color="auto" w:fill="E1DFDD"/>
    </w:rPr>
  </w:style>
  <w:style w:type="table" w:customStyle="1" w:styleId="PlainTable410000">
    <w:name w:val="Plain Table 41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
    <w:name w:val="List Table 1 Light - Accent 31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
    <w:name w:val="Unresolved Mention70000"/>
    <w:basedOn w:val="DefaultParagraphFont"/>
    <w:uiPriority w:val="99"/>
    <w:semiHidden/>
    <w:unhideWhenUsed/>
    <w:rsid w:val="005A2BC1"/>
    <w:rPr>
      <w:color w:val="605E5C"/>
      <w:shd w:val="clear" w:color="auto" w:fill="E1DFDD"/>
    </w:rPr>
  </w:style>
  <w:style w:type="table" w:customStyle="1" w:styleId="PlainTable1100000">
    <w:name w:val="Plain Table 11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
    <w:name w:val="Grid Table 5 Dark - Accent 21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
    <w:name w:val="Grid Table 4 - Accent 21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
    <w:name w:val="Unresolved Mention600000"/>
    <w:basedOn w:val="DefaultParagraphFont"/>
    <w:uiPriority w:val="99"/>
    <w:semiHidden/>
    <w:unhideWhenUsed/>
    <w:rsid w:val="005A2BC1"/>
    <w:rPr>
      <w:color w:val="605E5C"/>
      <w:shd w:val="clear" w:color="auto" w:fill="E1DFDD"/>
    </w:rPr>
  </w:style>
  <w:style w:type="table" w:customStyle="1" w:styleId="PlainTable4100000">
    <w:name w:val="Plain Table 41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
    <w:name w:val="List Table 1 Light - Accent 31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
    <w:name w:val="Unresolved Mention700000"/>
    <w:basedOn w:val="DefaultParagraphFont"/>
    <w:uiPriority w:val="99"/>
    <w:semiHidden/>
    <w:unhideWhenUsed/>
    <w:rsid w:val="005A2BC1"/>
    <w:rPr>
      <w:color w:val="605E5C"/>
      <w:shd w:val="clear" w:color="auto" w:fill="E1DFDD"/>
    </w:rPr>
  </w:style>
  <w:style w:type="table" w:customStyle="1" w:styleId="PlainTable11000000">
    <w:name w:val="Plain Table 11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
    <w:name w:val="Grid Table 5 Dark - Accent 21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
    <w:name w:val="Grid Table 4 - Accent 21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
    <w:name w:val="Unresolved Mention6000000"/>
    <w:basedOn w:val="DefaultParagraphFont"/>
    <w:uiPriority w:val="99"/>
    <w:semiHidden/>
    <w:unhideWhenUsed/>
    <w:rsid w:val="005A2BC1"/>
    <w:rPr>
      <w:color w:val="605E5C"/>
      <w:shd w:val="clear" w:color="auto" w:fill="E1DFDD"/>
    </w:rPr>
  </w:style>
  <w:style w:type="table" w:customStyle="1" w:styleId="PlainTable41000000">
    <w:name w:val="Plain Table 41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
    <w:name w:val="List Table 1 Light - Accent 31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
    <w:name w:val="Unresolved Mention7000000"/>
    <w:basedOn w:val="DefaultParagraphFont"/>
    <w:uiPriority w:val="99"/>
    <w:semiHidden/>
    <w:unhideWhenUsed/>
    <w:rsid w:val="005A2BC1"/>
    <w:rPr>
      <w:color w:val="605E5C"/>
      <w:shd w:val="clear" w:color="auto" w:fill="E1DFDD"/>
    </w:rPr>
  </w:style>
  <w:style w:type="table" w:customStyle="1" w:styleId="PlainTable110000000">
    <w:name w:val="Plain Table 11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
    <w:name w:val="Grid Table 5 Dark - Accent 21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
    <w:name w:val="Grid Table 4 - Accent 21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
    <w:name w:val="Unresolved Mention60000000"/>
    <w:basedOn w:val="DefaultParagraphFont"/>
    <w:uiPriority w:val="99"/>
    <w:semiHidden/>
    <w:unhideWhenUsed/>
    <w:rsid w:val="005A2BC1"/>
    <w:rPr>
      <w:color w:val="605E5C"/>
      <w:shd w:val="clear" w:color="auto" w:fill="E1DFDD"/>
    </w:rPr>
  </w:style>
  <w:style w:type="table" w:customStyle="1" w:styleId="PlainTable410000000">
    <w:name w:val="Plain Table 41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
    <w:name w:val="List Table 1 Light - Accent 31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
    <w:name w:val="Unresolved Mention70000000"/>
    <w:basedOn w:val="DefaultParagraphFont"/>
    <w:uiPriority w:val="99"/>
    <w:semiHidden/>
    <w:unhideWhenUsed/>
    <w:rsid w:val="005A2BC1"/>
    <w:rPr>
      <w:color w:val="605E5C"/>
      <w:shd w:val="clear" w:color="auto" w:fill="E1DFDD"/>
    </w:rPr>
  </w:style>
  <w:style w:type="table" w:customStyle="1" w:styleId="PlainTable1100000000">
    <w:name w:val="Plain Table 11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
    <w:name w:val="Grid Table 5 Dark - Accent 21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
    <w:name w:val="Grid Table 4 - Accent 21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
    <w:name w:val="Unresolved Mention600000000"/>
    <w:basedOn w:val="DefaultParagraphFont"/>
    <w:uiPriority w:val="99"/>
    <w:semiHidden/>
    <w:unhideWhenUsed/>
    <w:rsid w:val="005A2BC1"/>
    <w:rPr>
      <w:color w:val="605E5C"/>
      <w:shd w:val="clear" w:color="auto" w:fill="E1DFDD"/>
    </w:rPr>
  </w:style>
  <w:style w:type="table" w:customStyle="1" w:styleId="PlainTable4100000000">
    <w:name w:val="Plain Table 41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
    <w:name w:val="List Table 1 Light - Accent 31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
    <w:name w:val="Unresolved Mention700000000"/>
    <w:basedOn w:val="DefaultParagraphFont"/>
    <w:uiPriority w:val="99"/>
    <w:semiHidden/>
    <w:unhideWhenUsed/>
    <w:rsid w:val="005A2BC1"/>
    <w:rPr>
      <w:color w:val="605E5C"/>
      <w:shd w:val="clear" w:color="auto" w:fill="E1DFDD"/>
    </w:rPr>
  </w:style>
  <w:style w:type="table" w:customStyle="1" w:styleId="PlainTable11000000000">
    <w:name w:val="Plain Table 11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
    <w:name w:val="Grid Table 5 Dark - Accent 21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
    <w:name w:val="Grid Table 4 - Accent 21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
    <w:name w:val="Unresolved Mention6000000000"/>
    <w:basedOn w:val="DefaultParagraphFont"/>
    <w:uiPriority w:val="99"/>
    <w:semiHidden/>
    <w:unhideWhenUsed/>
    <w:rsid w:val="005A2BC1"/>
    <w:rPr>
      <w:color w:val="605E5C"/>
      <w:shd w:val="clear" w:color="auto" w:fill="E1DFDD"/>
    </w:rPr>
  </w:style>
  <w:style w:type="table" w:customStyle="1" w:styleId="PlainTable41000000000">
    <w:name w:val="Plain Table 41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
    <w:name w:val="List Table 1 Light - Accent 31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
    <w:name w:val="Unresolved Mention7000000000"/>
    <w:basedOn w:val="DefaultParagraphFont"/>
    <w:uiPriority w:val="99"/>
    <w:semiHidden/>
    <w:unhideWhenUsed/>
    <w:rsid w:val="005A2BC1"/>
    <w:rPr>
      <w:color w:val="605E5C"/>
      <w:shd w:val="clear" w:color="auto" w:fill="E1DFDD"/>
    </w:rPr>
  </w:style>
  <w:style w:type="table" w:customStyle="1" w:styleId="PlainTable110000000000">
    <w:name w:val="Plain Table 11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
    <w:name w:val="Grid Table 5 Dark - Accent 21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
    <w:name w:val="Grid Table 4 - Accent 21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
    <w:name w:val="Unresolved Mention60000000000"/>
    <w:basedOn w:val="DefaultParagraphFont"/>
    <w:uiPriority w:val="99"/>
    <w:semiHidden/>
    <w:unhideWhenUsed/>
    <w:rsid w:val="005A2BC1"/>
    <w:rPr>
      <w:color w:val="605E5C"/>
      <w:shd w:val="clear" w:color="auto" w:fill="E1DFDD"/>
    </w:rPr>
  </w:style>
  <w:style w:type="table" w:customStyle="1" w:styleId="PlainTable410000000000">
    <w:name w:val="Plain Table 41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
    <w:name w:val="List Table 1 Light - Accent 31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
    <w:name w:val="Unresolved Mention70000000000"/>
    <w:basedOn w:val="DefaultParagraphFont"/>
    <w:uiPriority w:val="99"/>
    <w:semiHidden/>
    <w:unhideWhenUsed/>
    <w:rsid w:val="005A2BC1"/>
    <w:rPr>
      <w:color w:val="605E5C"/>
      <w:shd w:val="clear" w:color="auto" w:fill="E1DFDD"/>
    </w:rPr>
  </w:style>
  <w:style w:type="table" w:customStyle="1" w:styleId="PlainTable1100000000000">
    <w:name w:val="Plain Table 11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
    <w:name w:val="Grid Table 5 Dark - Accent 21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
    <w:name w:val="Grid Table 4 - Accent 21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
    <w:name w:val="Unresolved Mention600000000000"/>
    <w:basedOn w:val="DefaultParagraphFont"/>
    <w:uiPriority w:val="99"/>
    <w:semiHidden/>
    <w:unhideWhenUsed/>
    <w:rsid w:val="005A2BC1"/>
    <w:rPr>
      <w:color w:val="605E5C"/>
      <w:shd w:val="clear" w:color="auto" w:fill="E1DFDD"/>
    </w:rPr>
  </w:style>
  <w:style w:type="table" w:customStyle="1" w:styleId="PlainTable4100000000000">
    <w:name w:val="Plain Table 41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
    <w:name w:val="List Table 1 Light - Accent 31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
    <w:name w:val="Unresolved Mention700000000000"/>
    <w:basedOn w:val="DefaultParagraphFont"/>
    <w:uiPriority w:val="99"/>
    <w:semiHidden/>
    <w:unhideWhenUsed/>
    <w:rsid w:val="005A2BC1"/>
    <w:rPr>
      <w:color w:val="605E5C"/>
      <w:shd w:val="clear" w:color="auto" w:fill="E1DFDD"/>
    </w:rPr>
  </w:style>
  <w:style w:type="table" w:customStyle="1" w:styleId="PlainTable11000000000000">
    <w:name w:val="Plain Table 11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
    <w:name w:val="Grid Table 5 Dark - Accent 21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
    <w:name w:val="Grid Table 4 - Accent 21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
    <w:name w:val="Unresolved Mention6000000000000"/>
    <w:basedOn w:val="DefaultParagraphFont"/>
    <w:uiPriority w:val="99"/>
    <w:semiHidden/>
    <w:unhideWhenUsed/>
    <w:rsid w:val="005A2BC1"/>
    <w:rPr>
      <w:color w:val="605E5C"/>
      <w:shd w:val="clear" w:color="auto" w:fill="E1DFDD"/>
    </w:rPr>
  </w:style>
  <w:style w:type="table" w:customStyle="1" w:styleId="PlainTable41000000000000">
    <w:name w:val="Plain Table 41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
    <w:name w:val="List Table 1 Light - Accent 31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
    <w:name w:val="Unresolved Mention7000000000000"/>
    <w:basedOn w:val="DefaultParagraphFont"/>
    <w:uiPriority w:val="99"/>
    <w:semiHidden/>
    <w:unhideWhenUsed/>
    <w:rsid w:val="005A2BC1"/>
    <w:rPr>
      <w:color w:val="605E5C"/>
      <w:shd w:val="clear" w:color="auto" w:fill="E1DFDD"/>
    </w:rPr>
  </w:style>
  <w:style w:type="table" w:customStyle="1" w:styleId="PlainTable110000000000000">
    <w:name w:val="Plain Table 11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
    <w:name w:val="Grid Table 5 Dark - Accent 21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
    <w:name w:val="Grid Table 4 - Accent 21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
    <w:name w:val="Unresolved Mention60000000000000"/>
    <w:basedOn w:val="DefaultParagraphFont"/>
    <w:uiPriority w:val="99"/>
    <w:semiHidden/>
    <w:unhideWhenUsed/>
    <w:rsid w:val="005A2BC1"/>
    <w:rPr>
      <w:color w:val="605E5C"/>
      <w:shd w:val="clear" w:color="auto" w:fill="E1DFDD"/>
    </w:rPr>
  </w:style>
  <w:style w:type="table" w:customStyle="1" w:styleId="PlainTable410000000000000">
    <w:name w:val="Plain Table 41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
    <w:name w:val="List Table 1 Light - Accent 31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
    <w:name w:val="Unresolved Mention70000000000000"/>
    <w:basedOn w:val="DefaultParagraphFont"/>
    <w:uiPriority w:val="99"/>
    <w:semiHidden/>
    <w:unhideWhenUsed/>
    <w:rsid w:val="005A2BC1"/>
    <w:rPr>
      <w:color w:val="605E5C"/>
      <w:shd w:val="clear" w:color="auto" w:fill="E1DFDD"/>
    </w:rPr>
  </w:style>
  <w:style w:type="table" w:customStyle="1" w:styleId="PlainTable1100000000000000">
    <w:name w:val="Plain Table 11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
    <w:name w:val="Grid Table 5 Dark - Accent 21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
    <w:name w:val="Grid Table 4 - Accent 21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
    <w:name w:val="Unresolved Mention600000000000000"/>
    <w:basedOn w:val="DefaultParagraphFont"/>
    <w:uiPriority w:val="99"/>
    <w:semiHidden/>
    <w:unhideWhenUsed/>
    <w:rsid w:val="005A2BC1"/>
    <w:rPr>
      <w:color w:val="605E5C"/>
      <w:shd w:val="clear" w:color="auto" w:fill="E1DFDD"/>
    </w:rPr>
  </w:style>
  <w:style w:type="table" w:customStyle="1" w:styleId="PlainTable4100000000000000">
    <w:name w:val="Plain Table 41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
    <w:name w:val="List Table 1 Light - Accent 31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
    <w:name w:val="Unresolved Mention700000000000000"/>
    <w:basedOn w:val="DefaultParagraphFont"/>
    <w:uiPriority w:val="99"/>
    <w:semiHidden/>
    <w:unhideWhenUsed/>
    <w:rsid w:val="005A2BC1"/>
    <w:rPr>
      <w:color w:val="605E5C"/>
      <w:shd w:val="clear" w:color="auto" w:fill="E1DFDD"/>
    </w:rPr>
  </w:style>
  <w:style w:type="table" w:customStyle="1" w:styleId="PlainTable11000000000000000">
    <w:name w:val="Plain Table 110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
    <w:name w:val="Grid Table 5 Dark - Accent 210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
    <w:name w:val="Grid Table 4 - Accent 210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
    <w:name w:val="Unresolved Mention6000000000000000"/>
    <w:basedOn w:val="DefaultParagraphFont"/>
    <w:uiPriority w:val="99"/>
    <w:semiHidden/>
    <w:unhideWhenUsed/>
    <w:rsid w:val="005A2BC1"/>
    <w:rPr>
      <w:color w:val="605E5C"/>
      <w:shd w:val="clear" w:color="auto" w:fill="E1DFDD"/>
    </w:rPr>
  </w:style>
  <w:style w:type="table" w:customStyle="1" w:styleId="PlainTable41000000000000000">
    <w:name w:val="Plain Table 41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
    <w:name w:val="List Table 1 Light - Accent 31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
    <w:name w:val="Unresolved Mention7000000000000000"/>
    <w:basedOn w:val="DefaultParagraphFont"/>
    <w:uiPriority w:val="99"/>
    <w:semiHidden/>
    <w:unhideWhenUsed/>
    <w:rsid w:val="005A2BC1"/>
    <w:rPr>
      <w:color w:val="605E5C"/>
      <w:shd w:val="clear" w:color="auto" w:fill="E1DFDD"/>
    </w:rPr>
  </w:style>
  <w:style w:type="table" w:customStyle="1" w:styleId="PlainTable110000000000000000">
    <w:name w:val="Plain Table 1100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
    <w:name w:val="Grid Table 5 Dark - Accent 2100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
    <w:name w:val="Grid Table 4 - Accent 2100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
    <w:name w:val="Unresolved Mention60000000000000000"/>
    <w:basedOn w:val="DefaultParagraphFont"/>
    <w:uiPriority w:val="99"/>
    <w:semiHidden/>
    <w:unhideWhenUsed/>
    <w:rsid w:val="005A2BC1"/>
    <w:rPr>
      <w:color w:val="605E5C"/>
      <w:shd w:val="clear" w:color="auto" w:fill="E1DFDD"/>
    </w:rPr>
  </w:style>
  <w:style w:type="table" w:customStyle="1" w:styleId="PlainTable410000000000000000">
    <w:name w:val="Plain Table 41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
    <w:name w:val="List Table 1 Light - Accent 31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
    <w:name w:val="Unresolved Mention70000000000000000"/>
    <w:basedOn w:val="DefaultParagraphFont"/>
    <w:uiPriority w:val="99"/>
    <w:semiHidden/>
    <w:unhideWhenUsed/>
    <w:rsid w:val="005A2BC1"/>
    <w:rPr>
      <w:color w:val="605E5C"/>
      <w:shd w:val="clear" w:color="auto" w:fill="E1DFDD"/>
    </w:rPr>
  </w:style>
  <w:style w:type="table" w:customStyle="1" w:styleId="PlainTable1100000000000000000">
    <w:name w:val="Plain Table 11000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
    <w:name w:val="Grid Table 5 Dark - Accent 21000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
    <w:name w:val="Grid Table 4 - Accent 21000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
    <w:name w:val="Unresolved Mention600000000000000000"/>
    <w:basedOn w:val="DefaultParagraphFont"/>
    <w:uiPriority w:val="99"/>
    <w:semiHidden/>
    <w:unhideWhenUsed/>
    <w:rsid w:val="005A2BC1"/>
    <w:rPr>
      <w:color w:val="605E5C"/>
      <w:shd w:val="clear" w:color="auto" w:fill="E1DFDD"/>
    </w:rPr>
  </w:style>
  <w:style w:type="table" w:customStyle="1" w:styleId="PlainTable4100000000000000000">
    <w:name w:val="Plain Table 41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
    <w:name w:val="List Table 1 Light - Accent 31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
    <w:name w:val="Unresolved Mention700000000000000000"/>
    <w:basedOn w:val="DefaultParagraphFont"/>
    <w:uiPriority w:val="99"/>
    <w:semiHidden/>
    <w:unhideWhenUsed/>
    <w:rsid w:val="005A2BC1"/>
    <w:rPr>
      <w:color w:val="605E5C"/>
      <w:shd w:val="clear" w:color="auto" w:fill="E1DFDD"/>
    </w:rPr>
  </w:style>
  <w:style w:type="table" w:customStyle="1" w:styleId="PlainTable11000000000000000000">
    <w:name w:val="Plain Table 110000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
    <w:name w:val="Grid Table 5 Dark - Accent 210000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
    <w:name w:val="Grid Table 4 - Accent 210000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
    <w:name w:val="Unresolved Mention6000000000000000000"/>
    <w:basedOn w:val="DefaultParagraphFont"/>
    <w:uiPriority w:val="99"/>
    <w:semiHidden/>
    <w:unhideWhenUsed/>
    <w:rsid w:val="005A2BC1"/>
    <w:rPr>
      <w:color w:val="605E5C"/>
      <w:shd w:val="clear" w:color="auto" w:fill="E1DFDD"/>
    </w:rPr>
  </w:style>
  <w:style w:type="table" w:customStyle="1" w:styleId="PlainTable41000000000000000000">
    <w:name w:val="Plain Table 41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
    <w:name w:val="List Table 1 Light - Accent 31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
    <w:name w:val="Unresolved Mention7000000000000000000"/>
    <w:basedOn w:val="DefaultParagraphFont"/>
    <w:uiPriority w:val="99"/>
    <w:semiHidden/>
    <w:unhideWhenUsed/>
    <w:rsid w:val="005A2BC1"/>
    <w:rPr>
      <w:color w:val="605E5C"/>
      <w:shd w:val="clear" w:color="auto" w:fill="E1DFDD"/>
    </w:rPr>
  </w:style>
  <w:style w:type="table" w:customStyle="1" w:styleId="PlainTable110000000000000000000">
    <w:name w:val="Plain Table 1100000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
    <w:name w:val="Grid Table 5 Dark - Accent 2100000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
    <w:name w:val="Grid Table 4 - Accent 2100000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
    <w:name w:val="Unresolved Mention60000000000000000000"/>
    <w:basedOn w:val="DefaultParagraphFont"/>
    <w:uiPriority w:val="99"/>
    <w:semiHidden/>
    <w:unhideWhenUsed/>
    <w:rsid w:val="005A2BC1"/>
    <w:rPr>
      <w:color w:val="605E5C"/>
      <w:shd w:val="clear" w:color="auto" w:fill="E1DFDD"/>
    </w:rPr>
  </w:style>
  <w:style w:type="table" w:customStyle="1" w:styleId="PlainTable410000000000000000000">
    <w:name w:val="Plain Table 41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
    <w:name w:val="List Table 1 Light - Accent 31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
    <w:name w:val="Unresolved Mention70000000000000000000"/>
    <w:basedOn w:val="DefaultParagraphFont"/>
    <w:uiPriority w:val="99"/>
    <w:semiHidden/>
    <w:unhideWhenUsed/>
    <w:rsid w:val="005A2BC1"/>
    <w:rPr>
      <w:color w:val="605E5C"/>
      <w:shd w:val="clear" w:color="auto" w:fill="E1DFDD"/>
    </w:rPr>
  </w:style>
  <w:style w:type="table" w:customStyle="1" w:styleId="PlainTable1100000000000000000000">
    <w:name w:val="Plain Table 11000000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
    <w:name w:val="Grid Table 5 Dark - Accent 21000000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
    <w:name w:val="Grid Table 4 - Accent 21000000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
    <w:name w:val="Unresolved Mention600000000000000000000"/>
    <w:basedOn w:val="DefaultParagraphFont"/>
    <w:uiPriority w:val="99"/>
    <w:semiHidden/>
    <w:unhideWhenUsed/>
    <w:rsid w:val="005A2BC1"/>
    <w:rPr>
      <w:color w:val="605E5C"/>
      <w:shd w:val="clear" w:color="auto" w:fill="E1DFDD"/>
    </w:rPr>
  </w:style>
  <w:style w:type="table" w:customStyle="1" w:styleId="PlainTable4100000000000000000000">
    <w:name w:val="Plain Table 41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
    <w:name w:val="List Table 1 Light - Accent 31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
    <w:name w:val="Unresolved Mention700000000000000000000"/>
    <w:basedOn w:val="DefaultParagraphFont"/>
    <w:uiPriority w:val="99"/>
    <w:semiHidden/>
    <w:unhideWhenUsed/>
    <w:rsid w:val="005A2BC1"/>
    <w:rPr>
      <w:color w:val="605E5C"/>
      <w:shd w:val="clear" w:color="auto" w:fill="E1DFDD"/>
    </w:rPr>
  </w:style>
  <w:style w:type="table" w:customStyle="1" w:styleId="PlainTable11000000000000000000000">
    <w:name w:val="Plain Table 110000000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
    <w:name w:val="Grid Table 5 Dark - Accent 210000000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
    <w:name w:val="Grid Table 4 - Accent 210000000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
    <w:name w:val="Unresolved Mention6000000000000000000000"/>
    <w:basedOn w:val="DefaultParagraphFont"/>
    <w:uiPriority w:val="99"/>
    <w:semiHidden/>
    <w:unhideWhenUsed/>
    <w:rsid w:val="005A2BC1"/>
    <w:rPr>
      <w:color w:val="605E5C"/>
      <w:shd w:val="clear" w:color="auto" w:fill="E1DFDD"/>
    </w:rPr>
  </w:style>
  <w:style w:type="table" w:customStyle="1" w:styleId="PlainTable41000000000000000000000">
    <w:name w:val="Plain Table 41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
    <w:name w:val="List Table 1 Light - Accent 31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
    <w:name w:val="Unresolved Mention7000000000000000000000"/>
    <w:basedOn w:val="DefaultParagraphFont"/>
    <w:uiPriority w:val="99"/>
    <w:semiHidden/>
    <w:unhideWhenUsed/>
    <w:rsid w:val="005A2BC1"/>
    <w:rPr>
      <w:color w:val="605E5C"/>
      <w:shd w:val="clear" w:color="auto" w:fill="E1DFDD"/>
    </w:rPr>
  </w:style>
  <w:style w:type="table" w:customStyle="1" w:styleId="PlainTable110000000000000000000000">
    <w:name w:val="Plain Table 1100000000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
    <w:name w:val="Grid Table 5 Dark - Accent 2100000000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
    <w:name w:val="Grid Table 4 - Accent 2100000000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
    <w:name w:val="Unresolved Mention60000000000000000000000"/>
    <w:basedOn w:val="DefaultParagraphFont"/>
    <w:uiPriority w:val="99"/>
    <w:semiHidden/>
    <w:unhideWhenUsed/>
    <w:rsid w:val="005A2BC1"/>
    <w:rPr>
      <w:color w:val="605E5C"/>
      <w:shd w:val="clear" w:color="auto" w:fill="E1DFDD"/>
    </w:rPr>
  </w:style>
  <w:style w:type="table" w:customStyle="1" w:styleId="PlainTable410000000000000000000000">
    <w:name w:val="Plain Table 41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
    <w:name w:val="List Table 1 Light - Accent 31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
    <w:name w:val="Unresolved Mention70000000000000000000000"/>
    <w:basedOn w:val="DefaultParagraphFont"/>
    <w:uiPriority w:val="99"/>
    <w:semiHidden/>
    <w:unhideWhenUsed/>
    <w:rsid w:val="005A2BC1"/>
    <w:rPr>
      <w:color w:val="605E5C"/>
      <w:shd w:val="clear" w:color="auto" w:fill="E1DFDD"/>
    </w:rPr>
  </w:style>
  <w:style w:type="table" w:customStyle="1" w:styleId="PlainTable1100000000000000000000000">
    <w:name w:val="Plain Table 11000000000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
    <w:name w:val="Grid Table 5 Dark - Accent 21000000000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
    <w:name w:val="Grid Table 4 - Accent 21000000000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
    <w:name w:val="Unresolved Mention600000000000000000000000"/>
    <w:basedOn w:val="DefaultParagraphFont"/>
    <w:uiPriority w:val="99"/>
    <w:semiHidden/>
    <w:unhideWhenUsed/>
    <w:rsid w:val="005A2BC1"/>
    <w:rPr>
      <w:color w:val="605E5C"/>
      <w:shd w:val="clear" w:color="auto" w:fill="E1DFDD"/>
    </w:rPr>
  </w:style>
  <w:style w:type="table" w:customStyle="1" w:styleId="PlainTable4100000000000000000000000">
    <w:name w:val="Plain Table 41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
    <w:name w:val="List Table 1 Light - Accent 31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
    <w:name w:val="Unresolved Mention700000000000000000000000"/>
    <w:basedOn w:val="DefaultParagraphFont"/>
    <w:uiPriority w:val="99"/>
    <w:semiHidden/>
    <w:unhideWhenUsed/>
    <w:rsid w:val="005A2BC1"/>
    <w:rPr>
      <w:color w:val="605E5C"/>
      <w:shd w:val="clear" w:color="auto" w:fill="E1DFDD"/>
    </w:rPr>
  </w:style>
  <w:style w:type="table" w:customStyle="1" w:styleId="PlainTable11000000000000000000000000">
    <w:name w:val="Plain Table 110000000000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
    <w:name w:val="Grid Table 5 Dark - Accent 210000000000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
    <w:name w:val="Grid Table 4 - Accent 210000000000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
    <w:name w:val="Unresolved Mention6000000000000000000000000"/>
    <w:basedOn w:val="DefaultParagraphFont"/>
    <w:uiPriority w:val="99"/>
    <w:semiHidden/>
    <w:unhideWhenUsed/>
    <w:rsid w:val="005A2BC1"/>
    <w:rPr>
      <w:color w:val="605E5C"/>
      <w:shd w:val="clear" w:color="auto" w:fill="E1DFDD"/>
    </w:rPr>
  </w:style>
  <w:style w:type="table" w:customStyle="1" w:styleId="PlainTable41000000000000000000000000">
    <w:name w:val="Plain Table 41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
    <w:name w:val="List Table 1 Light - Accent 31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
    <w:name w:val="Unresolved Mention7000000000000000000000000"/>
    <w:basedOn w:val="DefaultParagraphFont"/>
    <w:uiPriority w:val="99"/>
    <w:semiHidden/>
    <w:unhideWhenUsed/>
    <w:rsid w:val="005A2BC1"/>
    <w:rPr>
      <w:color w:val="605E5C"/>
      <w:shd w:val="clear" w:color="auto" w:fill="E1DFDD"/>
    </w:rPr>
  </w:style>
  <w:style w:type="table" w:customStyle="1" w:styleId="PlainTable110000000000000000000000000">
    <w:name w:val="Plain Table 1100000000000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
    <w:name w:val="Grid Table 5 Dark - Accent 2100000000000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
    <w:name w:val="Grid Table 4 - Accent 2100000000000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
    <w:name w:val="Unresolved Mention60000000000000000000000000"/>
    <w:basedOn w:val="DefaultParagraphFont"/>
    <w:uiPriority w:val="99"/>
    <w:semiHidden/>
    <w:unhideWhenUsed/>
    <w:rsid w:val="005A2BC1"/>
    <w:rPr>
      <w:color w:val="605E5C"/>
      <w:shd w:val="clear" w:color="auto" w:fill="E1DFDD"/>
    </w:rPr>
  </w:style>
  <w:style w:type="table" w:customStyle="1" w:styleId="PlainTable410000000000000000000000000">
    <w:name w:val="Plain Table 41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
    <w:name w:val="List Table 1 Light - Accent 31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
    <w:name w:val="Unresolved Mention70000000000000000000000000"/>
    <w:basedOn w:val="DefaultParagraphFont"/>
    <w:uiPriority w:val="99"/>
    <w:semiHidden/>
    <w:unhideWhenUsed/>
    <w:rsid w:val="005A2BC1"/>
    <w:rPr>
      <w:color w:val="605E5C"/>
      <w:shd w:val="clear" w:color="auto" w:fill="E1DFDD"/>
    </w:rPr>
  </w:style>
  <w:style w:type="table" w:customStyle="1" w:styleId="PlainTable1100000000000000000000000000">
    <w:name w:val="Plain Table 1100000000000000000000000000"/>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
    <w:name w:val="Grid Table 5 Dark - Accent 2100000000000000000000000000"/>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
    <w:name w:val="Grid Table 4 - Accent 2100000000000000000000000000"/>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
    <w:name w:val="Unresolved Mention600000000000000000000000000"/>
    <w:basedOn w:val="DefaultParagraphFont"/>
    <w:uiPriority w:val="99"/>
    <w:semiHidden/>
    <w:unhideWhenUsed/>
    <w:rsid w:val="005A2BC1"/>
    <w:rPr>
      <w:color w:val="605E5C"/>
      <w:shd w:val="clear" w:color="auto" w:fill="E1DFDD"/>
    </w:rPr>
  </w:style>
  <w:style w:type="table" w:customStyle="1" w:styleId="PlainTable4100000000000000000000000000">
    <w:name w:val="Plain Table 41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
    <w:name w:val="List Table 1 Light - Accent 31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
    <w:name w:val="Unresolved Mention700000000000000000000000000"/>
    <w:basedOn w:val="DefaultParagraphFont"/>
    <w:uiPriority w:val="99"/>
    <w:semiHidden/>
    <w:unhideWhenUsed/>
    <w:rsid w:val="005A2BC1"/>
    <w:rPr>
      <w:color w:val="605E5C"/>
      <w:shd w:val="clear" w:color="auto" w:fill="E1DFDD"/>
    </w:rPr>
  </w:style>
  <w:style w:type="table" w:customStyle="1" w:styleId="PlainTable11000000000000000000000000000">
    <w:name w:val="Plain Table 11000000000000000000000000000"/>
    <w:basedOn w:val="TableNormal"/>
    <w:next w:val="PlainTable11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
    <w:name w:val="Grid Table 5 Dark - Accent 21000000000000000000000000000"/>
    <w:basedOn w:val="TableNormal"/>
    <w:next w:val="GridTable5Dark-Accent21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
    <w:name w:val="Grid Table 4 - Accent 21000000000000000000000000000"/>
    <w:basedOn w:val="TableNormal"/>
    <w:next w:val="GridTable4-Accent21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
    <w:name w:val="Unresolved Mention6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
    <w:name w:val="Plain Table 41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
    <w:name w:val="List Table 1 Light - Accent 31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
    <w:name w:val="Unresolved Mention7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
    <w:name w:val="Plain Table 110000000000000000000000000000"/>
    <w:basedOn w:val="TableNormal"/>
    <w:next w:val="PlainTable11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
    <w:name w:val="Grid Table 5 Dark - Accent 210000000000000000000000000000"/>
    <w:basedOn w:val="TableNormal"/>
    <w:next w:val="GridTable5Dark-Accent21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
    <w:name w:val="Grid Table 4 - Accent 210000000000000000000000000000"/>
    <w:basedOn w:val="TableNormal"/>
    <w:next w:val="GridTable4-Accent21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
    <w:name w:val="Unresolved Mention6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
    <w:name w:val="Plain Table 41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
    <w:name w:val="List Table 1 Light - Accent 31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
    <w:name w:val="Unresolved Mention7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
    <w:name w:val="Plain Table 1100000000000000000000000000000"/>
    <w:basedOn w:val="TableNormal"/>
    <w:next w:val="PlainTable11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
    <w:name w:val="Grid Table 5 Dark - Accent 2100000000000000000000000000000"/>
    <w:basedOn w:val="TableNormal"/>
    <w:next w:val="GridTable5Dark-Accent21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
    <w:name w:val="Grid Table 4 - Accent 2100000000000000000000000000000"/>
    <w:basedOn w:val="TableNormal"/>
    <w:next w:val="GridTable4-Accent21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
    <w:name w:val="Unresolved Mention6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
    <w:name w:val="Plain Table 41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
    <w:name w:val="List Table 1 Light - Accent 31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
    <w:name w:val="Unresolved Mention7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
    <w:name w:val="Plain Table 11000000000000000000000000000000"/>
    <w:basedOn w:val="TableNormal"/>
    <w:next w:val="PlainTable11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
    <w:name w:val="Grid Table 5 Dark - Accent 21000000000000000000000000000000"/>
    <w:basedOn w:val="TableNormal"/>
    <w:next w:val="GridTable5Dark-Accent21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
    <w:name w:val="Grid Table 4 - Accent 21000000000000000000000000000000"/>
    <w:basedOn w:val="TableNormal"/>
    <w:next w:val="GridTable4-Accent21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
    <w:name w:val="Unresolved Mention6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
    <w:name w:val="Plain Table 41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
    <w:name w:val="List Table 1 Light - Accent 31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
    <w:name w:val="Unresolved Mention7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
    <w:name w:val="Plain Table 110000000000000000000000000000000"/>
    <w:basedOn w:val="TableNormal"/>
    <w:next w:val="PlainTable11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
    <w:name w:val="Grid Table 5 Dark - Accent 210000000000000000000000000000000"/>
    <w:basedOn w:val="TableNormal"/>
    <w:next w:val="GridTable5Dark-Accent21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
    <w:name w:val="Grid Table 4 - Accent 210000000000000000000000000000000"/>
    <w:basedOn w:val="TableNormal"/>
    <w:next w:val="GridTable4-Accent21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
    <w:name w:val="Unresolved Mention6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
    <w:name w:val="Plain Table 41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
    <w:name w:val="List Table 1 Light - Accent 31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
    <w:name w:val="Unresolved Mention7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
    <w:name w:val="Plain Table 1100000000000000000000000000000000"/>
    <w:basedOn w:val="TableNormal"/>
    <w:next w:val="PlainTable11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
    <w:name w:val="Grid Table 5 Dark - Accent 2100000000000000000000000000000000"/>
    <w:basedOn w:val="TableNormal"/>
    <w:next w:val="GridTable5Dark-Accent21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
    <w:name w:val="Grid Table 4 - Accent 2100000000000000000000000000000000"/>
    <w:basedOn w:val="TableNormal"/>
    <w:next w:val="GridTable4-Accent21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
    <w:name w:val="Unresolved Mention6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
    <w:name w:val="Plain Table 41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
    <w:name w:val="List Table 1 Light - Accent 31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
    <w:name w:val="Unresolved Mention7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
    <w:name w:val="Plain Table 11000000000000000000000000000000000"/>
    <w:basedOn w:val="TableNormal"/>
    <w:next w:val="PlainTable11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
    <w:name w:val="Grid Table 5 Dark - Accent 21000000000000000000000000000000000"/>
    <w:basedOn w:val="TableNormal"/>
    <w:next w:val="GridTable5Dark-Accent21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
    <w:name w:val="Grid Table 4 - Accent 21000000000000000000000000000000000"/>
    <w:basedOn w:val="TableNormal"/>
    <w:next w:val="GridTable4-Accent21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
    <w:name w:val="Unresolved Mention6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
    <w:name w:val="Plain Table 41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
    <w:name w:val="List Table 1 Light - Accent 31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
    <w:name w:val="Unresolved Mention7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
    <w:name w:val="Plain Table 110000000000000000000000000000000000"/>
    <w:basedOn w:val="TableNormal"/>
    <w:next w:val="PlainTable11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
    <w:name w:val="Grid Table 5 Dark - Accent 210000000000000000000000000000000000"/>
    <w:basedOn w:val="TableNormal"/>
    <w:next w:val="GridTable5Dark-Accent21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
    <w:name w:val="Grid Table 4 - Accent 210000000000000000000000000000000000"/>
    <w:basedOn w:val="TableNormal"/>
    <w:next w:val="GridTable4-Accent21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
    <w:name w:val="Unresolved Mention6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
    <w:name w:val="Plain Table 41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
    <w:name w:val="List Table 1 Light - Accent 31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
    <w:name w:val="Unresolved Mention7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
    <w:name w:val="Plain Table 1100000000000000000000000000000000000"/>
    <w:basedOn w:val="TableNormal"/>
    <w:next w:val="PlainTable11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
    <w:name w:val="Grid Table 5 Dark - Accent 2100000000000000000000000000000000000"/>
    <w:basedOn w:val="TableNormal"/>
    <w:next w:val="GridTable5Dark-Accent21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
    <w:name w:val="Grid Table 4 - Accent 2100000000000000000000000000000000000"/>
    <w:basedOn w:val="TableNormal"/>
    <w:next w:val="GridTable4-Accent21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
    <w:name w:val="Unresolved Mention6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
    <w:name w:val="Plain Table 41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
    <w:name w:val="List Table 1 Light - Accent 31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
    <w:name w:val="Unresolved Mention7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
    <w:name w:val="Plain Table 11000000000000000000000000000000000000"/>
    <w:basedOn w:val="TableNormal"/>
    <w:next w:val="PlainTable11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
    <w:name w:val="Grid Table 5 Dark - Accent 21000000000000000000000000000000000000"/>
    <w:basedOn w:val="TableNormal"/>
    <w:next w:val="GridTable5Dark-Accent21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
    <w:name w:val="Grid Table 4 - Accent 21000000000000000000000000000000000000"/>
    <w:basedOn w:val="TableNormal"/>
    <w:next w:val="GridTable4-Accent21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
    <w:name w:val="Unresolved Mention6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
    <w:name w:val="Plain Table 41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
    <w:name w:val="List Table 1 Light - Accent 31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
    <w:name w:val="Unresolved Mention7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
    <w:name w:val="Plain Table 110000000000000000000000000000000000000"/>
    <w:basedOn w:val="TableNormal"/>
    <w:next w:val="PlainTable11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
    <w:name w:val="Grid Table 5 Dark - Accent 210000000000000000000000000000000000000"/>
    <w:basedOn w:val="TableNormal"/>
    <w:next w:val="GridTable5Dark-Accent21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
    <w:name w:val="Grid Table 4 - Accent 210000000000000000000000000000000000000"/>
    <w:basedOn w:val="TableNormal"/>
    <w:next w:val="GridTable4-Accent21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
    <w:name w:val="Unresolved Mention6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
    <w:name w:val="Plain Table 41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
    <w:name w:val="List Table 1 Light - Accent 31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
    <w:name w:val="Unresolved Mention7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
    <w:name w:val="Plain Table 1100000000000000000000000000000000000000"/>
    <w:basedOn w:val="TableNormal"/>
    <w:next w:val="PlainTable11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
    <w:name w:val="Grid Table 5 Dark - Accent 2100000000000000000000000000000000000000"/>
    <w:basedOn w:val="TableNormal"/>
    <w:next w:val="GridTable5Dark-Accent21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
    <w:name w:val="Grid Table 4 - Accent 2100000000000000000000000000000000000000"/>
    <w:basedOn w:val="TableNormal"/>
    <w:next w:val="GridTable4-Accent21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
    <w:name w:val="Unresolved Mention6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
    <w:name w:val="Plain Table 41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
    <w:name w:val="List Table 1 Light - Accent 31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
    <w:name w:val="Unresolved Mention7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
    <w:name w:val="Plain Table 11000000000000000000000000000000000000000"/>
    <w:basedOn w:val="TableNormal"/>
    <w:next w:val="PlainTable11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
    <w:name w:val="Grid Table 5 Dark - Accent 21000000000000000000000000000000000000000"/>
    <w:basedOn w:val="TableNormal"/>
    <w:next w:val="GridTable5Dark-Accent21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
    <w:name w:val="Grid Table 4 - Accent 21000000000000000000000000000000000000000"/>
    <w:basedOn w:val="TableNormal"/>
    <w:next w:val="GridTable4-Accent21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
    <w:name w:val="Unresolved Mention6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
    <w:name w:val="Plain Table 41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
    <w:name w:val="List Table 1 Light - Accent 31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
    <w:name w:val="Unresolved Mention7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
    <w:name w:val="Plain Table 110000000000000000000000000000000000000000"/>
    <w:basedOn w:val="TableNormal"/>
    <w:next w:val="PlainTable11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
    <w:name w:val="Grid Table 5 Dark - Accent 210000000000000000000000000000000000000000"/>
    <w:basedOn w:val="TableNormal"/>
    <w:next w:val="GridTable5Dark-Accent21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
    <w:name w:val="Grid Table 4 - Accent 210000000000000000000000000000000000000000"/>
    <w:basedOn w:val="TableNormal"/>
    <w:next w:val="GridTable4-Accent21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
    <w:name w:val="Unresolved Mention6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
    <w:name w:val="Plain Table 41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
    <w:name w:val="List Table 1 Light - Accent 31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
    <w:name w:val="Unresolved Mention7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
    <w:name w:val="Plain Table 1100000000000000000000000000000000000000000"/>
    <w:basedOn w:val="TableNormal"/>
    <w:next w:val="PlainTable11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
    <w:name w:val="Grid Table 5 Dark - Accent 2100000000000000000000000000000000000000000"/>
    <w:basedOn w:val="TableNormal"/>
    <w:next w:val="GridTable5Dark-Accent21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
    <w:name w:val="Grid Table 4 - Accent 2100000000000000000000000000000000000000000"/>
    <w:basedOn w:val="TableNormal"/>
    <w:next w:val="GridTable4-Accent21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
    <w:name w:val="Unresolved Mention6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
    <w:name w:val="Plain Table 41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
    <w:name w:val="List Table 1 Light - Accent 31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
    <w:name w:val="Unresolved Mention7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
    <w:name w:val="Plain Table 11000000000000000000000000000000000000000000"/>
    <w:basedOn w:val="TableNormal"/>
    <w:next w:val="PlainTable11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
    <w:name w:val="Grid Table 5 Dark - Accent 21000000000000000000000000000000000000000000"/>
    <w:basedOn w:val="TableNormal"/>
    <w:next w:val="GridTable5Dark-Accent21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
    <w:name w:val="Grid Table 4 - Accent 21000000000000000000000000000000000000000000"/>
    <w:basedOn w:val="TableNormal"/>
    <w:next w:val="GridTable4-Accent21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
    <w:name w:val="Unresolved Mention6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
    <w:name w:val="Plain Table 41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
    <w:name w:val="List Table 1 Light - Accent 31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
    <w:name w:val="Unresolved Mention7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
    <w:name w:val="Plain Table 110000000000000000000000000000000000000000000"/>
    <w:basedOn w:val="TableNormal"/>
    <w:next w:val="PlainTable11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
    <w:name w:val="Grid Table 5 Dark - Accent 210000000000000000000000000000000000000000000"/>
    <w:basedOn w:val="TableNormal"/>
    <w:next w:val="GridTable5Dark-Accent21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
    <w:name w:val="Grid Table 4 - Accent 210000000000000000000000000000000000000000000"/>
    <w:basedOn w:val="TableNormal"/>
    <w:next w:val="GridTable4-Accent21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
    <w:name w:val="Unresolved Mention6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
    <w:name w:val="Plain Table 41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
    <w:name w:val="List Table 1 Light - Accent 31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
    <w:name w:val="Unresolved Mention7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
    <w:name w:val="Plain Table 1100000000000000000000000000000000000000000000"/>
    <w:basedOn w:val="TableNormal"/>
    <w:next w:val="PlainTable11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
    <w:name w:val="Grid Table 5 Dark - Accent 2100000000000000000000000000000000000000000000"/>
    <w:basedOn w:val="TableNormal"/>
    <w:next w:val="GridTable5Dark-Accent21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
    <w:name w:val="Grid Table 4 - Accent 2100000000000000000000000000000000000000000000"/>
    <w:basedOn w:val="TableNormal"/>
    <w:next w:val="GridTable4-Accent21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
    <w:name w:val="Unresolved Mention6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
    <w:name w:val="Plain Table 41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
    <w:name w:val="List Table 1 Light - Accent 31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
    <w:name w:val="Unresolved Mention7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
    <w:name w:val="Plain Table 11000000000000000000000000000000000000000000000"/>
    <w:basedOn w:val="TableNormal"/>
    <w:next w:val="PlainTable11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
    <w:name w:val="Grid Table 5 Dark - Accent 21000000000000000000000000000000000000000000000"/>
    <w:basedOn w:val="TableNormal"/>
    <w:next w:val="GridTable5Dark-Accent21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
    <w:name w:val="Grid Table 4 - Accent 21000000000000000000000000000000000000000000000"/>
    <w:basedOn w:val="TableNormal"/>
    <w:next w:val="GridTable4-Accent21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
    <w:name w:val="Unresolved Mention6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
    <w:name w:val="Plain Table 41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
    <w:name w:val="List Table 1 Light - Accent 31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
    <w:name w:val="Unresolved Mention7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
    <w:name w:val="Plain Table 110000000000000000000000000000000000000000000000"/>
    <w:basedOn w:val="TableNormal"/>
    <w:next w:val="PlainTable11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
    <w:name w:val="Grid Table 5 Dark - Accent 210000000000000000000000000000000000000000000000"/>
    <w:basedOn w:val="TableNormal"/>
    <w:next w:val="GridTable5Dark-Accent21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
    <w:name w:val="Grid Table 4 - Accent 210000000000000000000000000000000000000000000000"/>
    <w:basedOn w:val="TableNormal"/>
    <w:next w:val="GridTable4-Accent21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
    <w:name w:val="Unresolved Mention6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
    <w:name w:val="Plain Table 41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
    <w:name w:val="List Table 1 Light - Accent 31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
    <w:name w:val="Unresolved Mention7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
    <w:name w:val="Plain Table 1100000000000000000000000000000000000000000000000"/>
    <w:basedOn w:val="TableNormal"/>
    <w:next w:val="PlainTable11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
    <w:name w:val="Grid Table 5 Dark - Accent 2100000000000000000000000000000000000000000000000"/>
    <w:basedOn w:val="TableNormal"/>
    <w:next w:val="GridTable5Dark-Accent21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
    <w:name w:val="Grid Table 4 - Accent 2100000000000000000000000000000000000000000000000"/>
    <w:basedOn w:val="TableNormal"/>
    <w:next w:val="GridTable4-Accent21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
    <w:name w:val="Unresolved Mention6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
    <w:name w:val="Plain Table 41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
    <w:name w:val="List Table 1 Light - Accent 31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
    <w:name w:val="Unresolved Mention7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
    <w:name w:val="Plain Table 11000000000000000000000000000000000000000000000000"/>
    <w:basedOn w:val="TableNormal"/>
    <w:next w:val="PlainTable11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
    <w:name w:val="Grid Table 5 Dark - Accent 21000000000000000000000000000000000000000000000000"/>
    <w:basedOn w:val="TableNormal"/>
    <w:next w:val="GridTable5Dark-Accent21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
    <w:name w:val="Grid Table 4 - Accent 21000000000000000000000000000000000000000000000000"/>
    <w:basedOn w:val="TableNormal"/>
    <w:next w:val="GridTable4-Accent21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
    <w:name w:val="Unresolved Mention6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
    <w:name w:val="Plain Table 41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
    <w:name w:val="List Table 1 Light - Accent 31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
    <w:name w:val="Unresolved Mention7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
    <w:name w:val="Plain Table 110000000000000000000000000000000000000000000000000"/>
    <w:basedOn w:val="TableNormal"/>
    <w:next w:val="PlainTable11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
    <w:name w:val="Grid Table 5 Dark - Accent 210000000000000000000000000000000000000000000000000"/>
    <w:basedOn w:val="TableNormal"/>
    <w:next w:val="GridTable5Dark-Accent21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
    <w:name w:val="Grid Table 4 - Accent 210000000000000000000000000000000000000000000000000"/>
    <w:basedOn w:val="TableNormal"/>
    <w:next w:val="GridTable4-Accent21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
    <w:name w:val="Unresolved Mention6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
    <w:name w:val="Plain Table 41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
    <w:name w:val="List Table 1 Light - Accent 31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
    <w:name w:val="Unresolved Mention70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0">
    <w:name w:val="Plain Table 1100000000000000000000000000000000000000000000000000"/>
    <w:basedOn w:val="TableNormal"/>
    <w:next w:val="PlainTable11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
    <w:name w:val="Grid Table 5 Dark - Accent 2100000000000000000000000000000000000000000000000000"/>
    <w:basedOn w:val="TableNormal"/>
    <w:next w:val="GridTable5Dark-Accent21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
    <w:name w:val="Grid Table 4 - Accent 2100000000000000000000000000000000000000000000000000"/>
    <w:basedOn w:val="TableNormal"/>
    <w:next w:val="GridTable4-Accent21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
    <w:name w:val="Unresolved Mention6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
    <w:name w:val="Plain Table 41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
    <w:name w:val="List Table 1 Light - Accent 31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
    <w:name w:val="Unresolved Mention700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00">
    <w:name w:val="Plain Table 11000000000000000000000000000000000000000000000000000"/>
    <w:basedOn w:val="TableNormal"/>
    <w:next w:val="PlainTable110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0">
    <w:name w:val="Grid Table 5 Dark - Accent 21000000000000000000000000000000000000000000000000000"/>
    <w:basedOn w:val="TableNormal"/>
    <w:next w:val="GridTable5Dark-Accent210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0">
    <w:name w:val="Grid Table 4 - Accent 21000000000000000000000000000000000000000000000000000"/>
    <w:basedOn w:val="TableNormal"/>
    <w:next w:val="GridTable4-Accent210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0">
    <w:name w:val="Unresolved Mention60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0">
    <w:name w:val="Plain Table 410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0">
    <w:name w:val="List Table 1 Light - Accent 310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0">
    <w:name w:val="Unresolved Mention7000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000">
    <w:name w:val="Plain Table 110000000000000000000000000000000000000000000000000000"/>
    <w:basedOn w:val="TableNormal"/>
    <w:next w:val="PlainTable1100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00">
    <w:name w:val="Grid Table 5 Dark - Accent 210000000000000000000000000000000000000000000000000000"/>
    <w:basedOn w:val="TableNormal"/>
    <w:next w:val="GridTable5Dark-Accent2100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00">
    <w:name w:val="Grid Table 4 - Accent 210000000000000000000000000000000000000000000000000000"/>
    <w:basedOn w:val="TableNormal"/>
    <w:next w:val="GridTable4-Accent2100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00">
    <w:name w:val="Unresolved Mention600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00">
    <w:name w:val="Plain Table 4100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00">
    <w:name w:val="List Table 1 Light - Accent 3100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00">
    <w:name w:val="Unresolved Mention70000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0000">
    <w:name w:val="Plain Table 1100000000000000000000000000000000000000000000000000000"/>
    <w:basedOn w:val="TableNormal"/>
    <w:next w:val="PlainTable11000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000">
    <w:name w:val="Grid Table 5 Dark - Accent 2100000000000000000000000000000000000000000000000000000"/>
    <w:basedOn w:val="TableNormal"/>
    <w:next w:val="GridTable5Dark-Accent21000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000">
    <w:name w:val="Grid Table 4 - Accent 2100000000000000000000000000000000000000000000000000000"/>
    <w:basedOn w:val="TableNormal"/>
    <w:next w:val="GridTable4-Accent21000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000">
    <w:name w:val="Unresolved Mention6000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000">
    <w:name w:val="Plain Table 41000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000">
    <w:name w:val="List Table 1 Light - Accent 31000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000">
    <w:name w:val="Unresolved Mention700000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00000">
    <w:name w:val="Plain Table 11000000000000000000000000000000000000000000000000000000"/>
    <w:basedOn w:val="TableNormal"/>
    <w:next w:val="PlainTable110000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0000">
    <w:name w:val="Grid Table 5 Dark - Accent 21000000000000000000000000000000000000000000000000000000"/>
    <w:basedOn w:val="TableNormal"/>
    <w:next w:val="GridTable5Dark-Accent210000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0000">
    <w:name w:val="Grid Table 4 - Accent 21000000000000000000000000000000000000000000000000000000"/>
    <w:basedOn w:val="TableNormal"/>
    <w:next w:val="GridTable4-Accent210000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0000">
    <w:name w:val="Unresolved Mention60000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0000">
    <w:name w:val="Plain Table 410000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0000">
    <w:name w:val="List Table 1 Light - Accent 310000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0000">
    <w:name w:val="Unresolved Mention7000000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000000">
    <w:name w:val="Plain Table 110000000000000000000000000000000000000000000000000000000"/>
    <w:basedOn w:val="TableNormal"/>
    <w:next w:val="PlainTable1100000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00000">
    <w:name w:val="Grid Table 5 Dark - Accent 210000000000000000000000000000000000000000000000000000000"/>
    <w:basedOn w:val="TableNormal"/>
    <w:next w:val="GridTable5Dark-Accent2100000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00000">
    <w:name w:val="Grid Table 4 - Accent 210000000000000000000000000000000000000000000000000000000"/>
    <w:basedOn w:val="TableNormal"/>
    <w:next w:val="GridTable4-Accent2100000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00000">
    <w:name w:val="Unresolved Mention600000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00000">
    <w:name w:val="Plain Table 4100000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00000">
    <w:name w:val="List Table 1 Light - Accent 3100000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00000">
    <w:name w:val="Unresolved Mention70000000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0000000">
    <w:name w:val="Plain Table 1100000000000000000000000000000000000000000000000000000000"/>
    <w:basedOn w:val="TableNormal"/>
    <w:next w:val="PlainTable11000000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000000">
    <w:name w:val="Grid Table 5 Dark - Accent 2100000000000000000000000000000000000000000000000000000000"/>
    <w:basedOn w:val="TableNormal"/>
    <w:next w:val="GridTable5Dark-Accent21000000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000000">
    <w:name w:val="Grid Table 4 - Accent 2100000000000000000000000000000000000000000000000000000000"/>
    <w:basedOn w:val="TableNormal"/>
    <w:next w:val="GridTable4-Accent21000000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000000">
    <w:name w:val="Unresolved Mention6000000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000000">
    <w:name w:val="Plain Table 41000000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000000">
    <w:name w:val="List Table 1 Light - Accent 31000000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000000">
    <w:name w:val="Unresolved Mention700000000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00000000">
    <w:name w:val="Plain Table 11000000000000000000000000000000000000000000000000000000000"/>
    <w:basedOn w:val="TableNormal"/>
    <w:next w:val="PlainTable110000000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0000000">
    <w:name w:val="Grid Table 5 Dark - Accent 21000000000000000000000000000000000000000000000000000000000"/>
    <w:basedOn w:val="TableNormal"/>
    <w:next w:val="GridTable5Dark-Accent210000000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0000000">
    <w:name w:val="Grid Table 4 - Accent 21000000000000000000000000000000000000000000000000000000000"/>
    <w:basedOn w:val="TableNormal"/>
    <w:next w:val="GridTable4-Accent210000000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0000000">
    <w:name w:val="Unresolved Mention60000000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0000000">
    <w:name w:val="Plain Table 410000000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0000000">
    <w:name w:val="List Table 1 Light - Accent 310000000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0000000">
    <w:name w:val="Unresolved Mention7000000000000000000000000000000000000000000000000000000000"/>
    <w:basedOn w:val="DefaultParagraphFont"/>
    <w:uiPriority w:val="99"/>
    <w:semiHidden/>
    <w:unhideWhenUsed/>
    <w:rsid w:val="005A2BC1"/>
    <w:rPr>
      <w:color w:val="605E5C"/>
      <w:shd w:val="clear" w:color="auto" w:fill="E1DFDD"/>
    </w:rPr>
  </w:style>
  <w:style w:type="character" w:customStyle="1" w:styleId="UnresolvedMention11">
    <w:name w:val="Unresolved Mention11"/>
    <w:basedOn w:val="DefaultParagraphFont"/>
    <w:uiPriority w:val="99"/>
    <w:unhideWhenUsed/>
    <w:rsid w:val="005A2BC1"/>
    <w:rPr>
      <w:color w:val="605E5C"/>
      <w:shd w:val="clear" w:color="auto" w:fill="E1DFDD"/>
    </w:rPr>
  </w:style>
  <w:style w:type="character" w:customStyle="1" w:styleId="Mention1">
    <w:name w:val="Mention1"/>
    <w:basedOn w:val="DefaultParagraphFont"/>
    <w:uiPriority w:val="99"/>
    <w:unhideWhenUsed/>
    <w:rsid w:val="005A2BC1"/>
    <w:rPr>
      <w:color w:val="2B579A"/>
      <w:shd w:val="clear" w:color="auto" w:fill="E1DFDD"/>
    </w:rPr>
  </w:style>
  <w:style w:type="table" w:customStyle="1" w:styleId="PlainTable110000000000000000000000000000000000000000000000000000000000">
    <w:name w:val="Plain Table 110000000000000000000000000000000000000000000000000000000000"/>
    <w:basedOn w:val="TableNormal"/>
    <w:next w:val="PlainTable1100000000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00000000">
    <w:name w:val="Grid Table 5 Dark - Accent 210000000000000000000000000000000000000000000000000000000000"/>
    <w:basedOn w:val="TableNormal"/>
    <w:next w:val="GridTable5Dark-Accent2100000000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00000000">
    <w:name w:val="Grid Table 4 - Accent 210000000000000000000000000000000000000000000000000000000000"/>
    <w:basedOn w:val="TableNormal"/>
    <w:next w:val="GridTable4-Accent2100000000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00000000">
    <w:name w:val="Unresolved Mention600000000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00000000">
    <w:name w:val="Plain Table 4100000000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00000000">
    <w:name w:val="List Table 1 Light - Accent 3100000000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00000000">
    <w:name w:val="Unresolved Mention70000000000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0000000000">
    <w:name w:val="Plain Table 1100000000000000000000000000000000000000000000000000000000000"/>
    <w:basedOn w:val="TableNormal"/>
    <w:next w:val="PlainTable11000000000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000000000">
    <w:name w:val="Grid Table 5 Dark - Accent 2100000000000000000000000000000000000000000000000000000000000"/>
    <w:basedOn w:val="TableNormal"/>
    <w:next w:val="GridTable5Dark-Accent21000000000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000000000">
    <w:name w:val="Grid Table 4 - Accent 2100000000000000000000000000000000000000000000000000000000000"/>
    <w:basedOn w:val="TableNormal"/>
    <w:next w:val="GridTable4-Accent21000000000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000000000">
    <w:name w:val="Unresolved Mention6000000000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000000000">
    <w:name w:val="Plain Table 41000000000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000000000">
    <w:name w:val="List Table 1 Light - Accent 31000000000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000000000">
    <w:name w:val="Unresolved Mention700000000000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00000000000">
    <w:name w:val="Plain Table 11000000000000000000000000000000000000000000000000000000000000"/>
    <w:basedOn w:val="TableNormal"/>
    <w:next w:val="PlainTable110000000000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0000000000">
    <w:name w:val="Grid Table 5 Dark - Accent 21000000000000000000000000000000000000000000000000000000000000"/>
    <w:basedOn w:val="TableNormal"/>
    <w:next w:val="GridTable5Dark-Accent210000000000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0000000000">
    <w:name w:val="Grid Table 4 - Accent 21000000000000000000000000000000000000000000000000000000000000"/>
    <w:basedOn w:val="TableNormal"/>
    <w:next w:val="GridTable4-Accent210000000000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0000000000">
    <w:name w:val="Unresolved Mention60000000000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0000000000">
    <w:name w:val="Plain Table 410000000000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0000000000">
    <w:name w:val="List Table 1 Light - Accent 310000000000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0000000000">
    <w:name w:val="Unresolved Mention7000000000000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000000000000">
    <w:name w:val="Plain Table 110000000000000000000000000000000000000000000000000000000000000"/>
    <w:basedOn w:val="TableNormal"/>
    <w:next w:val="PlainTable1100000000000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00000000000">
    <w:name w:val="Grid Table 5 Dark - Accent 210000000000000000000000000000000000000000000000000000000000000"/>
    <w:basedOn w:val="TableNormal"/>
    <w:next w:val="GridTable5Dark-Accent2100000000000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00000000000">
    <w:name w:val="Grid Table 4 - Accent 210000000000000000000000000000000000000000000000000000000000000"/>
    <w:basedOn w:val="TableNormal"/>
    <w:next w:val="GridTable4-Accent2100000000000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00000000000">
    <w:name w:val="Unresolved Mention600000000000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00000000000">
    <w:name w:val="Plain Table 4100000000000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00000000000">
    <w:name w:val="List Table 1 Light - Accent 3100000000000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00000000000">
    <w:name w:val="Unresolved Mention70000000000000000000000000000000000000000000000000000000000000"/>
    <w:basedOn w:val="DefaultParagraphFont"/>
    <w:uiPriority w:val="99"/>
    <w:semiHidden/>
    <w:unhideWhenUsed/>
    <w:rsid w:val="005A2BC1"/>
    <w:rPr>
      <w:color w:val="605E5C"/>
      <w:shd w:val="clear" w:color="auto" w:fill="E1DFDD"/>
    </w:rPr>
  </w:style>
  <w:style w:type="table" w:customStyle="1" w:styleId="PlainTable11000000000000000000000000000000000000000000000000000000000001">
    <w:name w:val="Plain Table 11000000000000000000000000000000000000000000000000000000000001"/>
    <w:basedOn w:val="TableNormal"/>
    <w:next w:val="PlainTable110000000000000000000000000000000000"/>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000000000000000000000000000000000000000000000000000000000001">
    <w:name w:val="Grid Table 5 Dark - Accent 21000000000000000000000000000000000000000000000000000000000001"/>
    <w:basedOn w:val="TableNormal"/>
    <w:next w:val="GridTable5Dark-Accent210000000000000000000000000000000000"/>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00000000000000000000000000000000000000000000000000000000000000">
    <w:name w:val="Grid Table 4 - Accent 2100000000000000000000000000000000000000000000000000000000000000"/>
    <w:basedOn w:val="TableNormal"/>
    <w:next w:val="GridTable4-Accent21000000000000000000000000000000000000"/>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UnresolvedMention600000000000000000000000000000000000000000000000000000000000000">
    <w:name w:val="Unresolved Mention600000000000000000000000000000000000000000000000000000000000000"/>
    <w:basedOn w:val="DefaultParagraphFont"/>
    <w:uiPriority w:val="99"/>
    <w:semiHidden/>
    <w:unhideWhenUsed/>
    <w:rsid w:val="005A2BC1"/>
    <w:rPr>
      <w:color w:val="605E5C"/>
      <w:shd w:val="clear" w:color="auto" w:fill="E1DFDD"/>
    </w:rPr>
  </w:style>
  <w:style w:type="table" w:customStyle="1" w:styleId="PlainTable4100000000000000000000000000000000000000000000000000000000000000">
    <w:name w:val="Plain Table 4100000000000000000000000000000000000000000000000000000000000000"/>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00000000000000000000000000000000000000000000000000000000000000">
    <w:name w:val="List Table 1 Light - Accent 3100000000000000000000000000000000000000000000000000000000000000"/>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00000000000000000000000000000000000000000000000000000000000000">
    <w:name w:val="Unresolved Mention700000000000000000000000000000000000000000000000000000000000000"/>
    <w:basedOn w:val="DefaultParagraphFont"/>
    <w:uiPriority w:val="99"/>
    <w:semiHidden/>
    <w:unhideWhenUsed/>
    <w:rsid w:val="005A2BC1"/>
    <w:rPr>
      <w:color w:val="605E5C"/>
      <w:shd w:val="clear" w:color="auto" w:fill="E1DFDD"/>
    </w:rPr>
  </w:style>
  <w:style w:type="character" w:customStyle="1" w:styleId="UnresolvedMention12">
    <w:name w:val="Unresolved Mention12"/>
    <w:basedOn w:val="DefaultParagraphFont"/>
    <w:uiPriority w:val="99"/>
    <w:semiHidden/>
    <w:unhideWhenUsed/>
    <w:rsid w:val="005A2BC1"/>
    <w:rPr>
      <w:color w:val="605E5C"/>
      <w:shd w:val="clear" w:color="auto" w:fill="E1DFDD"/>
    </w:rPr>
  </w:style>
  <w:style w:type="table" w:customStyle="1" w:styleId="GridTable5Dark-Accent2111">
    <w:name w:val="Grid Table 5 Dark - Accent 2111"/>
    <w:basedOn w:val="TableNormal"/>
    <w:uiPriority w:val="50"/>
    <w:rsid w:val="005A2BC1"/>
    <w:rPr>
      <w:rFonts w:ascii="Calibri" w:eastAsia="Calibri" w:hAnsi="Calibri" w:cs="Times New Roman"/>
      <w:kern w:val="0"/>
      <w:lang w:val="it-IT"/>
      <w14:ligatures w14:val="none"/>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numbering" w:customStyle="1" w:styleId="NoList4">
    <w:name w:val="No List4"/>
    <w:next w:val="NoList"/>
    <w:uiPriority w:val="99"/>
    <w:semiHidden/>
    <w:unhideWhenUsed/>
    <w:rsid w:val="005A2BC1"/>
  </w:style>
  <w:style w:type="table" w:customStyle="1" w:styleId="TableGrid5">
    <w:name w:val="Table Grid5"/>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74"/>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left w:w="115" w:type="dxa"/>
        <w:right w:w="115" w:type="dxa"/>
      </w:tblCellMar>
    </w:tblPr>
  </w:style>
  <w:style w:type="table" w:customStyle="1" w:styleId="64">
    <w:name w:val="64"/>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54">
    <w:name w:val="54"/>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44">
    <w:name w:val="44"/>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34">
    <w:name w:val="34"/>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4">
    <w:name w:val="24"/>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5">
    <w:name w:val="15"/>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PlainTable113">
    <w:name w:val="Plain Table 113"/>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3">
    <w:name w:val="Grid Table 5 Dark - Accent 213"/>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3">
    <w:name w:val="Grid Table 4 - Accent 213"/>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Grid14">
    <w:name w:val="Table Grid14"/>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5A2BC1"/>
  </w:style>
  <w:style w:type="table" w:customStyle="1" w:styleId="TableGrid22">
    <w:name w:val="Table Grid22"/>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71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left w:w="115" w:type="dxa"/>
        <w:right w:w="115" w:type="dxa"/>
      </w:tblCellMar>
    </w:tblPr>
  </w:style>
  <w:style w:type="table" w:customStyle="1" w:styleId="612">
    <w:name w:val="61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512">
    <w:name w:val="51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412">
    <w:name w:val="41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312">
    <w:name w:val="312"/>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12">
    <w:name w:val="212"/>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12">
    <w:name w:val="11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PlainTable1111">
    <w:name w:val="Plain Table 1111"/>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112">
    <w:name w:val="Grid Table 5 Dark - Accent 2112"/>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111">
    <w:name w:val="Grid Table 4 - Accent 2111"/>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Grid112">
    <w:name w:val="Table Grid112"/>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5A2BC1"/>
  </w:style>
  <w:style w:type="table" w:customStyle="1" w:styleId="TableGrid32">
    <w:name w:val="Table Grid32"/>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
    <w:name w:val="72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left w:w="115" w:type="dxa"/>
        <w:right w:w="115" w:type="dxa"/>
      </w:tblCellMar>
    </w:tblPr>
  </w:style>
  <w:style w:type="table" w:customStyle="1" w:styleId="622">
    <w:name w:val="62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522">
    <w:name w:val="52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422">
    <w:name w:val="42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322">
    <w:name w:val="322"/>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2">
    <w:name w:val="222"/>
    <w:basedOn w:val="TableNormal"/>
    <w:rsid w:val="005A2BC1"/>
    <w:pPr>
      <w:jc w:val="both"/>
    </w:pPr>
    <w:rPr>
      <w:rFonts w:ascii="Calibri" w:eastAsia="Calibri" w:hAnsi="Calibri" w:cs="Calibri"/>
      <w:color w:val="000000"/>
      <w:kern w:val="0"/>
      <w14:ligatures w14:val="none"/>
    </w:rPr>
    <w:tblPr>
      <w:tblStyleRowBandSize w:val="1"/>
      <w:tblStyleColBandSize w:val="1"/>
      <w:tblCellMar>
        <w:left w:w="115" w:type="dxa"/>
        <w:right w:w="115" w:type="dxa"/>
      </w:tblCellMar>
    </w:tblPr>
    <w:tcPr>
      <w:shd w:val="clear" w:color="auto" w:fill="D9E2F3"/>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22">
    <w:name w:val="122"/>
    <w:basedOn w:val="TableNormal"/>
    <w:rsid w:val="005A2BC1"/>
    <w:pPr>
      <w:spacing w:after="240" w:line="276" w:lineRule="auto"/>
      <w:jc w:val="both"/>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table" w:customStyle="1" w:styleId="PlainTable122">
    <w:name w:val="Plain Table 122"/>
    <w:basedOn w:val="TableNormal"/>
    <w:next w:val="PlainTable114"/>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22">
    <w:name w:val="Grid Table 5 Dark - Accent 222"/>
    <w:basedOn w:val="TableNormal"/>
    <w:next w:val="GridTable5Dark-Accent214"/>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22">
    <w:name w:val="Grid Table 4 - Accent 222"/>
    <w:basedOn w:val="TableNormal"/>
    <w:next w:val="GridTable4-Accent214"/>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Grid122">
    <w:name w:val="Table Grid122"/>
    <w:basedOn w:val="TableNormal"/>
    <w:next w:val="TableGrid"/>
    <w:uiPriority w:val="39"/>
    <w:rsid w:val="005A2BC1"/>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61">
    <w:name w:val="Unresolved Mention61"/>
    <w:basedOn w:val="DefaultParagraphFont"/>
    <w:uiPriority w:val="99"/>
    <w:semiHidden/>
    <w:unhideWhenUsed/>
    <w:rsid w:val="005A2BC1"/>
    <w:rPr>
      <w:color w:val="605E5C"/>
      <w:shd w:val="clear" w:color="auto" w:fill="E1DFDD"/>
    </w:rPr>
  </w:style>
  <w:style w:type="table" w:customStyle="1" w:styleId="PlainTable413">
    <w:name w:val="Plain Table 413"/>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3">
    <w:name w:val="List Table 1 Light - Accent 313"/>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132">
    <w:name w:val="132"/>
    <w:basedOn w:val="TableNormal"/>
    <w:rsid w:val="005A2BC1"/>
    <w:rPr>
      <w:rFonts w:ascii="Cambria" w:eastAsia="Cambria" w:hAnsi="Cambria" w:cs="Cambria"/>
      <w:color w:val="000000"/>
      <w:kern w:val="0"/>
      <w:sz w:val="22"/>
      <w:szCs w:val="22"/>
      <w14:ligatures w14:val="none"/>
    </w:rPr>
    <w:tblPr>
      <w:tblStyleRowBandSize w:val="1"/>
      <w:tblStyleColBandSize w:val="1"/>
      <w:tblCellMar>
        <w:top w:w="100" w:type="dxa"/>
        <w:left w:w="100" w:type="dxa"/>
        <w:bottom w:w="100" w:type="dxa"/>
        <w:right w:w="100" w:type="dxa"/>
      </w:tblCellMar>
    </w:tblPr>
    <w:tcPr>
      <w:shd w:val="clear" w:color="auto" w:fill="D9E2F3"/>
    </w:tcPr>
  </w:style>
  <w:style w:type="table" w:customStyle="1" w:styleId="102">
    <w:name w:val="102"/>
    <w:basedOn w:val="TableNormal"/>
    <w:rsid w:val="005A2BC1"/>
    <w:rPr>
      <w:rFonts w:ascii="Cambria" w:eastAsia="Cambria" w:hAnsi="Cambria" w:cs="Cambria"/>
      <w:color w:val="000000"/>
      <w:kern w:val="0"/>
      <w:sz w:val="22"/>
      <w:szCs w:val="22"/>
      <w14:ligatures w14:val="none"/>
    </w:rPr>
    <w:tblPr>
      <w:tblStyleRowBandSize w:val="1"/>
      <w:tblStyleColBandSize w:val="1"/>
      <w:tblCellMar>
        <w:top w:w="100" w:type="dxa"/>
        <w:left w:w="100" w:type="dxa"/>
        <w:bottom w:w="100" w:type="dxa"/>
        <w:right w:w="100" w:type="dxa"/>
      </w:tblCellMar>
    </w:tblPr>
    <w:tcPr>
      <w:shd w:val="clear" w:color="auto" w:fill="D9E2F3"/>
    </w:tc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92">
    <w:name w:val="92"/>
    <w:basedOn w:val="TableNormal"/>
    <w:rsid w:val="005A2BC1"/>
    <w:rPr>
      <w:rFonts w:ascii="Cambria" w:eastAsia="Cambria" w:hAnsi="Cambria" w:cs="Cambria"/>
      <w:color w:val="000000"/>
      <w:kern w:val="0"/>
      <w:sz w:val="22"/>
      <w:szCs w:val="22"/>
      <w14:ligatures w14:val="none"/>
    </w:rPr>
    <w:tblPr>
      <w:tblStyleRowBandSize w:val="1"/>
      <w:tblStyleColBandSize w:val="1"/>
      <w:tblCellMar>
        <w:top w:w="100" w:type="dxa"/>
        <w:left w:w="100" w:type="dxa"/>
        <w:bottom w:w="100" w:type="dxa"/>
        <w:right w:w="100" w:type="dxa"/>
      </w:tblCellMar>
    </w:tblPr>
    <w:tcPr>
      <w:shd w:val="clear" w:color="auto" w:fill="D9E2F3"/>
    </w:tc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82">
    <w:name w:val="82"/>
    <w:basedOn w:val="TableNormal"/>
    <w:rsid w:val="005A2BC1"/>
    <w:rPr>
      <w:rFonts w:ascii="Cambria" w:eastAsia="Cambria" w:hAnsi="Cambria" w:cs="Cambria"/>
      <w:color w:val="000000"/>
      <w:kern w:val="0"/>
      <w:sz w:val="22"/>
      <w:szCs w:val="22"/>
      <w14:ligatures w14:val="none"/>
    </w:rPr>
    <w:tblPr>
      <w:tblStyleRowBandSize w:val="1"/>
      <w:tblStyleColBandSize w:val="1"/>
      <w:tblCellMar>
        <w:top w:w="100" w:type="dxa"/>
        <w:left w:w="100" w:type="dxa"/>
        <w:bottom w:w="100" w:type="dxa"/>
        <w:right w:w="100" w:type="dxa"/>
      </w:tblCellMar>
    </w:tblPr>
    <w:tcPr>
      <w:shd w:val="clear" w:color="auto" w:fill="D9E2F3"/>
    </w:tcPr>
  </w:style>
  <w:style w:type="table" w:customStyle="1" w:styleId="Tablanormal112">
    <w:name w:val="Tabla normal 112"/>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5oscura-nfasis212">
    <w:name w:val="Tabla con cuadrícula 5 oscura - Énfasis 212"/>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aconcuadrcula4-nfasis212">
    <w:name w:val="Tabla con cuadrícula 4 - Énfasis 212"/>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anormal412">
    <w:name w:val="Tabla normal 412"/>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lista1clara-nfasis312">
    <w:name w:val="Tabla de lista 1 clara - Énfasis 312"/>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4111">
    <w:name w:val="Plain Table 4111"/>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111">
    <w:name w:val="List Table 1 Light - Accent 3111"/>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71">
    <w:name w:val="Unresolved Mention71"/>
    <w:basedOn w:val="DefaultParagraphFont"/>
    <w:uiPriority w:val="99"/>
    <w:semiHidden/>
    <w:unhideWhenUsed/>
    <w:rsid w:val="005A2BC1"/>
    <w:rPr>
      <w:color w:val="605E5C"/>
      <w:shd w:val="clear" w:color="auto" w:fill="E1DFDD"/>
    </w:rPr>
  </w:style>
  <w:style w:type="table" w:customStyle="1" w:styleId="PlainTable15">
    <w:name w:val="Plain Table 15"/>
    <w:basedOn w:val="TableNormal"/>
    <w:next w:val="PlainTable1"/>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5">
    <w:name w:val="Grid Table 5 Dark - Accent 25"/>
    <w:basedOn w:val="TableNormal"/>
    <w:next w:val="GridTable5Dark-Accent2"/>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5">
    <w:name w:val="Grid Table 4 - Accent 25"/>
    <w:basedOn w:val="TableNormal"/>
    <w:next w:val="GridTable4-Accent2"/>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PlainTable44">
    <w:name w:val="Plain Table 44"/>
    <w:basedOn w:val="TableNormal"/>
    <w:next w:val="PlainTable4"/>
    <w:uiPriority w:val="44"/>
    <w:rsid w:val="005A2BC1"/>
    <w:rPr>
      <w:kern w:val="0"/>
      <w:sz w:val="22"/>
      <w:szCs w:val="22"/>
      <w14:ligatures w14:val="none"/>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4">
    <w:name w:val="List Table 1 Light - Accent 34"/>
    <w:basedOn w:val="TableNormal"/>
    <w:next w:val="ListTable1Light-Accent3"/>
    <w:uiPriority w:val="46"/>
    <w:rsid w:val="005A2BC1"/>
    <w:rPr>
      <w:kern w:val="0"/>
      <w:sz w:val="22"/>
      <w:szCs w:val="22"/>
      <w14:ligatures w14:val="none"/>
    </w:rPr>
    <w:tblPr>
      <w:tblStyleRowBandSize w:val="1"/>
      <w:tblStyleColBandSize w:val="1"/>
      <w:tblInd w:w="0" w:type="nil"/>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PlainTable132">
    <w:name w:val="Plain Table 132"/>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32">
    <w:name w:val="Grid Table 5 Dark - Accent 232"/>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32">
    <w:name w:val="Grid Table 4 - Accent 232"/>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PlainTable422">
    <w:name w:val="Plain Table 422"/>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22">
    <w:name w:val="List Table 1 Light - Accent 322"/>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5Dark-Accent12">
    <w:name w:val="Grid Table 5 Dark - Accent 12"/>
    <w:basedOn w:val="TableNormal"/>
    <w:next w:val="GridTable5Dark-Accent1"/>
    <w:uiPriority w:val="50"/>
    <w:rsid w:val="005A2BC1"/>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unhideWhenUsed/>
    <w:rsid w:val="005A2BC1"/>
    <w:pPr>
      <w:spacing w:before="100" w:beforeAutospacing="1" w:afterAutospacing="1" w:line="240" w:lineRule="auto"/>
      <w:jc w:val="left"/>
    </w:pPr>
    <w:rPr>
      <w:rFonts w:ascii="Times New Roman" w:eastAsia="Times New Roman" w:hAnsi="Times New Roman" w:cs="Times New Roman"/>
      <w:sz w:val="24"/>
      <w:lang w:eastAsia="en-GB"/>
    </w:rPr>
  </w:style>
  <w:style w:type="paragraph" w:customStyle="1" w:styleId="xl63">
    <w:name w:val="xl63"/>
    <w:basedOn w:val="Normal"/>
    <w:uiPriority w:val="99"/>
    <w:rsid w:val="005A2BC1"/>
    <w:pPr>
      <w:spacing w:before="100" w:beforeAutospacing="1" w:afterAutospacing="1" w:line="240" w:lineRule="auto"/>
      <w:jc w:val="left"/>
    </w:pPr>
    <w:rPr>
      <w:rFonts w:ascii="Times New Roman" w:eastAsia="Times New Roman" w:hAnsi="Times New Roman" w:cs="Times New Roman"/>
      <w:sz w:val="20"/>
      <w:szCs w:val="20"/>
      <w:lang w:eastAsia="en-GB"/>
    </w:rPr>
  </w:style>
  <w:style w:type="paragraph" w:customStyle="1" w:styleId="xl64">
    <w:name w:val="xl64"/>
    <w:basedOn w:val="Normal"/>
    <w:uiPriority w:val="99"/>
    <w:rsid w:val="005A2BC1"/>
    <w:pPr>
      <w:spacing w:before="100" w:beforeAutospacing="1" w:afterAutospacing="1" w:line="240" w:lineRule="auto"/>
      <w:jc w:val="center"/>
      <w:textAlignment w:val="center"/>
    </w:pPr>
    <w:rPr>
      <w:rFonts w:ascii="Times New Roman" w:eastAsia="Times New Roman" w:hAnsi="Times New Roman" w:cs="Times New Roman"/>
      <w:sz w:val="20"/>
      <w:szCs w:val="20"/>
      <w:lang w:eastAsia="en-GB"/>
    </w:rPr>
  </w:style>
  <w:style w:type="character" w:customStyle="1" w:styleId="Menzionenonrisolta5">
    <w:name w:val="Menzione non risolta5"/>
    <w:basedOn w:val="DefaultParagraphFont"/>
    <w:uiPriority w:val="99"/>
    <w:semiHidden/>
    <w:unhideWhenUsed/>
    <w:rsid w:val="005A2BC1"/>
    <w:rPr>
      <w:color w:val="605E5C"/>
      <w:shd w:val="clear" w:color="auto" w:fill="E1DFDD"/>
    </w:rPr>
  </w:style>
  <w:style w:type="character" w:customStyle="1" w:styleId="Menzione1">
    <w:name w:val="Menzione1"/>
    <w:basedOn w:val="DefaultParagraphFont"/>
    <w:uiPriority w:val="99"/>
    <w:unhideWhenUsed/>
    <w:rsid w:val="005A2BC1"/>
    <w:rPr>
      <w:color w:val="2B579A"/>
      <w:shd w:val="clear" w:color="auto" w:fill="E1DFDD"/>
    </w:rPr>
  </w:style>
  <w:style w:type="paragraph" w:customStyle="1" w:styleId="subcaption">
    <w:name w:val="subcaption"/>
    <w:basedOn w:val="ListParagraph"/>
    <w:qFormat/>
    <w:rsid w:val="005A2BC1"/>
    <w:pPr>
      <w:numPr>
        <w:numId w:val="4"/>
      </w:numPr>
      <w:spacing w:before="80" w:after="80"/>
      <w:ind w:left="448" w:hanging="357"/>
    </w:pPr>
    <w:rPr>
      <w:b/>
      <w:iCs/>
      <w:sz w:val="20"/>
      <w:szCs w:val="20"/>
      <w:lang w:eastAsia="it-IT"/>
    </w:rPr>
  </w:style>
  <w:style w:type="character" w:customStyle="1" w:styleId="NoSpacingChar">
    <w:name w:val="No Spacing Char"/>
    <w:link w:val="NoSpacing"/>
    <w:uiPriority w:val="1"/>
    <w:locked/>
    <w:rsid w:val="005A2BC1"/>
    <w:rPr>
      <w:sz w:val="22"/>
      <w:szCs w:val="22"/>
      <w:lang w:val="en-GB"/>
    </w:rPr>
  </w:style>
  <w:style w:type="paragraph" w:styleId="NoSpacing">
    <w:name w:val="No Spacing"/>
    <w:link w:val="NoSpacingChar"/>
    <w:uiPriority w:val="1"/>
    <w:qFormat/>
    <w:rsid w:val="005A2BC1"/>
    <w:rPr>
      <w:sz w:val="22"/>
      <w:szCs w:val="22"/>
      <w:lang w:val="en-GB"/>
    </w:rPr>
  </w:style>
  <w:style w:type="character" w:customStyle="1" w:styleId="UnresolvedMention13">
    <w:name w:val="Unresolved Mention13"/>
    <w:basedOn w:val="DefaultParagraphFont"/>
    <w:uiPriority w:val="99"/>
    <w:semiHidden/>
    <w:unhideWhenUsed/>
    <w:rsid w:val="005A2BC1"/>
    <w:rPr>
      <w:color w:val="605E5C"/>
      <w:shd w:val="clear" w:color="auto" w:fill="E1DFDD"/>
    </w:rPr>
  </w:style>
  <w:style w:type="table" w:customStyle="1" w:styleId="GridTable4-Accent2101">
    <w:name w:val="Grid Table 4 - Accent 2101"/>
    <w:basedOn w:val="TableNormal"/>
    <w:uiPriority w:val="49"/>
    <w:rsid w:val="005A2BC1"/>
    <w:rPr>
      <w:rFonts w:ascii="Calibri" w:eastAsia="Calibri" w:hAnsi="Calibri" w:cs="Times New Roman"/>
      <w:kern w:val="0"/>
      <w:lang w:val="it-IT"/>
      <w14:ligatures w14:val="none"/>
    </w:rPr>
    <w:tblPr>
      <w:tblStyleRowBandSize w:val="1"/>
      <w:tblStyleColBandSize w:val="1"/>
      <w:tblInd w:w="0" w:type="nil"/>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5Dark-Accent21111">
    <w:name w:val="Grid Table 5 Dark - Accent 21111"/>
    <w:basedOn w:val="TableNormal"/>
    <w:uiPriority w:val="50"/>
    <w:rsid w:val="005A2BC1"/>
    <w:rPr>
      <w:rFonts w:ascii="Calibri" w:eastAsia="Calibri" w:hAnsi="Calibri" w:cs="Times New Roman"/>
      <w:kern w:val="0"/>
      <w:lang w:val="it-IT"/>
      <w14:ligatures w14:val="none"/>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UnresolvedMention14">
    <w:name w:val="Unresolved Mention14"/>
    <w:basedOn w:val="DefaultParagraphFont"/>
    <w:uiPriority w:val="99"/>
    <w:semiHidden/>
    <w:unhideWhenUsed/>
    <w:rsid w:val="005A2BC1"/>
    <w:rPr>
      <w:color w:val="605E5C"/>
      <w:shd w:val="clear" w:color="auto" w:fill="E1DFDD"/>
    </w:rPr>
  </w:style>
  <w:style w:type="character" w:customStyle="1" w:styleId="UnresolvedMention15">
    <w:name w:val="Unresolved Mention15"/>
    <w:basedOn w:val="DefaultParagraphFont"/>
    <w:uiPriority w:val="99"/>
    <w:semiHidden/>
    <w:unhideWhenUsed/>
    <w:rsid w:val="005A2BC1"/>
    <w:rPr>
      <w:color w:val="605E5C"/>
      <w:shd w:val="clear" w:color="auto" w:fill="E1DFDD"/>
    </w:rPr>
  </w:style>
  <w:style w:type="character" w:customStyle="1" w:styleId="FootnoteTextChar2">
    <w:name w:val="Footnote Text Char2"/>
    <w:aliases w:val="Footnote Text Char Char Char1,Char Char1,Footnote Text Char1 Char1,Footnote Text Char3 Char Char Char1,Footnote Text Char1 Char Char Char Char1,Footnote Text Char Char Char Char Char Char1,Footnote Text Char Char2 Char Char Char1"/>
    <w:basedOn w:val="DefaultParagraphFont"/>
    <w:uiPriority w:val="99"/>
    <w:semiHidden/>
    <w:rsid w:val="005A2BC1"/>
    <w:rPr>
      <w:rFonts w:eastAsia="Calibri" w:cs="Calibri"/>
      <w:lang w:val="en-US"/>
    </w:rPr>
  </w:style>
  <w:style w:type="paragraph" w:customStyle="1" w:styleId="ReferencesandacknowledgmentsTxt">
    <w:name w:val="References and acknowledgments – Txt"/>
    <w:basedOn w:val="Normal"/>
    <w:uiPriority w:val="99"/>
    <w:semiHidden/>
    <w:qFormat/>
    <w:rsid w:val="005A2BC1"/>
    <w:pPr>
      <w:ind w:left="227" w:hanging="227"/>
      <w:jc w:val="left"/>
    </w:pPr>
    <w:rPr>
      <w:rFonts w:asciiTheme="majorHAnsi" w:eastAsiaTheme="minorHAnsi" w:hAnsiTheme="majorHAnsi" w:cstheme="minorBidi"/>
      <w:szCs w:val="22"/>
      <w:lang w:val="it-IT"/>
    </w:rPr>
  </w:style>
  <w:style w:type="character" w:customStyle="1" w:styleId="UnresolvedMention151">
    <w:name w:val="Unresolved Mention151"/>
    <w:basedOn w:val="DefaultParagraphFont"/>
    <w:uiPriority w:val="99"/>
    <w:semiHidden/>
    <w:rsid w:val="005A2BC1"/>
    <w:rPr>
      <w:color w:val="605E5C"/>
      <w:shd w:val="clear" w:color="auto" w:fill="E1DFDD"/>
    </w:rPr>
  </w:style>
  <w:style w:type="character" w:customStyle="1" w:styleId="ptbrand">
    <w:name w:val="ptbrand"/>
    <w:basedOn w:val="DefaultParagraphFont"/>
    <w:rsid w:val="005A2BC1"/>
  </w:style>
  <w:style w:type="character" w:customStyle="1" w:styleId="skypenamemark">
    <w:name w:val="skype_name_mark"/>
    <w:basedOn w:val="DefaultParagraphFont"/>
    <w:rsid w:val="005A2BC1"/>
  </w:style>
  <w:style w:type="character" w:customStyle="1" w:styleId="UnresolvedMention16">
    <w:name w:val="Unresolved Mention16"/>
    <w:basedOn w:val="DefaultParagraphFont"/>
    <w:uiPriority w:val="99"/>
    <w:semiHidden/>
    <w:unhideWhenUsed/>
    <w:rsid w:val="005A2BC1"/>
    <w:rPr>
      <w:color w:val="605E5C"/>
      <w:shd w:val="clear" w:color="auto" w:fill="E1DFDD"/>
    </w:rPr>
  </w:style>
  <w:style w:type="character" w:styleId="Emphasis">
    <w:name w:val="Emphasis"/>
    <w:basedOn w:val="DefaultParagraphFont"/>
    <w:uiPriority w:val="20"/>
    <w:qFormat/>
    <w:rsid w:val="005A2BC1"/>
    <w:rPr>
      <w:i/>
      <w:iCs/>
    </w:rPr>
  </w:style>
  <w:style w:type="paragraph" w:customStyle="1" w:styleId="EndNoteBibliography">
    <w:name w:val="EndNote Bibliography"/>
    <w:basedOn w:val="Normal"/>
    <w:link w:val="EndNoteBibliographyChar"/>
    <w:rsid w:val="005A2BC1"/>
    <w:pPr>
      <w:spacing w:after="160" w:line="240" w:lineRule="auto"/>
    </w:pPr>
    <w:rPr>
      <w:rFonts w:eastAsiaTheme="minorHAnsi" w:cstheme="minorBidi"/>
      <w:noProof/>
      <w:szCs w:val="22"/>
    </w:rPr>
  </w:style>
  <w:style w:type="character" w:customStyle="1" w:styleId="EndNoteBibliographyChar">
    <w:name w:val="EndNote Bibliography Char"/>
    <w:basedOn w:val="ListParagraphChar"/>
    <w:link w:val="EndNoteBibliography"/>
    <w:rsid w:val="005A2BC1"/>
    <w:rPr>
      <w:noProof/>
      <w:kern w:val="0"/>
      <w:sz w:val="22"/>
      <w:szCs w:val="22"/>
      <w:lang w:val="en-GB"/>
      <w14:ligatures w14:val="none"/>
    </w:rPr>
  </w:style>
  <w:style w:type="character" w:styleId="IntenseEmphasis">
    <w:name w:val="Intense Emphasis"/>
    <w:basedOn w:val="DefaultParagraphFont"/>
    <w:uiPriority w:val="21"/>
    <w:qFormat/>
    <w:rsid w:val="005A2BC1"/>
    <w:rPr>
      <w:i/>
      <w:iCs/>
      <w:color w:val="4472C4" w:themeColor="accent1"/>
    </w:rPr>
  </w:style>
  <w:style w:type="character" w:customStyle="1" w:styleId="tlid-translation">
    <w:name w:val="tlid-translation"/>
    <w:basedOn w:val="DefaultParagraphFont"/>
    <w:rsid w:val="005A2BC1"/>
  </w:style>
  <w:style w:type="character" w:customStyle="1" w:styleId="xxelement-citation">
    <w:name w:val="x_xelement-citation"/>
    <w:basedOn w:val="DefaultParagraphFont"/>
    <w:rsid w:val="005A2BC1"/>
  </w:style>
  <w:style w:type="character" w:customStyle="1" w:styleId="xxref-journal">
    <w:name w:val="x_xref-journal"/>
    <w:basedOn w:val="DefaultParagraphFont"/>
    <w:rsid w:val="005A2BC1"/>
  </w:style>
  <w:style w:type="character" w:customStyle="1" w:styleId="xxref-vol">
    <w:name w:val="x_xref-vol"/>
    <w:basedOn w:val="DefaultParagraphFont"/>
    <w:rsid w:val="005A2BC1"/>
  </w:style>
  <w:style w:type="character" w:customStyle="1" w:styleId="UnresolvedMention17">
    <w:name w:val="Unresolved Mention17"/>
    <w:basedOn w:val="DefaultParagraphFont"/>
    <w:uiPriority w:val="99"/>
    <w:semiHidden/>
    <w:unhideWhenUsed/>
    <w:rsid w:val="005A2BC1"/>
    <w:rPr>
      <w:color w:val="605E5C"/>
      <w:shd w:val="clear" w:color="auto" w:fill="E1DFDD"/>
    </w:rPr>
  </w:style>
  <w:style w:type="character" w:customStyle="1" w:styleId="UnresolvedMention18">
    <w:name w:val="Unresolved Mention18"/>
    <w:basedOn w:val="DefaultParagraphFont"/>
    <w:uiPriority w:val="99"/>
    <w:semiHidden/>
    <w:unhideWhenUsed/>
    <w:rsid w:val="005A2BC1"/>
    <w:rPr>
      <w:color w:val="605E5C"/>
      <w:shd w:val="clear" w:color="auto" w:fill="E1DFDD"/>
    </w:rPr>
  </w:style>
  <w:style w:type="paragraph" w:customStyle="1" w:styleId="Default">
    <w:name w:val="Default"/>
    <w:rsid w:val="005A2BC1"/>
    <w:pPr>
      <w:autoSpaceDE w:val="0"/>
      <w:autoSpaceDN w:val="0"/>
      <w:adjustRightInd w:val="0"/>
    </w:pPr>
    <w:rPr>
      <w:rFonts w:ascii="Times New Roman" w:hAnsi="Times New Roman" w:cs="Times New Roman"/>
      <w:color w:val="000000"/>
      <w:kern w:val="0"/>
      <w14:ligatures w14:val="none"/>
    </w:rPr>
  </w:style>
  <w:style w:type="character" w:customStyle="1" w:styleId="eop">
    <w:name w:val="eop"/>
    <w:basedOn w:val="DefaultParagraphFont"/>
    <w:rsid w:val="005A2BC1"/>
  </w:style>
  <w:style w:type="character" w:customStyle="1" w:styleId="UnresolvedMention19">
    <w:name w:val="Unresolved Mention19"/>
    <w:basedOn w:val="DefaultParagraphFont"/>
    <w:uiPriority w:val="99"/>
    <w:semiHidden/>
    <w:unhideWhenUsed/>
    <w:rsid w:val="005A2BC1"/>
    <w:rPr>
      <w:color w:val="605E5C"/>
      <w:shd w:val="clear" w:color="auto" w:fill="E1DFDD"/>
    </w:rPr>
  </w:style>
  <w:style w:type="character" w:customStyle="1" w:styleId="UnresolvedMention20">
    <w:name w:val="Unresolved Mention20"/>
    <w:basedOn w:val="DefaultParagraphFont"/>
    <w:uiPriority w:val="99"/>
    <w:semiHidden/>
    <w:unhideWhenUsed/>
    <w:rsid w:val="005A2BC1"/>
    <w:rPr>
      <w:color w:val="605E5C"/>
      <w:shd w:val="clear" w:color="auto" w:fill="E1DFDD"/>
    </w:rPr>
  </w:style>
  <w:style w:type="table" w:customStyle="1" w:styleId="Tabellasemplice-11">
    <w:name w:val="Tabella semplice - 11"/>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griglia5scura-colore21">
    <w:name w:val="Tabella griglia 5 scura - colore 21"/>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ellagriglia4-colore21">
    <w:name w:val="Tabella griglia 4 - colore 21"/>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ellasemplice41">
    <w:name w:val="Tabella semplice 41"/>
    <w:basedOn w:val="TableNormal"/>
    <w:uiPriority w:val="44"/>
    <w:rsid w:val="005A2BC1"/>
    <w:rPr>
      <w:kern w:val="0"/>
      <w:sz w:val="22"/>
      <w:szCs w:val="22"/>
      <w14:ligatures w14:val="none"/>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ellaelenco1chiara-colore31">
    <w:name w:val="Tabella elenco 1 chiara - colore 31"/>
    <w:basedOn w:val="TableNormal"/>
    <w:uiPriority w:val="46"/>
    <w:rsid w:val="005A2BC1"/>
    <w:rPr>
      <w:kern w:val="0"/>
      <w:sz w:val="22"/>
      <w:szCs w:val="22"/>
      <w14:ligatures w14:val="none"/>
    </w:rPr>
    <w:tblPr>
      <w:tblStyleRowBandSize w:val="1"/>
      <w:tblStyleColBandSize w:val="1"/>
      <w:tblInd w:w="0" w:type="nil"/>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ellagriglia5scura-colore11">
    <w:name w:val="Tabella griglia 5 scura - colore 11"/>
    <w:basedOn w:val="TableNormal"/>
    <w:uiPriority w:val="50"/>
    <w:rsid w:val="005A2BC1"/>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Tableausimple11">
    <w:name w:val="Tableau simple 11"/>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Grille5Fonc-Accentuation21">
    <w:name w:val="Tableau Grille 5 Foncé - Accentuation 21"/>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eauGrille4-Accentuation21">
    <w:name w:val="Tableau Grille 4 - Accentuation 21"/>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ausimple41">
    <w:name w:val="Tableau simple 41"/>
    <w:basedOn w:val="TableNormal"/>
    <w:uiPriority w:val="44"/>
    <w:rsid w:val="005A2BC1"/>
    <w:rPr>
      <w:kern w:val="0"/>
      <w:sz w:val="22"/>
      <w:szCs w:val="22"/>
      <w14:ligatures w14:val="none"/>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Liste1Clair-Accentuation31">
    <w:name w:val="Tableau Liste 1 Clair - Accentuation 31"/>
    <w:basedOn w:val="TableNormal"/>
    <w:uiPriority w:val="46"/>
    <w:rsid w:val="005A2BC1"/>
    <w:rPr>
      <w:kern w:val="0"/>
      <w:sz w:val="22"/>
      <w:szCs w:val="22"/>
      <w14:ligatures w14:val="none"/>
    </w:rPr>
    <w:tblPr>
      <w:tblStyleRowBandSize w:val="1"/>
      <w:tblStyleColBandSize w:val="1"/>
      <w:tblInd w:w="0" w:type="nil"/>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auGrille5Fonc-Accentuation11">
    <w:name w:val="Tableau Grille 5 Foncé - Accentuation 11"/>
    <w:basedOn w:val="TableNormal"/>
    <w:uiPriority w:val="50"/>
    <w:rsid w:val="005A2BC1"/>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ListParagraphChar1">
    <w:name w:val="List Paragraph Char1"/>
    <w:aliases w:val="Premier Char1,Paragraphe de liste1 Char1,normal Char1,List Paragraph1 Char1,Normal2 Char1,Normal3 Char1,Normal4 Char1,Normal5 Char1,Normal6 Char1,Normal7 Char1,Bullet List Char1,FooterText Char1,Colorful List - Accent 111 Char1"/>
    <w:uiPriority w:val="34"/>
    <w:qFormat/>
    <w:rsid w:val="005A2BC1"/>
    <w:rPr>
      <w:sz w:val="22"/>
      <w:szCs w:val="22"/>
      <w:lang w:val="en-GB"/>
    </w:rPr>
  </w:style>
  <w:style w:type="character" w:customStyle="1" w:styleId="UnresolvedMention21">
    <w:name w:val="Unresolved Mention21"/>
    <w:basedOn w:val="DefaultParagraphFont"/>
    <w:uiPriority w:val="99"/>
    <w:semiHidden/>
    <w:unhideWhenUsed/>
    <w:rsid w:val="005A2BC1"/>
    <w:rPr>
      <w:color w:val="605E5C"/>
      <w:shd w:val="clear" w:color="auto" w:fill="E1DFDD"/>
    </w:rPr>
  </w:style>
  <w:style w:type="paragraph" w:customStyle="1" w:styleId="Source">
    <w:name w:val="Source"/>
    <w:basedOn w:val="Normal"/>
    <w:link w:val="SourceChar"/>
    <w:qFormat/>
    <w:rsid w:val="00D7342F"/>
    <w:pPr>
      <w:spacing w:before="80" w:after="360" w:line="240" w:lineRule="auto"/>
    </w:pPr>
    <w:rPr>
      <w:sz w:val="18"/>
      <w:szCs w:val="18"/>
    </w:rPr>
  </w:style>
  <w:style w:type="character" w:customStyle="1" w:styleId="SourceChar">
    <w:name w:val="Source Char"/>
    <w:basedOn w:val="DefaultParagraphFont"/>
    <w:link w:val="Source"/>
    <w:rsid w:val="00D7342F"/>
    <w:rPr>
      <w:rFonts w:eastAsia="Calibri" w:cs="Calibri"/>
      <w:kern w:val="0"/>
      <w:sz w:val="18"/>
      <w:szCs w:val="18"/>
      <w:lang w:val="en-GB"/>
      <w14:ligatures w14:val="none"/>
    </w:rPr>
  </w:style>
  <w:style w:type="character" w:customStyle="1" w:styleId="UnresolvedMention22">
    <w:name w:val="Unresolved Mention22"/>
    <w:basedOn w:val="DefaultParagraphFont"/>
    <w:uiPriority w:val="99"/>
    <w:semiHidden/>
    <w:unhideWhenUsed/>
    <w:rsid w:val="005A2BC1"/>
    <w:rPr>
      <w:color w:val="605E5C"/>
      <w:shd w:val="clear" w:color="auto" w:fill="E1DFDD"/>
    </w:rPr>
  </w:style>
  <w:style w:type="character" w:customStyle="1" w:styleId="UnresolvedMention23">
    <w:name w:val="Unresolved Mention23"/>
    <w:basedOn w:val="DefaultParagraphFont"/>
    <w:uiPriority w:val="99"/>
    <w:semiHidden/>
    <w:unhideWhenUsed/>
    <w:rsid w:val="005A2BC1"/>
    <w:rPr>
      <w:color w:val="605E5C"/>
      <w:shd w:val="clear" w:color="auto" w:fill="E1DFDD"/>
    </w:rPr>
  </w:style>
  <w:style w:type="table" w:customStyle="1" w:styleId="PlainTable133">
    <w:name w:val="Plain Table 133"/>
    <w:basedOn w:val="TableNormal"/>
    <w:uiPriority w:val="41"/>
    <w:rsid w:val="005A2BC1"/>
    <w:rPr>
      <w:kern w:val="0"/>
      <w:sz w:val="22"/>
      <w:szCs w:val="22"/>
      <w:lang w:val="en-AU"/>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Accent233">
    <w:name w:val="Grid Table 5 Dark - Accent 233"/>
    <w:basedOn w:val="TableNormal"/>
    <w:uiPriority w:val="50"/>
    <w:rsid w:val="005A2BC1"/>
    <w:rPr>
      <w:kern w:val="0"/>
      <w:lang w:val="it-IT"/>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233">
    <w:name w:val="Grid Table 4 - Accent 233"/>
    <w:basedOn w:val="TableNormal"/>
    <w:uiPriority w:val="49"/>
    <w:rsid w:val="005A2BC1"/>
    <w:rPr>
      <w:kern w:val="0"/>
      <w:lang w:val="it-IT"/>
      <w14:ligatures w14:val="non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PlainTable423">
    <w:name w:val="Plain Table 423"/>
    <w:basedOn w:val="TableNormal"/>
    <w:uiPriority w:val="44"/>
    <w:rsid w:val="005A2BC1"/>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stTable1Light-Accent323">
    <w:name w:val="List Table 1 Light - Accent 323"/>
    <w:basedOn w:val="TableNormal"/>
    <w:uiPriority w:val="46"/>
    <w:rsid w:val="005A2BC1"/>
    <w:rPr>
      <w:kern w:val="0"/>
      <w:sz w:val="22"/>
      <w:szCs w:val="22"/>
      <w14:ligatures w14:val="none"/>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5Dark-Accent111">
    <w:name w:val="Grid Table 5 Dark - Accent 111"/>
    <w:basedOn w:val="TableNormal"/>
    <w:next w:val="GridTable5Dark-Accent11"/>
    <w:uiPriority w:val="50"/>
    <w:rsid w:val="005A2BC1"/>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reference">
    <w:name w:val="reference"/>
    <w:basedOn w:val="Normal"/>
    <w:qFormat/>
    <w:rsid w:val="005A2BC1"/>
    <w:pPr>
      <w:spacing w:after="60" w:line="240" w:lineRule="auto"/>
    </w:pPr>
  </w:style>
  <w:style w:type="paragraph" w:customStyle="1" w:styleId="formula">
    <w:name w:val="formula"/>
    <w:basedOn w:val="Normal"/>
    <w:qFormat/>
    <w:rsid w:val="005A2BC1"/>
    <w:pPr>
      <w:spacing w:before="240" w:after="240" w:line="240" w:lineRule="auto"/>
      <w:jc w:val="center"/>
    </w:pPr>
    <w:rPr>
      <w:rFonts w:ascii="Calibri" w:eastAsia="Times New Roman" w:hAnsi="Calibri"/>
      <w:sz w:val="24"/>
      <w:lang w:eastAsia="zh-CN"/>
    </w:rPr>
  </w:style>
  <w:style w:type="paragraph" w:customStyle="1" w:styleId="terminology">
    <w:name w:val="terminology"/>
    <w:basedOn w:val="Heading3"/>
    <w:qFormat/>
    <w:rsid w:val="005A2BC1"/>
    <w:pPr>
      <w:spacing w:after="120"/>
    </w:pPr>
    <w:rPr>
      <w:color w:val="C45911" w:themeColor="accent2" w:themeShade="BF"/>
    </w:rPr>
  </w:style>
  <w:style w:type="paragraph" w:customStyle="1" w:styleId="H2exsummary">
    <w:name w:val="H2 ex summary"/>
    <w:basedOn w:val="Heading2"/>
    <w:qFormat/>
    <w:rsid w:val="005A2BC1"/>
    <w:pPr>
      <w:ind w:left="0" w:firstLine="0"/>
    </w:pPr>
    <w:rPr>
      <w:sz w:val="34"/>
      <w:szCs w:val="34"/>
    </w:rPr>
  </w:style>
  <w:style w:type="paragraph" w:customStyle="1" w:styleId="H3exsummary">
    <w:name w:val="H3 ex summary"/>
    <w:basedOn w:val="Heading3"/>
    <w:qFormat/>
    <w:rsid w:val="005A2BC1"/>
    <w:pPr>
      <w:keepLines/>
    </w:pPr>
    <w:rPr>
      <w:rFonts w:cstheme="minorHAnsi"/>
      <w:color w:val="auto"/>
    </w:rPr>
  </w:style>
  <w:style w:type="paragraph" w:customStyle="1" w:styleId="xmsolistparagraph">
    <w:name w:val="x_msolistparagraph"/>
    <w:basedOn w:val="Normal"/>
    <w:rsid w:val="005A2BC1"/>
    <w:pPr>
      <w:spacing w:before="100" w:beforeAutospacing="1" w:afterAutospacing="1" w:line="240" w:lineRule="auto"/>
    </w:pPr>
    <w:rPr>
      <w:rFonts w:ascii="Times New Roman" w:eastAsia="Times New Roman" w:hAnsi="Times New Roman" w:cs="Times New Roman"/>
      <w:sz w:val="24"/>
    </w:rPr>
  </w:style>
  <w:style w:type="paragraph" w:customStyle="1" w:styleId="BOXbullet">
    <w:name w:val="BOX bullet"/>
    <w:basedOn w:val="BOXtext"/>
    <w:qFormat/>
    <w:rsid w:val="005A2BC1"/>
    <w:pPr>
      <w:numPr>
        <w:numId w:val="5"/>
      </w:numPr>
      <w:ind w:left="226" w:hanging="226"/>
    </w:pPr>
  </w:style>
  <w:style w:type="paragraph" w:customStyle="1" w:styleId="xxkeymessagesbullet">
    <w:name w:val="x_x_keymessagesbullet"/>
    <w:basedOn w:val="Normal"/>
    <w:rsid w:val="005A2BC1"/>
    <w:pPr>
      <w:spacing w:after="0" w:line="240" w:lineRule="auto"/>
      <w:jc w:val="left"/>
    </w:pPr>
    <w:rPr>
      <w:rFonts w:ascii="Times New Roman" w:eastAsiaTheme="minorHAnsi" w:hAnsi="Times New Roman" w:cs="Times New Roman"/>
      <w:sz w:val="24"/>
      <w:lang w:val="en-US"/>
    </w:rPr>
  </w:style>
  <w:style w:type="paragraph" w:customStyle="1" w:styleId="xxxboxbullet">
    <w:name w:val="x_x_xboxbullet"/>
    <w:basedOn w:val="Normal"/>
    <w:rsid w:val="005A2BC1"/>
    <w:pPr>
      <w:spacing w:before="100" w:beforeAutospacing="1" w:afterAutospacing="1" w:line="240" w:lineRule="auto"/>
      <w:jc w:val="left"/>
    </w:pPr>
    <w:rPr>
      <w:rFonts w:ascii="Times New Roman" w:eastAsia="Times New Roman" w:hAnsi="Times New Roman" w:cs="Times New Roman"/>
      <w:sz w:val="24"/>
      <w:lang w:val="en-US"/>
    </w:rPr>
  </w:style>
  <w:style w:type="numbering" w:customStyle="1" w:styleId="NoList111">
    <w:name w:val="No List111"/>
    <w:next w:val="NoList"/>
    <w:uiPriority w:val="99"/>
    <w:semiHidden/>
    <w:unhideWhenUsed/>
    <w:rsid w:val="005A2BC1"/>
  </w:style>
  <w:style w:type="character" w:customStyle="1" w:styleId="UnresolvedMention24">
    <w:name w:val="Unresolved Mention24"/>
    <w:basedOn w:val="DefaultParagraphFont"/>
    <w:uiPriority w:val="99"/>
    <w:semiHidden/>
    <w:unhideWhenUsed/>
    <w:rsid w:val="005A2BC1"/>
    <w:rPr>
      <w:color w:val="605E5C"/>
      <w:shd w:val="clear" w:color="auto" w:fill="E1DFDD"/>
    </w:rPr>
  </w:style>
  <w:style w:type="character" w:customStyle="1" w:styleId="A34">
    <w:name w:val="A34"/>
    <w:uiPriority w:val="99"/>
    <w:rsid w:val="005A2BC1"/>
    <w:rPr>
      <w:rFonts w:ascii="Sofia Pro Regular" w:hAnsi="Sofia Pro Regular" w:cs="Sofia Pro Regular" w:hint="default"/>
      <w:color w:val="000000"/>
      <w:sz w:val="17"/>
      <w:szCs w:val="17"/>
    </w:rPr>
  </w:style>
  <w:style w:type="character" w:customStyle="1" w:styleId="A35">
    <w:name w:val="A35"/>
    <w:uiPriority w:val="99"/>
    <w:rsid w:val="005A2BC1"/>
    <w:rPr>
      <w:rFonts w:ascii="Sofia Pro Regular" w:hAnsi="Sofia Pro Regular" w:cs="Sofia Pro Regular" w:hint="default"/>
      <w:color w:val="000000"/>
      <w:sz w:val="17"/>
      <w:szCs w:val="17"/>
      <w:u w:val="single"/>
    </w:rPr>
  </w:style>
  <w:style w:type="character" w:customStyle="1" w:styleId="normaltextrun">
    <w:name w:val="normaltextrun"/>
    <w:basedOn w:val="DefaultParagraphFont"/>
    <w:rsid w:val="005A2BC1"/>
  </w:style>
  <w:style w:type="character" w:customStyle="1" w:styleId="CommentTextChar1">
    <w:name w:val="Comment Text Char1"/>
    <w:basedOn w:val="DefaultParagraphFont"/>
    <w:uiPriority w:val="99"/>
    <w:semiHidden/>
    <w:rsid w:val="005A2BC1"/>
    <w:rPr>
      <w:sz w:val="20"/>
      <w:szCs w:val="20"/>
    </w:rPr>
  </w:style>
  <w:style w:type="character" w:customStyle="1" w:styleId="Hyperlink1">
    <w:name w:val="Hyperlink1"/>
    <w:basedOn w:val="DefaultParagraphFont"/>
    <w:uiPriority w:val="99"/>
    <w:unhideWhenUsed/>
    <w:rsid w:val="005A2BC1"/>
    <w:rPr>
      <w:color w:val="0563C1"/>
      <w:u w:val="single"/>
    </w:rPr>
  </w:style>
  <w:style w:type="paragraph" w:customStyle="1" w:styleId="Geneva91">
    <w:name w:val="Geneva 91"/>
    <w:basedOn w:val="Normal"/>
    <w:next w:val="FootnoteText"/>
    <w:uiPriority w:val="99"/>
    <w:unhideWhenUsed/>
    <w:qFormat/>
    <w:rsid w:val="005A2BC1"/>
    <w:pPr>
      <w:spacing w:after="0" w:line="240" w:lineRule="auto"/>
      <w:jc w:val="left"/>
    </w:pPr>
    <w:rPr>
      <w:rFonts w:eastAsiaTheme="minorHAnsi" w:cstheme="minorBidi"/>
      <w:sz w:val="20"/>
      <w:szCs w:val="20"/>
    </w:rPr>
  </w:style>
  <w:style w:type="paragraph" w:customStyle="1" w:styleId="paragraph">
    <w:name w:val="paragraph"/>
    <w:basedOn w:val="Normal"/>
    <w:rsid w:val="005A2BC1"/>
    <w:pPr>
      <w:spacing w:before="100" w:beforeAutospacing="1" w:afterAutospacing="1" w:line="240" w:lineRule="auto"/>
      <w:jc w:val="left"/>
    </w:pPr>
    <w:rPr>
      <w:rFonts w:ascii="Times New Roman" w:eastAsia="Times New Roman" w:hAnsi="Times New Roman" w:cs="Times New Roman"/>
      <w:sz w:val="24"/>
      <w:lang w:val="en-US"/>
    </w:rPr>
  </w:style>
  <w:style w:type="paragraph" w:customStyle="1" w:styleId="BVIfnrCarattereCharCharCharCarattereCharCharCharCharCharChar1CharCharCharCarattereChar">
    <w:name w:val="BVI fnr Carattere Char Char Char Carattere Char Char Char Char Char Char1 Char Char Char Carattere Char"/>
    <w:aliases w:val="BVI fnr Carattere Char Char Char Carattere Char Char Char Char Char Char1 Char Char Char Carattere Carattere Char"/>
    <w:basedOn w:val="Normal"/>
    <w:uiPriority w:val="99"/>
    <w:rsid w:val="005A2BC1"/>
    <w:pPr>
      <w:spacing w:before="120" w:after="160" w:line="240" w:lineRule="exact"/>
    </w:pPr>
    <w:rPr>
      <w:rFonts w:eastAsiaTheme="minorHAnsi" w:cstheme="minorBidi"/>
      <w:szCs w:val="22"/>
      <w:vertAlign w:val="superscript"/>
      <w:lang w:val="en-US"/>
    </w:rPr>
  </w:style>
  <w:style w:type="character" w:customStyle="1" w:styleId="FootnoteTextCharCharChar2">
    <w:name w:val="Footnote Text Char Char Char2"/>
    <w:aliases w:val="Char Char2,Footnote Text Char3 Char Char Char2,Footnote Text Char1 Char Char Char Char2,Footnote Text Char Char Char Char Char Char2,Footnote Text Char Char2 Char Char Char2,single space Char,ft Char1"/>
    <w:basedOn w:val="DefaultParagraphFont"/>
    <w:uiPriority w:val="99"/>
    <w:semiHidden/>
    <w:rsid w:val="005A2BC1"/>
    <w:rPr>
      <w:sz w:val="20"/>
      <w:szCs w:val="20"/>
    </w:rPr>
  </w:style>
  <w:style w:type="paragraph" w:customStyle="1" w:styleId="CommentText1">
    <w:name w:val="Comment Text1"/>
    <w:basedOn w:val="Normal"/>
    <w:next w:val="CommentText"/>
    <w:uiPriority w:val="99"/>
    <w:unhideWhenUsed/>
    <w:qFormat/>
    <w:rsid w:val="005A2BC1"/>
    <w:pPr>
      <w:spacing w:after="160" w:line="240" w:lineRule="auto"/>
      <w:jc w:val="left"/>
    </w:pPr>
    <w:rPr>
      <w:rFonts w:eastAsiaTheme="minorHAnsi" w:cstheme="minorBidi"/>
      <w:sz w:val="20"/>
      <w:szCs w:val="20"/>
      <w:lang w:val="en-US"/>
    </w:rPr>
  </w:style>
  <w:style w:type="paragraph" w:customStyle="1" w:styleId="TableContents">
    <w:name w:val="Table Contents"/>
    <w:basedOn w:val="BodyTextIndent"/>
    <w:uiPriority w:val="7"/>
    <w:qFormat/>
    <w:rsid w:val="005A2BC1"/>
    <w:pPr>
      <w:keepNext/>
      <w:keepLines/>
      <w:spacing w:after="0" w:line="240" w:lineRule="auto"/>
      <w:ind w:left="0"/>
      <w:contextualSpacing/>
      <w:jc w:val="left"/>
    </w:pPr>
    <w:rPr>
      <w:rFonts w:ascii="Calibri" w:eastAsia="Malgun Gothic" w:hAnsi="Calibri" w:cs="Arial"/>
      <w:b/>
      <w:color w:val="FFFFFF"/>
      <w:szCs w:val="32"/>
      <w:lang w:val="en-US"/>
    </w:rPr>
  </w:style>
  <w:style w:type="paragraph" w:styleId="BodyTextIndent">
    <w:name w:val="Body Text Indent"/>
    <w:basedOn w:val="Normal"/>
    <w:link w:val="BodyTextIndentChar"/>
    <w:uiPriority w:val="99"/>
    <w:unhideWhenUsed/>
    <w:rsid w:val="005A2BC1"/>
    <w:pPr>
      <w:spacing w:after="120"/>
      <w:ind w:left="283"/>
    </w:pPr>
  </w:style>
  <w:style w:type="character" w:customStyle="1" w:styleId="BodyTextIndentChar">
    <w:name w:val="Body Text Indent Char"/>
    <w:basedOn w:val="DefaultParagraphFont"/>
    <w:link w:val="BodyTextIndent"/>
    <w:uiPriority w:val="99"/>
    <w:rsid w:val="005A2BC1"/>
    <w:rPr>
      <w:rFonts w:eastAsia="Calibri" w:cs="Calibri"/>
      <w:kern w:val="0"/>
      <w:sz w:val="22"/>
      <w:lang w:val="en-GB"/>
      <w14:ligatures w14:val="none"/>
    </w:rPr>
  </w:style>
  <w:style w:type="character" w:customStyle="1" w:styleId="A11">
    <w:name w:val="A11"/>
    <w:uiPriority w:val="99"/>
    <w:rsid w:val="005A2BC1"/>
    <w:rPr>
      <w:rFonts w:cs="AvenirNext LT Pro Regular"/>
      <w:color w:val="211E1F"/>
      <w:sz w:val="15"/>
      <w:szCs w:val="15"/>
    </w:rPr>
  </w:style>
  <w:style w:type="paragraph" w:customStyle="1" w:styleId="pf0">
    <w:name w:val="pf0"/>
    <w:basedOn w:val="Normal"/>
    <w:rsid w:val="005A2BC1"/>
    <w:pPr>
      <w:spacing w:before="100" w:beforeAutospacing="1" w:afterAutospacing="1" w:line="240" w:lineRule="auto"/>
      <w:jc w:val="left"/>
    </w:pPr>
    <w:rPr>
      <w:rFonts w:ascii="Times New Roman" w:eastAsia="Times New Roman" w:hAnsi="Times New Roman" w:cs="Times New Roman"/>
      <w:sz w:val="24"/>
    </w:rPr>
  </w:style>
  <w:style w:type="character" w:customStyle="1" w:styleId="cf01">
    <w:name w:val="cf01"/>
    <w:rsid w:val="005A2BC1"/>
    <w:rPr>
      <w:rFonts w:ascii="Segoe UI" w:hAnsi="Segoe UI" w:cs="Segoe UI" w:hint="default"/>
      <w:sz w:val="18"/>
      <w:szCs w:val="18"/>
    </w:rPr>
  </w:style>
  <w:style w:type="character" w:customStyle="1" w:styleId="anchor-text">
    <w:name w:val="anchor-text"/>
    <w:basedOn w:val="DefaultParagraphFont"/>
    <w:rsid w:val="005A2BC1"/>
  </w:style>
  <w:style w:type="table" w:customStyle="1" w:styleId="TableGrid8">
    <w:name w:val="Table Grid8"/>
    <w:basedOn w:val="TableNormal"/>
    <w:next w:val="TableGrid"/>
    <w:uiPriority w:val="39"/>
    <w:rsid w:val="00B606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Char">
    <w:name w:val="Caption Char"/>
    <w:aliases w:val="Caption Char Char Char Char Char,Caption Char Char Char1 Char,Caption Char Char1 Char,Caption Char1 Char Char,Caption Char2 Char,Figure Head Char,10Table - STC Char,Char Char Char Char,Stacey_Caption Char,AICD Char,LVT Table Heading Char"/>
    <w:basedOn w:val="DefaultParagraphFont"/>
    <w:link w:val="Caption"/>
    <w:uiPriority w:val="35"/>
    <w:qFormat/>
    <w:locked/>
    <w:rsid w:val="005B75E7"/>
    <w:rPr>
      <w:rFonts w:eastAsia="Calibri" w:cs="Calibri"/>
      <w:b/>
      <w:kern w:val="0"/>
      <w:sz w:val="22"/>
      <w:lang w:val="en-GB"/>
      <w14:ligatures w14:val="none"/>
    </w:rPr>
  </w:style>
  <w:style w:type="paragraph" w:customStyle="1" w:styleId="source0">
    <w:name w:val="source"/>
    <w:basedOn w:val="Normal"/>
    <w:qFormat/>
    <w:rsid w:val="005B75E7"/>
    <w:pPr>
      <w:spacing w:before="80" w:after="0" w:line="240" w:lineRule="auto"/>
    </w:pPr>
    <w:rPr>
      <w:rFonts w:ascii="Calibri" w:hAnsi="Calibri"/>
      <w:sz w:val="17"/>
      <w:szCs w:val="17"/>
    </w:rPr>
  </w:style>
  <w:style w:type="character" w:styleId="UnresolvedMention">
    <w:name w:val="Unresolved Mention"/>
    <w:basedOn w:val="DefaultParagraphFont"/>
    <w:uiPriority w:val="99"/>
    <w:semiHidden/>
    <w:unhideWhenUsed/>
    <w:rsid w:val="005B75E7"/>
    <w:rPr>
      <w:color w:val="605E5C"/>
      <w:shd w:val="clear" w:color="auto" w:fill="E1DFDD"/>
    </w:rPr>
  </w:style>
  <w:style w:type="character" w:customStyle="1" w:styleId="cf11">
    <w:name w:val="cf11"/>
    <w:rsid w:val="005B75E7"/>
    <w:rPr>
      <w:rFonts w:ascii="Segoe UI" w:hAnsi="Segoe UI" w:cs="Segoe UI" w:hint="default"/>
      <w:sz w:val="18"/>
      <w:szCs w:val="18"/>
    </w:rPr>
  </w:style>
  <w:style w:type="paragraph" w:customStyle="1" w:styleId="glossary">
    <w:name w:val="glossary"/>
    <w:basedOn w:val="Normal"/>
    <w:qFormat/>
    <w:rsid w:val="003174ED"/>
    <w:pPr>
      <w:keepNext/>
      <w:spacing w:after="40"/>
    </w:pPr>
    <w:rPr>
      <w:rFonts w:ascii="Calibri" w:hAnsi="Calibri"/>
      <w:b/>
      <w:bCs/>
      <w:sz w:val="24"/>
    </w:rPr>
  </w:style>
  <w:style w:type="paragraph" w:customStyle="1" w:styleId="TOC0">
    <w:name w:val="TOC 0"/>
    <w:basedOn w:val="TOC1"/>
    <w:uiPriority w:val="99"/>
    <w:qFormat/>
    <w:rsid w:val="00424423"/>
    <w:pPr>
      <w:shd w:val="clear" w:color="auto" w:fill="FFF2CC" w:themeFill="accent4" w:themeFillTint="33"/>
      <w:tabs>
        <w:tab w:val="clear" w:pos="9292"/>
        <w:tab w:val="left" w:pos="9072"/>
      </w:tabs>
      <w:spacing w:before="240" w:after="240"/>
      <w:ind w:left="-425" w:right="-346" w:firstLine="425"/>
    </w:pPr>
    <w:rPr>
      <w:color w:val="000000" w:themeColor="text1"/>
    </w:rPr>
  </w:style>
  <w:style w:type="character" w:customStyle="1" w:styleId="Heading8Char">
    <w:name w:val="Heading 8 Char"/>
    <w:basedOn w:val="DefaultParagraphFont"/>
    <w:link w:val="Heading8"/>
    <w:uiPriority w:val="9"/>
    <w:semiHidden/>
    <w:rsid w:val="00962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A51"/>
    <w:rPr>
      <w:rFonts w:eastAsiaTheme="majorEastAsia" w:cstheme="majorBidi"/>
      <w:color w:val="272727" w:themeColor="text1" w:themeTint="D8"/>
    </w:rPr>
  </w:style>
  <w:style w:type="character" w:styleId="Mention">
    <w:name w:val="Mention"/>
    <w:basedOn w:val="DefaultParagraphFont"/>
    <w:uiPriority w:val="99"/>
    <w:unhideWhenUsed/>
    <w:rsid w:val="00962A51"/>
    <w:rPr>
      <w:color w:val="2B579A"/>
      <w:shd w:val="clear" w:color="auto" w:fill="E1DFDD"/>
    </w:rPr>
  </w:style>
  <w:style w:type="paragraph" w:customStyle="1" w:styleId="xl27">
    <w:name w:val="xl27"/>
    <w:basedOn w:val="Normal"/>
    <w:uiPriority w:val="99"/>
    <w:rsid w:val="00962A51"/>
    <w:pPr>
      <w:spacing w:before="100" w:beforeAutospacing="1" w:afterAutospacing="1" w:line="240" w:lineRule="auto"/>
      <w:jc w:val="left"/>
      <w:textAlignment w:val="top"/>
    </w:pPr>
    <w:rPr>
      <w:rFonts w:ascii="Calibri" w:eastAsia="Times New Roman" w:hAnsi="Calibri"/>
      <w:color w:val="000000"/>
      <w:sz w:val="20"/>
      <w:szCs w:val="20"/>
      <w:lang w:eastAsia="en-GB"/>
    </w:rPr>
  </w:style>
  <w:style w:type="paragraph" w:customStyle="1" w:styleId="xl29">
    <w:name w:val="xl29"/>
    <w:basedOn w:val="Normal"/>
    <w:uiPriority w:val="99"/>
    <w:rsid w:val="00962A51"/>
    <w:pPr>
      <w:pBdr>
        <w:right w:val="dashed" w:sz="8" w:space="0" w:color="000000"/>
      </w:pBdr>
      <w:spacing w:before="100" w:beforeAutospacing="1" w:afterAutospacing="1" w:line="240" w:lineRule="auto"/>
      <w:jc w:val="left"/>
      <w:textAlignment w:val="top"/>
    </w:pPr>
    <w:rPr>
      <w:rFonts w:ascii="Calibri" w:eastAsia="Times New Roman" w:hAnsi="Calibri"/>
      <w:color w:val="000000"/>
      <w:sz w:val="20"/>
      <w:szCs w:val="20"/>
      <w:lang w:eastAsia="en-GB"/>
    </w:rPr>
  </w:style>
  <w:style w:type="paragraph" w:customStyle="1" w:styleId="xl30">
    <w:name w:val="xl30"/>
    <w:basedOn w:val="Normal"/>
    <w:uiPriority w:val="99"/>
    <w:rsid w:val="00962A51"/>
    <w:pPr>
      <w:shd w:val="clear" w:color="000000" w:fill="DAE3F3"/>
      <w:spacing w:before="100" w:beforeAutospacing="1" w:afterAutospacing="1" w:line="240" w:lineRule="auto"/>
      <w:jc w:val="left"/>
      <w:textAlignment w:val="top"/>
    </w:pPr>
    <w:rPr>
      <w:rFonts w:ascii="Calibri" w:eastAsia="Times New Roman" w:hAnsi="Calibri"/>
      <w:color w:val="000000"/>
      <w:sz w:val="20"/>
      <w:szCs w:val="20"/>
      <w:lang w:eastAsia="en-GB"/>
    </w:rPr>
  </w:style>
  <w:style w:type="paragraph" w:customStyle="1" w:styleId="xl31">
    <w:name w:val="xl31"/>
    <w:basedOn w:val="Normal"/>
    <w:uiPriority w:val="99"/>
    <w:rsid w:val="00962A51"/>
    <w:pPr>
      <w:shd w:val="clear" w:color="A5A5A5" w:fill="ED7D31"/>
      <w:spacing w:before="100" w:beforeAutospacing="1" w:afterAutospacing="1" w:line="240" w:lineRule="auto"/>
      <w:jc w:val="left"/>
      <w:textAlignment w:val="top"/>
    </w:pPr>
    <w:rPr>
      <w:rFonts w:ascii="Calibri" w:eastAsia="Times New Roman" w:hAnsi="Calibri"/>
      <w:b/>
      <w:bCs/>
      <w:color w:val="000000"/>
      <w:sz w:val="20"/>
      <w:szCs w:val="20"/>
      <w:lang w:eastAsia="en-GB"/>
    </w:rPr>
  </w:style>
  <w:style w:type="paragraph" w:customStyle="1" w:styleId="xl34">
    <w:name w:val="xl34"/>
    <w:basedOn w:val="Normal"/>
    <w:uiPriority w:val="99"/>
    <w:rsid w:val="00962A51"/>
    <w:pPr>
      <w:shd w:val="clear" w:color="000000" w:fill="595959"/>
      <w:spacing w:before="100" w:beforeAutospacing="1" w:afterAutospacing="1" w:line="240" w:lineRule="auto"/>
      <w:jc w:val="left"/>
      <w:textAlignment w:val="top"/>
    </w:pPr>
    <w:rPr>
      <w:rFonts w:ascii="Calibri" w:eastAsia="Times New Roman" w:hAnsi="Calibri"/>
      <w:b/>
      <w:bCs/>
      <w:color w:val="FFFFFF"/>
      <w:sz w:val="20"/>
      <w:szCs w:val="20"/>
      <w:lang w:eastAsia="en-GB"/>
    </w:rPr>
  </w:style>
  <w:style w:type="paragraph" w:customStyle="1" w:styleId="xl39">
    <w:name w:val="xl39"/>
    <w:basedOn w:val="Normal"/>
    <w:uiPriority w:val="99"/>
    <w:rsid w:val="00962A51"/>
    <w:pPr>
      <w:shd w:val="clear" w:color="000000" w:fill="ED7D31"/>
      <w:spacing w:before="100" w:beforeAutospacing="1" w:afterAutospacing="1" w:line="240" w:lineRule="auto"/>
      <w:jc w:val="center"/>
      <w:textAlignment w:val="center"/>
    </w:pPr>
    <w:rPr>
      <w:rFonts w:ascii="Calibri" w:eastAsia="Times New Roman" w:hAnsi="Calibri"/>
      <w:b/>
      <w:bCs/>
      <w:sz w:val="20"/>
      <w:szCs w:val="20"/>
      <w:lang w:eastAsia="en-GB"/>
    </w:rPr>
  </w:style>
  <w:style w:type="paragraph" w:customStyle="1" w:styleId="xl40">
    <w:name w:val="xl40"/>
    <w:basedOn w:val="Normal"/>
    <w:uiPriority w:val="99"/>
    <w:rsid w:val="00962A51"/>
    <w:pPr>
      <w:shd w:val="clear" w:color="000000" w:fill="ED7D31"/>
      <w:spacing w:before="100" w:beforeAutospacing="1" w:afterAutospacing="1" w:line="240" w:lineRule="auto"/>
      <w:jc w:val="center"/>
      <w:textAlignment w:val="center"/>
    </w:pPr>
    <w:rPr>
      <w:rFonts w:ascii="Calibri" w:eastAsia="Times New Roman" w:hAnsi="Calibri"/>
      <w:b/>
      <w:bCs/>
      <w:sz w:val="20"/>
      <w:szCs w:val="20"/>
      <w:lang w:eastAsia="en-GB"/>
    </w:rPr>
  </w:style>
  <w:style w:type="paragraph" w:styleId="Quote">
    <w:name w:val="Quote"/>
    <w:basedOn w:val="Normal"/>
    <w:next w:val="Normal"/>
    <w:link w:val="QuoteChar"/>
    <w:uiPriority w:val="29"/>
    <w:qFormat/>
    <w:rsid w:val="00962A51"/>
    <w:pPr>
      <w:spacing w:before="160" w:after="160" w:line="278" w:lineRule="auto"/>
      <w:jc w:val="center"/>
    </w:pPr>
    <w:rPr>
      <w:rFonts w:eastAsiaTheme="minorHAnsi" w:cstheme="minorBidi"/>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sid w:val="00962A51"/>
    <w:rPr>
      <w:i/>
      <w:iCs/>
      <w:color w:val="404040" w:themeColor="text1" w:themeTint="BF"/>
    </w:rPr>
  </w:style>
  <w:style w:type="paragraph" w:styleId="IntenseQuote">
    <w:name w:val="Intense Quote"/>
    <w:basedOn w:val="Normal"/>
    <w:next w:val="Normal"/>
    <w:link w:val="IntenseQuoteChar"/>
    <w:uiPriority w:val="30"/>
    <w:qFormat/>
    <w:rsid w:val="00962A5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cstheme="minorBidi"/>
      <w:i/>
      <w:iCs/>
      <w:color w:val="2F5496"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rsid w:val="00962A51"/>
    <w:rPr>
      <w:i/>
      <w:iCs/>
      <w:color w:val="2F5496" w:themeColor="accent1" w:themeShade="BF"/>
    </w:rPr>
  </w:style>
  <w:style w:type="character" w:styleId="IntenseReference">
    <w:name w:val="Intense Reference"/>
    <w:basedOn w:val="DefaultParagraphFont"/>
    <w:uiPriority w:val="32"/>
    <w:qFormat/>
    <w:rsid w:val="00962A51"/>
    <w:rPr>
      <w:b/>
      <w:bCs/>
      <w:smallCaps/>
      <w:color w:val="2F5496" w:themeColor="accent1" w:themeShade="BF"/>
      <w:spacing w:val="5"/>
    </w:rPr>
  </w:style>
  <w:style w:type="table" w:styleId="PlainTable2">
    <w:name w:val="Plain Table 2"/>
    <w:basedOn w:val="TableNormal"/>
    <w:uiPriority w:val="42"/>
    <w:rsid w:val="00962A5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6">
    <w:name w:val="Table Grid6"/>
    <w:basedOn w:val="TableNormal"/>
    <w:next w:val="TableGrid"/>
    <w:uiPriority w:val="39"/>
    <w:rsid w:val="00744C1D"/>
    <w:rPr>
      <w:rFonts w:eastAsia="Aptos"/>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2">
    <w:name w:val="List Number 2"/>
    <w:basedOn w:val="Normal"/>
    <w:uiPriority w:val="11"/>
    <w:unhideWhenUsed/>
    <w:rsid w:val="00B657FF"/>
    <w:pPr>
      <w:numPr>
        <w:ilvl w:val="1"/>
        <w:numId w:val="8"/>
      </w:numPr>
      <w:tabs>
        <w:tab w:val="num" w:pos="360"/>
      </w:tabs>
      <w:spacing w:after="180" w:line="276" w:lineRule="auto"/>
      <w:ind w:left="0" w:firstLine="0"/>
      <w:jc w:val="left"/>
    </w:pPr>
    <w:rPr>
      <w:rFonts w:ascii="Calibri" w:eastAsia="Malgun Gothic" w:hAnsi="Calibri" w:cs="Arial"/>
      <w:lang w:val="en-US"/>
    </w:rPr>
  </w:style>
  <w:style w:type="paragraph" w:styleId="ListNumber3">
    <w:name w:val="List Number 3"/>
    <w:basedOn w:val="Normal"/>
    <w:uiPriority w:val="11"/>
    <w:semiHidden/>
    <w:unhideWhenUsed/>
    <w:rsid w:val="00B657FF"/>
    <w:pPr>
      <w:numPr>
        <w:ilvl w:val="2"/>
        <w:numId w:val="8"/>
      </w:numPr>
      <w:tabs>
        <w:tab w:val="num" w:pos="360"/>
      </w:tabs>
      <w:spacing w:after="180" w:line="276" w:lineRule="auto"/>
      <w:ind w:left="0" w:firstLine="0"/>
      <w:contextualSpacing/>
      <w:jc w:val="left"/>
    </w:pPr>
    <w:rPr>
      <w:rFonts w:ascii="Calibri" w:eastAsia="Malgun Gothic" w:hAnsi="Calibri" w:cs="Arial"/>
      <w:lang w:val="en-US"/>
    </w:rPr>
  </w:style>
  <w:style w:type="paragraph" w:styleId="ListNumber4">
    <w:name w:val="List Number 4"/>
    <w:basedOn w:val="Normal"/>
    <w:uiPriority w:val="11"/>
    <w:semiHidden/>
    <w:unhideWhenUsed/>
    <w:rsid w:val="00B657FF"/>
    <w:pPr>
      <w:numPr>
        <w:ilvl w:val="3"/>
        <w:numId w:val="8"/>
      </w:numPr>
      <w:tabs>
        <w:tab w:val="num" w:pos="360"/>
      </w:tabs>
      <w:spacing w:after="180" w:line="276" w:lineRule="auto"/>
      <w:ind w:left="0" w:firstLine="0"/>
      <w:contextualSpacing/>
      <w:jc w:val="left"/>
    </w:pPr>
    <w:rPr>
      <w:rFonts w:ascii="Calibri" w:eastAsia="Malgun Gothic" w:hAnsi="Calibri" w:cs="Arial"/>
      <w:lang w:val="en-US"/>
    </w:rPr>
  </w:style>
  <w:style w:type="paragraph" w:styleId="ListNumber5">
    <w:name w:val="List Number 5"/>
    <w:basedOn w:val="Normal"/>
    <w:uiPriority w:val="11"/>
    <w:semiHidden/>
    <w:unhideWhenUsed/>
    <w:rsid w:val="00B657FF"/>
    <w:pPr>
      <w:numPr>
        <w:ilvl w:val="4"/>
        <w:numId w:val="8"/>
      </w:numPr>
      <w:tabs>
        <w:tab w:val="num" w:pos="360"/>
      </w:tabs>
      <w:spacing w:after="180" w:line="276" w:lineRule="auto"/>
      <w:ind w:left="0" w:firstLine="0"/>
      <w:contextualSpacing/>
      <w:jc w:val="left"/>
    </w:pPr>
    <w:rPr>
      <w:rFonts w:ascii="Calibri" w:eastAsia="Malgun Gothic" w:hAnsi="Calibri" w:cs="Arial"/>
      <w:lang w:val="en-US"/>
    </w:rPr>
  </w:style>
  <w:style w:type="character" w:customStyle="1" w:styleId="ng-star-inserted">
    <w:name w:val="ng-star-inserted"/>
    <w:basedOn w:val="DefaultParagraphFont"/>
    <w:rsid w:val="00B657FF"/>
  </w:style>
  <w:style w:type="character" w:customStyle="1" w:styleId="ui-provider">
    <w:name w:val="ui-provider"/>
    <w:basedOn w:val="DefaultParagraphFont"/>
    <w:rsid w:val="00B657FF"/>
  </w:style>
  <w:style w:type="paragraph" w:customStyle="1" w:styleId="TableParagraph">
    <w:name w:val="Table Paragraph"/>
    <w:basedOn w:val="Normal"/>
    <w:uiPriority w:val="1"/>
    <w:qFormat/>
    <w:rsid w:val="006D75C2"/>
    <w:pPr>
      <w:widowControl w:val="0"/>
      <w:autoSpaceDE w:val="0"/>
      <w:autoSpaceDN w:val="0"/>
      <w:spacing w:after="0" w:line="240" w:lineRule="auto"/>
      <w:ind w:left="107"/>
      <w:jc w:val="left"/>
    </w:pPr>
    <w:rPr>
      <w:rFonts w:ascii="Times New Roman" w:eastAsia="Times New Roman" w:hAnsi="Times New Roman" w:cs="Times New Roman"/>
      <w:szCs w:val="22"/>
      <w:lang w:val="en-US"/>
    </w:rPr>
  </w:style>
  <w:style w:type="character" w:customStyle="1" w:styleId="markedcontent">
    <w:name w:val="markedcontent"/>
    <w:basedOn w:val="DefaultParagraphFont"/>
    <w:rsid w:val="006D75C2"/>
  </w:style>
  <w:style w:type="character" w:customStyle="1" w:styleId="highlight">
    <w:name w:val="highlight"/>
    <w:basedOn w:val="DefaultParagraphFont"/>
    <w:rsid w:val="006D75C2"/>
  </w:style>
  <w:style w:type="character" w:customStyle="1" w:styleId="UnresolvedMention73">
    <w:name w:val="Unresolved Mention73"/>
    <w:uiPriority w:val="99"/>
    <w:semiHidden/>
    <w:unhideWhenUsed/>
    <w:rsid w:val="006D75C2"/>
    <w:rPr>
      <w:color w:val="605E5C"/>
      <w:shd w:val="clear" w:color="auto" w:fill="E1DFDD"/>
    </w:rPr>
  </w:style>
  <w:style w:type="paragraph" w:customStyle="1" w:styleId="EquationNumbering">
    <w:name w:val="Equation Numbering"/>
    <w:basedOn w:val="Caption"/>
    <w:uiPriority w:val="7"/>
    <w:qFormat/>
    <w:rsid w:val="006D75C2"/>
    <w:pPr>
      <w:spacing w:before="270" w:after="180" w:line="264" w:lineRule="auto"/>
      <w:ind w:left="1276" w:hanging="1276"/>
      <w:jc w:val="right"/>
    </w:pPr>
    <w:rPr>
      <w:rFonts w:ascii="Calibri Light" w:eastAsia="Malgun Gothic" w:hAnsi="Calibri Light" w:cs="Calibri Light"/>
      <w:b w:val="0"/>
      <w:sz w:val="24"/>
      <w:szCs w:val="20"/>
      <w:lang w:val="en-US"/>
    </w:rPr>
  </w:style>
  <w:style w:type="paragraph" w:styleId="ListNumber">
    <w:name w:val="List Number"/>
    <w:basedOn w:val="Normal"/>
    <w:uiPriority w:val="11"/>
    <w:qFormat/>
    <w:rsid w:val="006D75C2"/>
    <w:pPr>
      <w:numPr>
        <w:numId w:val="9"/>
      </w:numPr>
      <w:tabs>
        <w:tab w:val="clear" w:pos="360"/>
      </w:tabs>
      <w:spacing w:line="240" w:lineRule="auto"/>
      <w:ind w:left="357" w:hanging="357"/>
      <w:jc w:val="left"/>
    </w:pPr>
    <w:rPr>
      <w:rFonts w:ascii="Calibri" w:eastAsia="Malgun Gothic" w:hAnsi="Calibri" w:cs="Arial"/>
      <w:szCs w:val="22"/>
      <w:lang w:val="en-US"/>
    </w:rPr>
  </w:style>
  <w:style w:type="table" w:customStyle="1" w:styleId="IFPRITableStyle">
    <w:name w:val="IFPRI Table Style"/>
    <w:basedOn w:val="TableNormal"/>
    <w:uiPriority w:val="99"/>
    <w:rsid w:val="006D75C2"/>
    <w:pPr>
      <w:jc w:val="center"/>
    </w:pPr>
    <w:rPr>
      <w:rFonts w:ascii="Calibri" w:eastAsia="Malgun Gothic" w:hAnsi="Calibri" w:cs="Arial"/>
      <w:kern w:val="0"/>
      <w:sz w:val="16"/>
      <w:szCs w:val="22"/>
      <w14:ligatures w14:val="none"/>
    </w:rPr>
    <w:tblPr>
      <w:tblStyleRowBandSize w:val="1"/>
      <w:tblStyleColBandSize w:val="1"/>
      <w:tblBorders>
        <w:bottom w:val="single" w:sz="8" w:space="0" w:color="70AD47"/>
      </w:tblBorders>
      <w:tblCellMar>
        <w:top w:w="101" w:type="dxa"/>
        <w:left w:w="115" w:type="dxa"/>
        <w:bottom w:w="101" w:type="dxa"/>
        <w:right w:w="115" w:type="dxa"/>
      </w:tblCellMar>
    </w:tblPr>
    <w:tblStylePr w:type="firstRow">
      <w:pPr>
        <w:jc w:val="center"/>
      </w:pPr>
      <w:rPr>
        <w:rFonts w:ascii="Calibri" w:hAnsi="Calibri"/>
        <w:b/>
        <w:color w:val="FFFFFF"/>
      </w:rPr>
      <w:tblPr/>
      <w:tcPr>
        <w:shd w:val="clear" w:color="auto" w:fill="70AD47"/>
        <w:vAlign w:val="bottom"/>
      </w:tcPr>
    </w:tblStylePr>
    <w:tblStylePr w:type="firstCol">
      <w:pPr>
        <w:jc w:val="left"/>
      </w:pPr>
      <w:rPr>
        <w:b/>
      </w:rPr>
    </w:tblStylePr>
    <w:tblStylePr w:type="band1Horz">
      <w:tblPr/>
      <w:tcPr>
        <w:shd w:val="clear" w:color="auto" w:fill="FAF9F9"/>
      </w:tcPr>
    </w:tblStylePr>
    <w:tblStylePr w:type="nwCell">
      <w:pPr>
        <w:jc w:val="left"/>
      </w:pPr>
      <w:tblPr/>
      <w:tcPr>
        <w:vAlign w:val="bottom"/>
      </w:tcPr>
    </w:tblStylePr>
  </w:style>
  <w:style w:type="paragraph" w:customStyle="1" w:styleId="NoteSource">
    <w:name w:val="Note/Source"/>
    <w:basedOn w:val="Normal"/>
    <w:uiPriority w:val="13"/>
    <w:qFormat/>
    <w:rsid w:val="006D75C2"/>
    <w:pPr>
      <w:spacing w:before="90" w:after="0" w:line="240" w:lineRule="auto"/>
      <w:jc w:val="left"/>
    </w:pPr>
    <w:rPr>
      <w:rFonts w:ascii="Calibri" w:eastAsia="Malgun Gothic" w:hAnsi="Calibri" w:cs="Arial"/>
      <w:sz w:val="16"/>
      <w:lang w:val="en-US"/>
    </w:rPr>
  </w:style>
  <w:style w:type="table" w:customStyle="1" w:styleId="IFPRITableStyle1">
    <w:name w:val="IFPRI Table Style1"/>
    <w:basedOn w:val="TableNormal"/>
    <w:uiPriority w:val="99"/>
    <w:rsid w:val="006D75C2"/>
    <w:pPr>
      <w:jc w:val="center"/>
    </w:pPr>
    <w:rPr>
      <w:rFonts w:ascii="Calibri" w:eastAsia="Malgun Gothic" w:hAnsi="Calibri" w:cs="Arial"/>
      <w:kern w:val="0"/>
      <w:sz w:val="16"/>
      <w:szCs w:val="22"/>
      <w14:ligatures w14:val="none"/>
    </w:rPr>
    <w:tblPr>
      <w:tblStyleRowBandSize w:val="1"/>
      <w:tblStyleColBandSize w:val="1"/>
      <w:tblBorders>
        <w:bottom w:val="single" w:sz="8" w:space="0" w:color="70AD47"/>
      </w:tblBorders>
      <w:tblCellMar>
        <w:top w:w="101" w:type="dxa"/>
        <w:left w:w="115" w:type="dxa"/>
        <w:bottom w:w="101" w:type="dxa"/>
        <w:right w:w="115" w:type="dxa"/>
      </w:tblCellMar>
    </w:tblPr>
    <w:tblStylePr w:type="firstRow">
      <w:pPr>
        <w:jc w:val="center"/>
      </w:pPr>
      <w:rPr>
        <w:rFonts w:ascii="Calibri" w:hAnsi="Calibri"/>
        <w:b/>
        <w:color w:val="FFFFFF"/>
      </w:rPr>
      <w:tblPr/>
      <w:tcPr>
        <w:shd w:val="clear" w:color="auto" w:fill="70AD47"/>
        <w:vAlign w:val="bottom"/>
      </w:tcPr>
    </w:tblStylePr>
    <w:tblStylePr w:type="firstCol">
      <w:pPr>
        <w:jc w:val="left"/>
      </w:pPr>
      <w:rPr>
        <w:b/>
      </w:rPr>
    </w:tblStylePr>
    <w:tblStylePr w:type="band1Horz">
      <w:tblPr/>
      <w:tcPr>
        <w:shd w:val="clear" w:color="auto" w:fill="FAF9F9"/>
      </w:tcPr>
    </w:tblStylePr>
    <w:tblStylePr w:type="nwCell">
      <w:pPr>
        <w:jc w:val="left"/>
      </w:pPr>
      <w:tblPr/>
      <w:tcPr>
        <w:vAlign w:val="bottom"/>
      </w:tcPr>
    </w:tblStylePr>
  </w:style>
  <w:style w:type="character" w:customStyle="1" w:styleId="A1">
    <w:name w:val="A1"/>
    <w:uiPriority w:val="99"/>
    <w:rsid w:val="006D75C2"/>
    <w:rPr>
      <w:rFonts w:cs="Myriad Pro Cond"/>
      <w:color w:val="000000"/>
      <w:sz w:val="22"/>
      <w:szCs w:val="22"/>
    </w:rPr>
  </w:style>
  <w:style w:type="character" w:customStyle="1" w:styleId="UnresolvedMention25">
    <w:name w:val="Unresolved Mention25"/>
    <w:uiPriority w:val="99"/>
    <w:semiHidden/>
    <w:unhideWhenUsed/>
    <w:rsid w:val="006D75C2"/>
    <w:rPr>
      <w:color w:val="605E5C"/>
      <w:shd w:val="clear" w:color="auto" w:fill="E1DFDD"/>
    </w:rPr>
  </w:style>
  <w:style w:type="paragraph" w:customStyle="1" w:styleId="c-article-info-details">
    <w:name w:val="c-article-info-details"/>
    <w:basedOn w:val="Normal"/>
    <w:rsid w:val="006D75C2"/>
    <w:pPr>
      <w:spacing w:before="100" w:beforeAutospacing="1" w:afterAutospacing="1" w:line="240" w:lineRule="auto"/>
      <w:jc w:val="left"/>
    </w:pPr>
    <w:rPr>
      <w:rFonts w:ascii="Times New Roman" w:eastAsia="Times New Roman" w:hAnsi="Times New Roman" w:cs="Times New Roman"/>
      <w:sz w:val="24"/>
      <w:lang w:val="en-US"/>
    </w:rPr>
  </w:style>
  <w:style w:type="character" w:customStyle="1" w:styleId="u-visually-hidden">
    <w:name w:val="u-visually-hidden"/>
    <w:basedOn w:val="DefaultParagraphFont"/>
    <w:rsid w:val="006D75C2"/>
  </w:style>
  <w:style w:type="character" w:customStyle="1" w:styleId="UnresolvedMention26">
    <w:name w:val="Unresolved Mention26"/>
    <w:uiPriority w:val="99"/>
    <w:semiHidden/>
    <w:unhideWhenUsed/>
    <w:rsid w:val="006D75C2"/>
    <w:rPr>
      <w:color w:val="605E5C"/>
      <w:shd w:val="clear" w:color="auto" w:fill="E1DFDD"/>
    </w:rPr>
  </w:style>
  <w:style w:type="paragraph" w:customStyle="1" w:styleId="Heading2Annex">
    <w:name w:val="Heading 2 Annex"/>
    <w:basedOn w:val="Heading2"/>
    <w:qFormat/>
    <w:rsid w:val="006D75C2"/>
    <w:pPr>
      <w:spacing w:before="0" w:after="160"/>
      <w:ind w:left="1418" w:hanging="1418"/>
    </w:pPr>
    <w:rPr>
      <w:rFonts w:ascii="Calibri" w:eastAsia="Calibri" w:hAnsi="Calibri" w:cs="Calibri"/>
      <w:color w:val="C45911"/>
    </w:rPr>
  </w:style>
  <w:style w:type="paragraph" w:customStyle="1" w:styleId="Heading7glossary">
    <w:name w:val="Heading 7 glossary"/>
    <w:basedOn w:val="Heading7"/>
    <w:qFormat/>
    <w:rsid w:val="006D75C2"/>
    <w:pPr>
      <w:spacing w:before="160"/>
    </w:pPr>
    <w:rPr>
      <w:rFonts w:ascii="Calibri" w:eastAsia="Malgun Gothic" w:hAnsi="Calibri" w:cs="Calibri"/>
      <w:color w:val="000000"/>
      <w:sz w:val="24"/>
    </w:rPr>
  </w:style>
  <w:style w:type="table" w:customStyle="1" w:styleId="GridTable1Light-Accent11">
    <w:name w:val="Grid Table 1 Light - Accent 11"/>
    <w:basedOn w:val="TableNormal"/>
    <w:next w:val="GridTable1Light-Accent1"/>
    <w:uiPriority w:val="46"/>
    <w:rsid w:val="006D75C2"/>
    <w:rPr>
      <w:rFonts w:ascii="Calibri" w:eastAsia="Calibri" w:hAnsi="Calibri" w:cs="Arial"/>
      <w:kern w:val="0"/>
      <w:sz w:val="20"/>
      <w:szCs w:val="20"/>
      <w:lang w:val="en-GB" w:eastAsia="en-GB"/>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D75C2"/>
    <w:rPr>
      <w:rFonts w:ascii="Calibri" w:eastAsia="Calibri" w:hAnsi="Calibri" w:cs="Arial"/>
      <w:kern w:val="0"/>
      <w:sz w:val="20"/>
      <w:szCs w:val="20"/>
      <w:lang w:eastAsia="en-GB"/>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paragraph" w:customStyle="1" w:styleId="TABLEtext">
    <w:name w:val="TABLE text"/>
    <w:basedOn w:val="BOXtext"/>
    <w:qFormat/>
    <w:rsid w:val="006D75C2"/>
    <w:pPr>
      <w:spacing w:before="40" w:after="40"/>
      <w:jc w:val="left"/>
    </w:pPr>
    <w:rPr>
      <w:rFonts w:ascii="Calibri" w:hAnsi="Calibri"/>
      <w:bCs/>
      <w:iCs/>
      <w:szCs w:val="21"/>
    </w:rPr>
  </w:style>
  <w:style w:type="paragraph" w:customStyle="1" w:styleId="TABLEbullet">
    <w:name w:val="TABLE bullet"/>
    <w:basedOn w:val="TABLEtext"/>
    <w:qFormat/>
    <w:rsid w:val="006D75C2"/>
    <w:pPr>
      <w:numPr>
        <w:numId w:val="10"/>
      </w:numPr>
      <w:ind w:left="176" w:hanging="176"/>
    </w:pPr>
  </w:style>
  <w:style w:type="table" w:customStyle="1" w:styleId="GridTable1Light-Accent12">
    <w:name w:val="Grid Table 1 Light - Accent 12"/>
    <w:basedOn w:val="TableNormal"/>
    <w:next w:val="GridTable1Light-Accent1"/>
    <w:uiPriority w:val="46"/>
    <w:rsid w:val="006D75C2"/>
    <w:rPr>
      <w:rFonts w:ascii="Calibri" w:eastAsia="Calibri" w:hAnsi="Calibri" w:cs="Arial"/>
      <w:kern w:val="0"/>
      <w:sz w:val="22"/>
      <w:szCs w:val="22"/>
      <w:lang w:eastAsia="en-GB"/>
      <w14:ligatures w14:val="none"/>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121">
    <w:name w:val="Grid Table 1 Light - Accent 121"/>
    <w:basedOn w:val="TableNormal"/>
    <w:next w:val="GridTable1Light-Accent1"/>
    <w:uiPriority w:val="46"/>
    <w:rsid w:val="006D75C2"/>
    <w:rPr>
      <w:rFonts w:ascii="Calibri" w:eastAsia="Calibri" w:hAnsi="Calibri" w:cs="Arial"/>
      <w:kern w:val="0"/>
      <w:sz w:val="20"/>
      <w:szCs w:val="20"/>
      <w:lang w:val="en-GB" w:eastAsia="en-GB"/>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superscript">
    <w:name w:val="superscript"/>
    <w:basedOn w:val="DefaultParagraphFont"/>
    <w:rsid w:val="006D75C2"/>
  </w:style>
  <w:style w:type="table" w:customStyle="1" w:styleId="GridTable1Light-Accent13">
    <w:name w:val="Grid Table 1 Light - Accent 13"/>
    <w:basedOn w:val="TableNormal"/>
    <w:next w:val="GridTable1Light-Accent1"/>
    <w:uiPriority w:val="46"/>
    <w:rsid w:val="006D75C2"/>
    <w:rPr>
      <w:rFonts w:ascii="Calibri" w:eastAsia="Calibri" w:hAnsi="Calibri" w:cs="Arial"/>
      <w:kern w:val="0"/>
      <w:sz w:val="20"/>
      <w:szCs w:val="20"/>
      <w:lang w:val="en-GB" w:eastAsia="en-GB"/>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1Light-Accent15">
    <w:name w:val="Grid Table 1 Light - Accent 15"/>
    <w:basedOn w:val="TableNormal"/>
    <w:next w:val="GridTable1Light-Accent1"/>
    <w:uiPriority w:val="46"/>
    <w:rsid w:val="006D75C2"/>
    <w:rPr>
      <w:rFonts w:ascii="Calibri" w:eastAsia="Calibri" w:hAnsi="Calibri" w:cs="Arial"/>
      <w:kern w:val="0"/>
      <w:sz w:val="22"/>
      <w:szCs w:val="22"/>
      <w:lang w:eastAsia="en-GB"/>
      <w14:ligatures w14:val="none"/>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1Light-Accent141">
    <w:name w:val="Grid Table 1 Light - Accent 141"/>
    <w:basedOn w:val="TableNormal"/>
    <w:next w:val="GridTable1Light-Accent1"/>
    <w:uiPriority w:val="46"/>
    <w:rsid w:val="006D75C2"/>
    <w:rPr>
      <w:rFonts w:ascii="Calibri" w:eastAsia="Calibri" w:hAnsi="Calibri" w:cs="Arial"/>
      <w:kern w:val="0"/>
      <w:sz w:val="20"/>
      <w:szCs w:val="20"/>
      <w:lang w:val="en-GB" w:eastAsia="en-GB"/>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1Light-Accent111">
    <w:name w:val="Grid Table 1 Light - Accent 111"/>
    <w:basedOn w:val="TableNormal"/>
    <w:next w:val="GridTable1Light-Accent1"/>
    <w:uiPriority w:val="46"/>
    <w:rsid w:val="006D75C2"/>
    <w:rPr>
      <w:rFonts w:ascii="Calibri" w:eastAsia="Calibri" w:hAnsi="Calibri" w:cs="Arial"/>
      <w:kern w:val="0"/>
      <w:sz w:val="20"/>
      <w:szCs w:val="20"/>
      <w:lang w:val="en-GB" w:eastAsia="en-GB"/>
      <w14:ligatures w14:val="none"/>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UnresolvedMention241">
    <w:name w:val="Unresolved Mention241"/>
    <w:uiPriority w:val="99"/>
    <w:semiHidden/>
    <w:unhideWhenUsed/>
    <w:rsid w:val="006D75C2"/>
    <w:rPr>
      <w:color w:val="605E5C"/>
      <w:shd w:val="clear" w:color="auto" w:fill="E1DFDD"/>
    </w:rPr>
  </w:style>
  <w:style w:type="character" w:customStyle="1" w:styleId="MTextChar">
    <w:name w:val="M.Text Char"/>
    <w:link w:val="MText0"/>
    <w:locked/>
    <w:rsid w:val="006D75C2"/>
    <w:rPr>
      <w:rFonts w:ascii="Times New Roman" w:eastAsia="Times New Roman" w:hAnsi="Times New Roman" w:cs="Times New Roman"/>
      <w:color w:val="4A4A4A"/>
      <w:sz w:val="21"/>
      <w:szCs w:val="21"/>
      <w:shd w:val="clear" w:color="auto" w:fill="FFFFFF"/>
      <w:lang w:val="en-GB"/>
    </w:rPr>
  </w:style>
  <w:style w:type="paragraph" w:customStyle="1" w:styleId="MText0">
    <w:name w:val="M.Text"/>
    <w:basedOn w:val="Normal"/>
    <w:link w:val="MTextChar"/>
    <w:qFormat/>
    <w:rsid w:val="006D75C2"/>
    <w:pPr>
      <w:shd w:val="clear" w:color="auto" w:fill="FFFFFF"/>
      <w:spacing w:after="0" w:line="276" w:lineRule="auto"/>
      <w:jc w:val="left"/>
    </w:pPr>
    <w:rPr>
      <w:rFonts w:ascii="Times New Roman" w:eastAsia="Times New Roman" w:hAnsi="Times New Roman" w:cs="Times New Roman"/>
      <w:color w:val="4A4A4A"/>
      <w:kern w:val="2"/>
      <w:sz w:val="21"/>
      <w:szCs w:val="21"/>
      <w14:ligatures w14:val="standardContextual"/>
    </w:rPr>
  </w:style>
  <w:style w:type="character" w:customStyle="1" w:styleId="xapple-converted-space">
    <w:name w:val="x_apple-converted-space"/>
    <w:basedOn w:val="DefaultParagraphFont"/>
    <w:rsid w:val="006D75C2"/>
  </w:style>
  <w:style w:type="paragraph" w:customStyle="1" w:styleId="xxmsolistparagraph">
    <w:name w:val="x_xmsolistparagraph"/>
    <w:basedOn w:val="Normal"/>
    <w:rsid w:val="006D75C2"/>
    <w:pPr>
      <w:spacing w:before="100" w:beforeAutospacing="1" w:afterAutospacing="1" w:line="240" w:lineRule="auto"/>
      <w:jc w:val="left"/>
    </w:pPr>
    <w:rPr>
      <w:rFonts w:ascii="Times New Roman" w:eastAsia="Times New Roman" w:hAnsi="Times New Roman" w:cs="Times New Roman"/>
      <w:sz w:val="24"/>
      <w:lang w:val="en-US"/>
    </w:rPr>
  </w:style>
  <w:style w:type="paragraph" w:customStyle="1" w:styleId="xxmsonormal">
    <w:name w:val="x_xmsonormal"/>
    <w:basedOn w:val="Normal"/>
    <w:rsid w:val="006D75C2"/>
    <w:pPr>
      <w:spacing w:before="100" w:beforeAutospacing="1" w:afterAutospacing="1" w:line="240" w:lineRule="auto"/>
      <w:jc w:val="left"/>
    </w:pPr>
    <w:rPr>
      <w:rFonts w:ascii="Times New Roman" w:eastAsia="Times New Roman" w:hAnsi="Times New Roman" w:cs="Times New Roman"/>
      <w:sz w:val="24"/>
      <w:lang w:val="en-US"/>
    </w:rPr>
  </w:style>
  <w:style w:type="character" w:customStyle="1" w:styleId="UnresolvedMention27">
    <w:name w:val="Unresolved Mention27"/>
    <w:uiPriority w:val="99"/>
    <w:semiHidden/>
    <w:unhideWhenUsed/>
    <w:rsid w:val="006D75C2"/>
    <w:rPr>
      <w:color w:val="605E5C"/>
      <w:shd w:val="clear" w:color="auto" w:fill="E1DFDD"/>
    </w:rPr>
  </w:style>
  <w:style w:type="paragraph" w:customStyle="1" w:styleId="font9">
    <w:name w:val="font9"/>
    <w:basedOn w:val="Normal"/>
    <w:rsid w:val="006D75C2"/>
    <w:pPr>
      <w:spacing w:before="100" w:beforeAutospacing="1" w:afterAutospacing="1" w:line="240" w:lineRule="auto"/>
      <w:jc w:val="left"/>
    </w:pPr>
    <w:rPr>
      <w:rFonts w:ascii="Tahoma" w:eastAsia="Times New Roman" w:hAnsi="Tahoma" w:cs="Tahoma"/>
      <w:color w:val="000000"/>
      <w:sz w:val="18"/>
      <w:szCs w:val="18"/>
      <w:lang w:val="fr-FR" w:eastAsia="fr-FR"/>
    </w:rPr>
  </w:style>
  <w:style w:type="paragraph" w:customStyle="1" w:styleId="font10">
    <w:name w:val="font10"/>
    <w:basedOn w:val="Normal"/>
    <w:rsid w:val="006D75C2"/>
    <w:pPr>
      <w:spacing w:before="100" w:beforeAutospacing="1" w:afterAutospacing="1" w:line="240" w:lineRule="auto"/>
      <w:jc w:val="left"/>
    </w:pPr>
    <w:rPr>
      <w:rFonts w:ascii="Tahoma" w:eastAsia="Times New Roman" w:hAnsi="Tahoma" w:cs="Tahoma"/>
      <w:b/>
      <w:bCs/>
      <w:color w:val="000000"/>
      <w:sz w:val="18"/>
      <w:szCs w:val="18"/>
      <w:lang w:val="fr-FR" w:eastAsia="fr-FR"/>
    </w:rPr>
  </w:style>
  <w:style w:type="paragraph" w:customStyle="1" w:styleId="font11">
    <w:name w:val="font11"/>
    <w:basedOn w:val="Normal"/>
    <w:rsid w:val="006D75C2"/>
    <w:pPr>
      <w:spacing w:before="100" w:beforeAutospacing="1" w:afterAutospacing="1" w:line="240" w:lineRule="auto"/>
      <w:jc w:val="left"/>
    </w:pPr>
    <w:rPr>
      <w:rFonts w:ascii="Calibri" w:eastAsia="Times New Roman" w:hAnsi="Calibri"/>
      <w:sz w:val="16"/>
      <w:szCs w:val="16"/>
      <w:lang w:val="fr-FR" w:eastAsia="fr-FR"/>
    </w:rPr>
  </w:style>
  <w:style w:type="paragraph" w:customStyle="1" w:styleId="font12">
    <w:name w:val="font12"/>
    <w:basedOn w:val="Normal"/>
    <w:rsid w:val="006D75C2"/>
    <w:pPr>
      <w:spacing w:before="100" w:beforeAutospacing="1" w:afterAutospacing="1" w:line="240" w:lineRule="auto"/>
      <w:jc w:val="left"/>
    </w:pPr>
    <w:rPr>
      <w:rFonts w:ascii="Calibri" w:eastAsia="Times New Roman" w:hAnsi="Calibri"/>
      <w:b/>
      <w:bCs/>
      <w:sz w:val="16"/>
      <w:szCs w:val="16"/>
      <w:lang w:val="fr-FR" w:eastAsia="fr-FR"/>
    </w:rPr>
  </w:style>
  <w:style w:type="character" w:customStyle="1" w:styleId="UnresolvedMention28">
    <w:name w:val="Unresolved Mention28"/>
    <w:uiPriority w:val="99"/>
    <w:semiHidden/>
    <w:unhideWhenUsed/>
    <w:rsid w:val="006D75C2"/>
    <w:rPr>
      <w:color w:val="605E5C"/>
      <w:shd w:val="clear" w:color="auto" w:fill="E1DFDD"/>
    </w:rPr>
  </w:style>
  <w:style w:type="character" w:customStyle="1" w:styleId="cf21">
    <w:name w:val="cf21"/>
    <w:rsid w:val="006D75C2"/>
    <w:rPr>
      <w:rFonts w:ascii="Segoe UI" w:hAnsi="Segoe UI" w:cs="Segoe UI" w:hint="default"/>
      <w:i/>
      <w:iCs/>
      <w:sz w:val="18"/>
      <w:szCs w:val="18"/>
    </w:rPr>
  </w:style>
  <w:style w:type="character" w:customStyle="1" w:styleId="UnresolvedMention29">
    <w:name w:val="Unresolved Mention29"/>
    <w:uiPriority w:val="99"/>
    <w:semiHidden/>
    <w:unhideWhenUsed/>
    <w:rsid w:val="006D75C2"/>
    <w:rPr>
      <w:color w:val="605E5C"/>
      <w:shd w:val="clear" w:color="auto" w:fill="E1DFDD"/>
    </w:rPr>
  </w:style>
  <w:style w:type="character" w:customStyle="1" w:styleId="UnresolvedMention30">
    <w:name w:val="Unresolved Mention30"/>
    <w:uiPriority w:val="99"/>
    <w:semiHidden/>
    <w:unhideWhenUsed/>
    <w:rsid w:val="006D75C2"/>
    <w:rPr>
      <w:color w:val="605E5C"/>
      <w:shd w:val="clear" w:color="auto" w:fill="E1DFDD"/>
    </w:rPr>
  </w:style>
  <w:style w:type="character" w:customStyle="1" w:styleId="UnresolvedMention7000000000000000000000000000000000000000000000000000000000000000">
    <w:name w:val="Unresolved Mention7000000000000000000000000000000000000000000000000000000000000000"/>
    <w:uiPriority w:val="99"/>
    <w:semiHidden/>
    <w:unhideWhenUsed/>
    <w:rsid w:val="006D75C2"/>
    <w:rPr>
      <w:color w:val="605E5C"/>
      <w:shd w:val="clear" w:color="auto" w:fill="E1DFDD"/>
    </w:rPr>
  </w:style>
  <w:style w:type="character" w:customStyle="1" w:styleId="UnresolvedMention31">
    <w:name w:val="Unresolved Mention31"/>
    <w:uiPriority w:val="99"/>
    <w:semiHidden/>
    <w:unhideWhenUsed/>
    <w:rsid w:val="006D75C2"/>
    <w:rPr>
      <w:color w:val="605E5C"/>
      <w:shd w:val="clear" w:color="auto" w:fill="E1DFDD"/>
    </w:rPr>
  </w:style>
  <w:style w:type="paragraph" w:customStyle="1" w:styleId="xxmsolistparagraph0">
    <w:name w:val="x_x_msolistparagraph"/>
    <w:basedOn w:val="Normal"/>
    <w:rsid w:val="006D75C2"/>
    <w:pPr>
      <w:spacing w:after="0" w:line="240" w:lineRule="auto"/>
      <w:jc w:val="left"/>
    </w:pPr>
    <w:rPr>
      <w:rFonts w:ascii="Times New Roman" w:hAnsi="Times New Roman" w:cs="Times New Roman"/>
      <w:sz w:val="24"/>
      <w:lang w:val="en-US"/>
    </w:rPr>
  </w:style>
  <w:style w:type="character" w:customStyle="1" w:styleId="UnresolvedMention32">
    <w:name w:val="Unresolved Mention32"/>
    <w:uiPriority w:val="99"/>
    <w:semiHidden/>
    <w:unhideWhenUsed/>
    <w:rsid w:val="006D75C2"/>
    <w:rPr>
      <w:color w:val="605E5C"/>
      <w:shd w:val="clear" w:color="auto" w:fill="E1DFDD"/>
    </w:rPr>
  </w:style>
  <w:style w:type="character" w:customStyle="1" w:styleId="UnresolvedMention33">
    <w:name w:val="Unresolved Mention33"/>
    <w:basedOn w:val="DefaultParagraphFont"/>
    <w:uiPriority w:val="99"/>
    <w:semiHidden/>
    <w:unhideWhenUsed/>
    <w:rsid w:val="006D75C2"/>
    <w:rPr>
      <w:color w:val="605E5C"/>
      <w:shd w:val="clear" w:color="auto" w:fill="E1DFDD"/>
    </w:rPr>
  </w:style>
  <w:style w:type="character" w:customStyle="1" w:styleId="xxcontentpasted0">
    <w:name w:val="x_x_contentpasted0"/>
    <w:basedOn w:val="DefaultParagraphFont"/>
    <w:rsid w:val="006D75C2"/>
  </w:style>
  <w:style w:type="character" w:customStyle="1" w:styleId="UnresolvedMention34">
    <w:name w:val="Unresolved Mention34"/>
    <w:basedOn w:val="DefaultParagraphFont"/>
    <w:uiPriority w:val="99"/>
    <w:semiHidden/>
    <w:unhideWhenUsed/>
    <w:rsid w:val="006D75C2"/>
    <w:rPr>
      <w:color w:val="605E5C"/>
      <w:shd w:val="clear" w:color="auto" w:fill="E1DFDD"/>
    </w:rPr>
  </w:style>
  <w:style w:type="character" w:customStyle="1" w:styleId="othertitle">
    <w:name w:val="othertitle"/>
    <w:basedOn w:val="DefaultParagraphFont"/>
    <w:rsid w:val="006D75C2"/>
  </w:style>
  <w:style w:type="character" w:customStyle="1" w:styleId="articletitle">
    <w:name w:val="articletitle"/>
    <w:basedOn w:val="DefaultParagraphFont"/>
    <w:rsid w:val="006D75C2"/>
  </w:style>
  <w:style w:type="character" w:customStyle="1" w:styleId="journaltitle">
    <w:name w:val="journaltitle"/>
    <w:basedOn w:val="DefaultParagraphFont"/>
    <w:rsid w:val="006D75C2"/>
  </w:style>
  <w:style w:type="character" w:customStyle="1" w:styleId="vol">
    <w:name w:val="vol"/>
    <w:basedOn w:val="DefaultParagraphFont"/>
    <w:rsid w:val="006D75C2"/>
  </w:style>
  <w:style w:type="character" w:customStyle="1" w:styleId="pagefirst">
    <w:name w:val="pagefirst"/>
    <w:basedOn w:val="DefaultParagraphFont"/>
    <w:rsid w:val="006D75C2"/>
  </w:style>
  <w:style w:type="character" w:customStyle="1" w:styleId="pagelast">
    <w:name w:val="pagelast"/>
    <w:basedOn w:val="DefaultParagraphFont"/>
    <w:rsid w:val="006D75C2"/>
  </w:style>
  <w:style w:type="character" w:customStyle="1" w:styleId="fontstyle01">
    <w:name w:val="fontstyle01"/>
    <w:basedOn w:val="DefaultParagraphFont"/>
    <w:rsid w:val="006D75C2"/>
    <w:rPr>
      <w:rFonts w:ascii="VectoraLTStd-Roman" w:hAnsi="VectoraLTStd-Roman" w:hint="default"/>
      <w:b w:val="0"/>
      <w:bCs w:val="0"/>
      <w:i w:val="0"/>
      <w:iCs w:val="0"/>
      <w:color w:val="000000"/>
      <w:sz w:val="20"/>
      <w:szCs w:val="20"/>
    </w:rPr>
  </w:style>
  <w:style w:type="character" w:customStyle="1" w:styleId="contentpasted6">
    <w:name w:val="contentpasted6"/>
    <w:basedOn w:val="DefaultParagraphFont"/>
    <w:rsid w:val="006D75C2"/>
  </w:style>
  <w:style w:type="character" w:customStyle="1" w:styleId="UnresolvedMention35">
    <w:name w:val="Unresolved Mention35"/>
    <w:basedOn w:val="DefaultParagraphFont"/>
    <w:uiPriority w:val="99"/>
    <w:semiHidden/>
    <w:unhideWhenUsed/>
    <w:rsid w:val="006D75C2"/>
    <w:rPr>
      <w:color w:val="605E5C"/>
      <w:shd w:val="clear" w:color="auto" w:fill="E1DFDD"/>
    </w:rPr>
  </w:style>
  <w:style w:type="character" w:customStyle="1" w:styleId="EndnoteTextChar1">
    <w:name w:val="Endnote Text Char1"/>
    <w:aliases w:val="2_G Char1"/>
    <w:basedOn w:val="DefaultParagraphFont"/>
    <w:uiPriority w:val="99"/>
    <w:semiHidden/>
    <w:rsid w:val="006D75C2"/>
    <w:rPr>
      <w:rFonts w:eastAsia="Calibri" w:cs="Calibri"/>
      <w:kern w:val="0"/>
      <w:sz w:val="20"/>
      <w:szCs w:val="20"/>
      <w:lang w:val="en-GB"/>
      <w14:ligatures w14:val="none"/>
    </w:rPr>
  </w:style>
  <w:style w:type="character" w:customStyle="1" w:styleId="contentpasted0">
    <w:name w:val="contentpasted0"/>
    <w:basedOn w:val="DefaultParagraphFont"/>
    <w:rsid w:val="006D75C2"/>
  </w:style>
  <w:style w:type="character" w:customStyle="1" w:styleId="UnresolvedMention250">
    <w:name w:val="Unresolved Mention250"/>
    <w:uiPriority w:val="99"/>
    <w:semiHidden/>
    <w:rsid w:val="006D75C2"/>
    <w:rPr>
      <w:color w:val="605E5C"/>
      <w:shd w:val="clear" w:color="auto" w:fill="E1DFDD"/>
    </w:rPr>
  </w:style>
  <w:style w:type="character" w:customStyle="1" w:styleId="UnresolvedMention251">
    <w:name w:val="Unresolved Mention251"/>
    <w:uiPriority w:val="99"/>
    <w:semiHidden/>
    <w:unhideWhenUsed/>
    <w:rsid w:val="006D75C2"/>
    <w:rPr>
      <w:color w:val="605E5C"/>
      <w:shd w:val="clear" w:color="auto" w:fill="E1DFDD"/>
    </w:rPr>
  </w:style>
  <w:style w:type="character" w:customStyle="1" w:styleId="xxspelle">
    <w:name w:val="x_xspelle"/>
    <w:basedOn w:val="DefaultParagraphFont"/>
    <w:rsid w:val="006D75C2"/>
  </w:style>
  <w:style w:type="character" w:customStyle="1" w:styleId="xcontentpasted1">
    <w:name w:val="x_contentpasted1"/>
    <w:basedOn w:val="DefaultParagraphFont"/>
    <w:rsid w:val="006D75C2"/>
  </w:style>
  <w:style w:type="character" w:customStyle="1" w:styleId="UnresolvedMention36">
    <w:name w:val="Unresolved Mention36"/>
    <w:basedOn w:val="DefaultParagraphFont"/>
    <w:uiPriority w:val="99"/>
    <w:semiHidden/>
    <w:unhideWhenUsed/>
    <w:rsid w:val="006D75C2"/>
    <w:rPr>
      <w:color w:val="605E5C"/>
      <w:shd w:val="clear" w:color="auto" w:fill="E1DFDD"/>
    </w:rPr>
  </w:style>
  <w:style w:type="character" w:customStyle="1" w:styleId="UnresolvedMention37">
    <w:name w:val="Unresolved Mention37"/>
    <w:basedOn w:val="DefaultParagraphFont"/>
    <w:uiPriority w:val="99"/>
    <w:semiHidden/>
    <w:unhideWhenUsed/>
    <w:rsid w:val="006D75C2"/>
    <w:rPr>
      <w:color w:val="605E5C"/>
      <w:shd w:val="clear" w:color="auto" w:fill="E1DFDD"/>
    </w:rPr>
  </w:style>
  <w:style w:type="character" w:customStyle="1" w:styleId="UnresolvedMention38">
    <w:name w:val="Unresolved Mention38"/>
    <w:basedOn w:val="DefaultParagraphFont"/>
    <w:uiPriority w:val="99"/>
    <w:semiHidden/>
    <w:unhideWhenUsed/>
    <w:rsid w:val="006D75C2"/>
    <w:rPr>
      <w:color w:val="605E5C"/>
      <w:shd w:val="clear" w:color="auto" w:fill="E1DFDD"/>
    </w:rPr>
  </w:style>
  <w:style w:type="character" w:customStyle="1" w:styleId="contentpasted4">
    <w:name w:val="contentpasted4"/>
    <w:basedOn w:val="DefaultParagraphFont"/>
    <w:rsid w:val="006D75C2"/>
  </w:style>
  <w:style w:type="character" w:customStyle="1" w:styleId="contentpasted5">
    <w:name w:val="contentpasted5"/>
    <w:basedOn w:val="DefaultParagraphFont"/>
    <w:rsid w:val="006D75C2"/>
  </w:style>
  <w:style w:type="character" w:customStyle="1" w:styleId="biblio-text">
    <w:name w:val="biblio-text"/>
    <w:basedOn w:val="DefaultParagraphFont"/>
    <w:rsid w:val="007872EA"/>
  </w:style>
  <w:style w:type="character" w:customStyle="1" w:styleId="correct-text">
    <w:name w:val="correct-text"/>
    <w:basedOn w:val="DefaultParagraphFont"/>
    <w:rsid w:val="007872EA"/>
  </w:style>
  <w:style w:type="character" w:customStyle="1" w:styleId="tabchar">
    <w:name w:val="tabchar"/>
    <w:basedOn w:val="DefaultParagraphFont"/>
    <w:rsid w:val="00B54C76"/>
  </w:style>
  <w:style w:type="character" w:customStyle="1" w:styleId="Mention2">
    <w:name w:val="Mention2"/>
    <w:basedOn w:val="DefaultParagraphFont"/>
    <w:uiPriority w:val="99"/>
    <w:unhideWhenUsed/>
    <w:rsid w:val="0006046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7460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ho.int/publications/i/item/9789240082830"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emf"/><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4060/XXXXXXX" TargetMode="Externa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f8d2c85-dbb3-489f-9ca8-17c9e494d297" xsi:nil="true"/>
    <lcf76f155ced4ddcb4097134ff3c332f xmlns="31c4dabc-aacc-4e71-ae64-12f8e447213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FAO17</b:Tag>
    <b:SourceType>Report</b:SourceType>
    <b:Guid>{B41EDC11-F0BA-0C4B-BEB4-6EDACE9CB1A7}</b:Guid>
    <b:Author>
      <b:Author>
        <b:Corporate>FAO, IFAD, UNICEF, WFP and WHO</b:Corporate>
      </b:Author>
    </b:Author>
    <b:Title>The State of Food Security and Nutrition in the World 2017. Building resilience for peace and food security.</b:Title>
    <b:Publisher>FAO</b:Publisher>
    <b:City>Rome</b:City>
    <b:Year>2017</b:Year>
    <b:RefOrder>3</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CF47000311182C499FC06CCAB3C31325" ma:contentTypeVersion="19" ma:contentTypeDescription="Create a new document." ma:contentTypeScope="" ma:versionID="5b8bfcd8eb650be6f069b952875b3d1d">
  <xsd:schema xmlns:xsd="http://www.w3.org/2001/XMLSchema" xmlns:xs="http://www.w3.org/2001/XMLSchema" xmlns:p="http://schemas.microsoft.com/office/2006/metadata/properties" xmlns:ns2="31c4dabc-aacc-4e71-ae64-12f8e4472132" xmlns:ns3="bf8d2c85-dbb3-489f-9ca8-17c9e494d297" targetNamespace="http://schemas.microsoft.com/office/2006/metadata/properties" ma:root="true" ma:fieldsID="ba6d26119337ecdba4e01c74579dded6" ns2:_="" ns3:_="">
    <xsd:import namespace="31c4dabc-aacc-4e71-ae64-12f8e4472132"/>
    <xsd:import namespace="bf8d2c85-dbb3-489f-9ca8-17c9e494d29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c4dabc-aacc-4e71-ae64-12f8e44721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8d2c85-dbb3-489f-9ca8-17c9e494d29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bae3c1c-2b07-4395-bc4b-165c66b7b3d1}" ma:internalName="TaxCatchAll" ma:showField="CatchAllData" ma:web="bf8d2c85-dbb3-489f-9ca8-17c9e494d2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EA163B-9CA5-4BDC-B699-B29ED9931794}">
  <ds:schemaRefs>
    <ds:schemaRef ds:uri="http://schemas.microsoft.com/sharepoint/v3/contenttype/forms"/>
  </ds:schemaRefs>
</ds:datastoreItem>
</file>

<file path=customXml/itemProps2.xml><?xml version="1.0" encoding="utf-8"?>
<ds:datastoreItem xmlns:ds="http://schemas.openxmlformats.org/officeDocument/2006/customXml" ds:itemID="{FCE32820-EF46-435A-BE0A-2A760FFDA555}">
  <ds:schemaRefs>
    <ds:schemaRef ds:uri="http://schemas.microsoft.com/office/2006/metadata/properties"/>
    <ds:schemaRef ds:uri="http://schemas.microsoft.com/office/infopath/2007/PartnerControls"/>
    <ds:schemaRef ds:uri="bf8d2c85-dbb3-489f-9ca8-17c9e494d297"/>
    <ds:schemaRef ds:uri="31c4dabc-aacc-4e71-ae64-12f8e4472132"/>
  </ds:schemaRefs>
</ds:datastoreItem>
</file>

<file path=customXml/itemProps3.xml><?xml version="1.0" encoding="utf-8"?>
<ds:datastoreItem xmlns:ds="http://schemas.openxmlformats.org/officeDocument/2006/customXml" ds:itemID="{3A54DEAB-1B11-9444-A6C4-9B75D6646AB0}">
  <ds:schemaRefs>
    <ds:schemaRef ds:uri="http://schemas.openxmlformats.org/officeDocument/2006/bibliography"/>
  </ds:schemaRefs>
</ds:datastoreItem>
</file>

<file path=customXml/itemProps4.xml><?xml version="1.0" encoding="utf-8"?>
<ds:datastoreItem xmlns:ds="http://schemas.openxmlformats.org/officeDocument/2006/customXml" ds:itemID="{E45CD48E-3FC7-4187-9321-DE962985A0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c4dabc-aacc-4e71-ae64-12f8e4472132"/>
    <ds:schemaRef ds:uri="bf8d2c85-dbb3-489f-9ca8-17c9e494d2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24</Pages>
  <Words>11788</Words>
  <Characters>67193</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Verona, Daniela (ESA)</dc:creator>
  <cp:keywords/>
  <dc:description/>
  <cp:lastModifiedBy>KUMAPLEY, Richard</cp:lastModifiedBy>
  <cp:revision>13</cp:revision>
  <cp:lastPrinted>2024-05-10T07:28:00Z</cp:lastPrinted>
  <dcterms:created xsi:type="dcterms:W3CDTF">2025-05-12T14:53:00Z</dcterms:created>
  <dcterms:modified xsi:type="dcterms:W3CDTF">2025-06-03T17:45:00Z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id="Ngabp56i"/&gt;&lt;style id="http://www.zotero.org/styles/food-and-agriculture-organization-of-the-united-nations-numeric" locale="en-GB" hasBibliography="1" bibliographyStyleHasBeenSet="1"/&gt;&lt;prefs&gt;&lt;pre</vt:lpwstr>
  </property>
  <property fmtid="{D5CDD505-2E9C-101B-9397-08002B2CF9AE}" pid="3" name="ZOTERO_PREF_2">
    <vt:lpwstr>f name="fieldType" value="Field"/&gt;&lt;pref name="automaticJournalAbbreviations" value="true"/&gt;&lt;pref name="dontAskDelayCitationUpdates" value="true"/&gt;&lt;/prefs&gt;&lt;/data&gt;</vt:lpwstr>
  </property>
  <property fmtid="{D5CDD505-2E9C-101B-9397-08002B2CF9AE}" pid="4" name="ContentTypeId">
    <vt:lpwstr>0x010100CF47000311182C499FC06CCAB3C31325</vt:lpwstr>
  </property>
  <property fmtid="{D5CDD505-2E9C-101B-9397-08002B2CF9AE}" pid="5" name="MediaServiceImageTags">
    <vt:lpwstr/>
  </property>
</Properties>
</file>