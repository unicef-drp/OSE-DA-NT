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5211" w14:textId="27F9271B" w:rsidR="004906C7" w:rsidRPr="0088026B" w:rsidRDefault="00E13907" w:rsidP="009E6543">
      <w:pPr>
        <w:pStyle w:val="Title"/>
        <w:spacing w:after="0"/>
        <w:ind w:firstLine="567"/>
        <w:rPr>
          <w:rFonts w:ascii="Century Gothic" w:hAnsi="Century Gothic"/>
          <w:b w:val="0"/>
          <w:color w:val="FFFFFF" w:themeColor="background1"/>
          <w:sz w:val="64"/>
          <w:szCs w:val="64"/>
        </w:rPr>
      </w:pPr>
      <w:r w:rsidRPr="0088026B">
        <w:rPr>
          <w:bCs/>
          <w:noProof/>
          <w:sz w:val="32"/>
          <w:szCs w:val="32"/>
          <w14:ligatures w14:val="none"/>
        </w:rPr>
        <mc:AlternateContent>
          <mc:Choice Requires="wps">
            <w:drawing>
              <wp:anchor distT="0" distB="0" distL="114300" distR="114300" simplePos="0" relativeHeight="251658240" behindDoc="1" locked="0" layoutInCell="1" allowOverlap="1" wp14:anchorId="43F6338F" wp14:editId="77602419">
                <wp:simplePos x="0" y="0"/>
                <wp:positionH relativeFrom="page">
                  <wp:posOffset>-13447</wp:posOffset>
                </wp:positionH>
                <wp:positionV relativeFrom="paragraph">
                  <wp:posOffset>-427280</wp:posOffset>
                </wp:positionV>
                <wp:extent cx="7772400" cy="3173506"/>
                <wp:effectExtent l="0" t="0" r="0" b="8255"/>
                <wp:wrapNone/>
                <wp:docPr id="571058332" name="Rectangle 1"/>
                <wp:cNvGraphicFramePr/>
                <a:graphic xmlns:a="http://schemas.openxmlformats.org/drawingml/2006/main">
                  <a:graphicData uri="http://schemas.microsoft.com/office/word/2010/wordprocessingShape">
                    <wps:wsp>
                      <wps:cNvSpPr/>
                      <wps:spPr>
                        <a:xfrm>
                          <a:off x="0" y="0"/>
                          <a:ext cx="7772400" cy="3173506"/>
                        </a:xfrm>
                        <a:prstGeom prst="rect">
                          <a:avLst/>
                        </a:prstGeom>
                        <a:solidFill>
                          <a:srgbClr val="0020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51E3624" id="Rectangle 1" o:spid="_x0000_s1026" style="position:absolute;margin-left:-1.05pt;margin-top:-33.65pt;width:612pt;height:249.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" fillcolor="#00205c" stroked="f" strokeweight="1pt">
                <w10:wrap anchorx="page"/>
              </v:rect>
            </w:pict>
          </mc:Fallback>
        </mc:AlternateContent>
      </w:r>
      <w:r w:rsidRPr="0088026B">
        <w:rPr>
          <w:rFonts w:ascii="Century Gothic" w:hAnsi="Century Gothic"/>
          <w:b w:val="0"/>
          <w:bCs/>
          <w:color w:val="FFFFFF" w:themeColor="background1"/>
          <w:sz w:val="64"/>
          <w:szCs w:val="64"/>
        </w:rPr>
        <w:t xml:space="preserve">Progress Assessment Rules for </w:t>
      </w:r>
    </w:p>
    <w:p w14:paraId="78142B24" w14:textId="7FABD10C" w:rsidR="00E13907" w:rsidRPr="0088026B" w:rsidRDefault="00E13907" w:rsidP="009E6543">
      <w:pPr>
        <w:pStyle w:val="Title"/>
        <w:spacing w:after="0"/>
        <w:ind w:left="567"/>
        <w:rPr>
          <w:rFonts w:ascii="Century Gothic" w:hAnsi="Century Gothic"/>
          <w:b w:val="0"/>
          <w:bCs/>
          <w:color w:val="FFFFFF" w:themeColor="background1"/>
          <w:sz w:val="64"/>
          <w:szCs w:val="64"/>
        </w:rPr>
      </w:pPr>
      <w:r w:rsidRPr="0088026B">
        <w:rPr>
          <w:rFonts w:ascii="Century Gothic" w:hAnsi="Century Gothic"/>
          <w:b w:val="0"/>
          <w:bCs/>
          <w:color w:val="FFFFFF" w:themeColor="background1"/>
          <w:sz w:val="64"/>
          <w:szCs w:val="64"/>
        </w:rPr>
        <w:t>WHO Comprehensive Implementation Plan on Maternal, Infant and Young Child Nutrition 2030 Targets</w:t>
      </w:r>
    </w:p>
    <w:p w14:paraId="714A67DB" w14:textId="77777777" w:rsidR="00547007" w:rsidRDefault="00547007" w:rsidP="005B034E">
      <w:pPr>
        <w:spacing w:after="0" w:line="240" w:lineRule="auto"/>
        <w:ind w:left="567" w:right="594"/>
        <w:jc w:val="both"/>
        <w:rPr>
          <w:rFonts w:ascii="Arial Nova Light" w:hAnsi="Arial Nova Light"/>
          <w:sz w:val="20"/>
          <w:szCs w:val="20"/>
        </w:rPr>
      </w:pPr>
    </w:p>
    <w:p w14:paraId="092FC5A0" w14:textId="77777777" w:rsidR="009E6543" w:rsidRDefault="009E6543" w:rsidP="00E566E9">
      <w:pPr>
        <w:spacing w:after="0" w:line="240" w:lineRule="auto"/>
        <w:ind w:left="567" w:right="815"/>
        <w:jc w:val="both"/>
        <w:rPr>
          <w:rFonts w:ascii="Arial Nova Light" w:hAnsi="Arial Nova Light"/>
          <w:sz w:val="20"/>
          <w:szCs w:val="20"/>
        </w:rPr>
      </w:pPr>
    </w:p>
    <w:p w14:paraId="4FC3ED4D" w14:textId="77777777" w:rsidR="006A257D" w:rsidRDefault="006A257D" w:rsidP="00E566E9">
      <w:pPr>
        <w:spacing w:after="0" w:line="240" w:lineRule="auto"/>
        <w:ind w:left="567" w:right="815"/>
        <w:jc w:val="both"/>
        <w:rPr>
          <w:rFonts w:ascii="Arial Nova Light" w:hAnsi="Arial Nova Light"/>
          <w:sz w:val="20"/>
          <w:szCs w:val="20"/>
        </w:rPr>
      </w:pPr>
    </w:p>
    <w:p w14:paraId="1C39FD9C" w14:textId="6D08E46B" w:rsidR="00A06866" w:rsidRPr="00041627" w:rsidRDefault="00A06866" w:rsidP="00E566E9">
      <w:pPr>
        <w:spacing w:after="0" w:line="240" w:lineRule="auto"/>
        <w:ind w:left="567" w:right="815"/>
        <w:jc w:val="both"/>
        <w:rPr>
          <w:rFonts w:ascii="Arial Nova Light" w:hAnsi="Arial Nova Light"/>
          <w:sz w:val="20"/>
          <w:szCs w:val="20"/>
        </w:rPr>
      </w:pPr>
      <w:commentRangeStart w:id="0"/>
      <w:commentRangeStart w:id="1"/>
      <w:r w:rsidRPr="00041627">
        <w:rPr>
          <w:rFonts w:ascii="Arial Nova Light" w:hAnsi="Arial Nova Light"/>
          <w:sz w:val="20"/>
          <w:szCs w:val="20"/>
        </w:rPr>
        <w:t>With</w:t>
      </w:r>
      <w:commentRangeEnd w:id="0"/>
      <w:r w:rsidR="009C5591" w:rsidRPr="00041627">
        <w:rPr>
          <w:rStyle w:val="CommentReference"/>
          <w:rFonts w:ascii="Arial Nova Light" w:hAnsi="Arial Nova Light"/>
          <w:sz w:val="20"/>
          <w:szCs w:val="20"/>
        </w:rPr>
        <w:commentReference w:id="0"/>
      </w:r>
      <w:commentRangeEnd w:id="1"/>
      <w:r w:rsidRPr="00041627">
        <w:rPr>
          <w:rStyle w:val="CommentReference"/>
          <w:rFonts w:ascii="Arial Nova Light" w:hAnsi="Arial Nova Light"/>
          <w:sz w:val="20"/>
          <w:szCs w:val="20"/>
        </w:rPr>
        <w:commentReference w:id="1"/>
      </w:r>
      <w:r w:rsidRPr="00041627">
        <w:rPr>
          <w:rFonts w:ascii="Arial Nova Light" w:hAnsi="Arial Nova Light"/>
          <w:sz w:val="20"/>
          <w:szCs w:val="20"/>
        </w:rPr>
        <w:t xml:space="preserve"> the adoption of the World Health Assembly </w:t>
      </w:r>
      <w:r w:rsidR="004B6A1C" w:rsidRPr="00041627">
        <w:rPr>
          <w:rFonts w:ascii="Arial Nova Light" w:hAnsi="Arial Nova Light"/>
          <w:sz w:val="20"/>
          <w:szCs w:val="20"/>
        </w:rPr>
        <w:t xml:space="preserve">(WHA) </w:t>
      </w:r>
      <w:r w:rsidRPr="00041627">
        <w:rPr>
          <w:rFonts w:ascii="Arial Nova Light" w:hAnsi="Arial Nova Light"/>
          <w:sz w:val="20"/>
          <w:szCs w:val="20"/>
        </w:rPr>
        <w:t xml:space="preserve">resolution in </w:t>
      </w:r>
      <w:commentRangeStart w:id="2"/>
      <w:r w:rsidRPr="00041627">
        <w:rPr>
          <w:rFonts w:ascii="Arial Nova Light" w:hAnsi="Arial Nova Light"/>
          <w:sz w:val="20"/>
          <w:szCs w:val="20"/>
        </w:rPr>
        <w:t xml:space="preserve">2025 extending </w:t>
      </w:r>
      <w:commentRangeEnd w:id="2"/>
      <w:r w:rsidR="00095048">
        <w:rPr>
          <w:rStyle w:val="CommentReference"/>
        </w:rPr>
        <w:commentReference w:id="2"/>
      </w:r>
      <w:r w:rsidRPr="00041627">
        <w:rPr>
          <w:rFonts w:ascii="Arial Nova Light" w:hAnsi="Arial Nova Light"/>
          <w:sz w:val="20"/>
          <w:szCs w:val="20"/>
        </w:rPr>
        <w:t>the comprehensive implementation plan on maternal, infant and young child nutrition</w:t>
      </w:r>
      <w:r w:rsidR="003818B7" w:rsidRPr="00041627">
        <w:rPr>
          <w:rFonts w:ascii="Arial Nova Light" w:hAnsi="Arial Nova Light"/>
          <w:sz w:val="20"/>
          <w:szCs w:val="20"/>
        </w:rPr>
        <w:t xml:space="preserve"> (MIYCN)</w:t>
      </w:r>
      <w:r w:rsidRPr="00041627">
        <w:rPr>
          <w:rFonts w:ascii="Arial Nova Light" w:hAnsi="Arial Nova Light"/>
          <w:sz w:val="20"/>
          <w:szCs w:val="20"/>
        </w:rPr>
        <w:t xml:space="preserve">, </w:t>
      </w:r>
      <w:r w:rsidR="000640E2" w:rsidRPr="00041627">
        <w:rPr>
          <w:rFonts w:ascii="Arial Nova Light" w:hAnsi="Arial Nova Light"/>
          <w:sz w:val="20"/>
          <w:szCs w:val="20"/>
        </w:rPr>
        <w:t xml:space="preserve">monitoring progress will now be </w:t>
      </w:r>
      <w:r w:rsidR="005D7534" w:rsidRPr="00041627">
        <w:rPr>
          <w:rFonts w:ascii="Arial Nova Light" w:hAnsi="Arial Nova Light"/>
          <w:sz w:val="20"/>
          <w:szCs w:val="20"/>
        </w:rPr>
        <w:t xml:space="preserve">solely focused on </w:t>
      </w:r>
      <w:r w:rsidR="00367338" w:rsidRPr="00041627">
        <w:rPr>
          <w:rFonts w:ascii="Arial Nova Light" w:hAnsi="Arial Nova Light"/>
          <w:sz w:val="20"/>
          <w:szCs w:val="20"/>
        </w:rPr>
        <w:t>th</w:t>
      </w:r>
      <w:r w:rsidRPr="00041627">
        <w:rPr>
          <w:rFonts w:ascii="Arial Nova Light" w:hAnsi="Arial Nova Light"/>
          <w:sz w:val="20"/>
          <w:szCs w:val="20"/>
        </w:rPr>
        <w:t>e 2030 targets.</w:t>
      </w:r>
      <w:r w:rsidR="00236AF4" w:rsidRPr="00041627">
        <w:rPr>
          <w:rFonts w:ascii="Arial Nova Light" w:hAnsi="Arial Nova Light"/>
          <w:sz w:val="20"/>
          <w:szCs w:val="20"/>
        </w:rPr>
        <w:t xml:space="preserve"> </w:t>
      </w:r>
      <w:r w:rsidRPr="00041627">
        <w:rPr>
          <w:rFonts w:ascii="Arial Nova Light" w:hAnsi="Arial Nova Light"/>
          <w:sz w:val="20"/>
          <w:szCs w:val="20"/>
        </w:rPr>
        <w:t>This follows the sunsetting of the 2025 targets</w:t>
      </w:r>
      <w:r w:rsidR="00404CB9" w:rsidRPr="00041627">
        <w:rPr>
          <w:rFonts w:ascii="Arial Nova Light" w:hAnsi="Arial Nova Light"/>
          <w:sz w:val="20"/>
          <w:szCs w:val="20"/>
        </w:rPr>
        <w:t xml:space="preserve">, </w:t>
      </w:r>
      <w:r w:rsidRPr="00041627">
        <w:rPr>
          <w:rFonts w:ascii="Arial Nova Light" w:hAnsi="Arial Nova Light"/>
          <w:sz w:val="20"/>
          <w:szCs w:val="20"/>
        </w:rPr>
        <w:t xml:space="preserve">which for 13 years </w:t>
      </w:r>
      <w:r w:rsidR="00EF418F" w:rsidRPr="00041627">
        <w:rPr>
          <w:rFonts w:ascii="Arial Nova Light" w:hAnsi="Arial Nova Light"/>
          <w:sz w:val="20"/>
          <w:szCs w:val="20"/>
        </w:rPr>
        <w:t xml:space="preserve">stirred and </w:t>
      </w:r>
      <w:r w:rsidRPr="00041627">
        <w:rPr>
          <w:rFonts w:ascii="Arial Nova Light" w:hAnsi="Arial Nova Light"/>
          <w:sz w:val="20"/>
          <w:szCs w:val="20"/>
        </w:rPr>
        <w:t>guided national actions and investments in nutrition. The revised progress</w:t>
      </w:r>
      <w:r w:rsidR="00524B3A" w:rsidRPr="00041627">
        <w:rPr>
          <w:rFonts w:ascii="Arial Nova Light" w:hAnsi="Arial Nova Light"/>
          <w:sz w:val="20"/>
          <w:szCs w:val="20"/>
        </w:rPr>
        <w:t xml:space="preserve"> </w:t>
      </w:r>
      <w:r w:rsidRPr="00041627">
        <w:rPr>
          <w:rFonts w:ascii="Arial Nova Light" w:hAnsi="Arial Nova Light"/>
          <w:sz w:val="20"/>
          <w:szCs w:val="20"/>
        </w:rPr>
        <w:t xml:space="preserve">monitoring rules </w:t>
      </w:r>
      <w:r w:rsidR="002D0D58" w:rsidRPr="00041627">
        <w:rPr>
          <w:rFonts w:ascii="Arial Nova Light" w:hAnsi="Arial Nova Light"/>
          <w:sz w:val="20"/>
          <w:szCs w:val="20"/>
        </w:rPr>
        <w:t xml:space="preserve">presented in this document </w:t>
      </w:r>
      <w:r w:rsidRPr="00041627">
        <w:rPr>
          <w:rFonts w:ascii="Arial Nova Light" w:hAnsi="Arial Nova Light"/>
          <w:sz w:val="20"/>
          <w:szCs w:val="20"/>
        </w:rPr>
        <w:t>build on the framework developed since the introduction of the 2025 targets but have been streamlined to enhance clarity and consistency</w:t>
      </w:r>
      <w:r w:rsidR="00EF418F" w:rsidRPr="00041627">
        <w:rPr>
          <w:rFonts w:ascii="Arial Nova Light" w:hAnsi="Arial Nova Light"/>
          <w:sz w:val="20"/>
          <w:szCs w:val="20"/>
        </w:rPr>
        <w:t xml:space="preserve"> across targets</w:t>
      </w:r>
      <w:r w:rsidRPr="00041627">
        <w:rPr>
          <w:rFonts w:ascii="Arial Nova Light" w:hAnsi="Arial Nova Light"/>
          <w:sz w:val="20"/>
          <w:szCs w:val="20"/>
        </w:rPr>
        <w:t>.</w:t>
      </w:r>
    </w:p>
    <w:p w14:paraId="65740C0F" w14:textId="77777777" w:rsidR="00DC2ECF" w:rsidRPr="00041627" w:rsidRDefault="00DC2ECF" w:rsidP="00E566E9">
      <w:pPr>
        <w:spacing w:after="0" w:line="240" w:lineRule="auto"/>
        <w:ind w:left="284" w:right="815"/>
        <w:jc w:val="both"/>
        <w:rPr>
          <w:rFonts w:ascii="Arial Nova Light" w:hAnsi="Arial Nova Light"/>
          <w:sz w:val="20"/>
          <w:szCs w:val="20"/>
        </w:rPr>
      </w:pPr>
    </w:p>
    <w:p w14:paraId="110B8EBC" w14:textId="30ED60C1" w:rsidR="00A06866" w:rsidRDefault="00BC5020" w:rsidP="00E566E9">
      <w:pPr>
        <w:spacing w:after="0" w:line="240" w:lineRule="auto"/>
        <w:ind w:left="567" w:right="815"/>
        <w:jc w:val="both"/>
        <w:rPr>
          <w:rFonts w:ascii="Arial Nova Light" w:hAnsi="Arial Nova Light"/>
          <w:sz w:val="20"/>
          <w:szCs w:val="20"/>
        </w:rPr>
      </w:pPr>
      <w:r w:rsidRPr="00871375">
        <w:rPr>
          <w:rFonts w:ascii="Arial Nova Light" w:hAnsi="Arial Nova Light"/>
          <w:sz w:val="20"/>
          <w:szCs w:val="20"/>
        </w:rPr>
        <w:t>Worth noting, t</w:t>
      </w:r>
      <w:r w:rsidR="00810167" w:rsidRPr="00871375">
        <w:rPr>
          <w:rFonts w:ascii="Arial Nova Light" w:hAnsi="Arial Nova Light"/>
          <w:sz w:val="20"/>
          <w:szCs w:val="20"/>
        </w:rPr>
        <w:t xml:space="preserve">he methodology for progress assessment presented here </w:t>
      </w:r>
      <w:r w:rsidRPr="00871375">
        <w:rPr>
          <w:rFonts w:ascii="Arial Nova Light" w:hAnsi="Arial Nova Light"/>
          <w:sz w:val="20"/>
          <w:szCs w:val="20"/>
        </w:rPr>
        <w:t xml:space="preserve">and used for the purpose of the </w:t>
      </w:r>
      <w:r w:rsidR="004B6A1C" w:rsidRPr="00871375">
        <w:rPr>
          <w:rFonts w:ascii="Arial Nova Light" w:hAnsi="Arial Nova Light"/>
          <w:sz w:val="20"/>
          <w:szCs w:val="20"/>
        </w:rPr>
        <w:t xml:space="preserve">WHA 2026 reporting </w:t>
      </w:r>
      <w:r w:rsidR="00810167" w:rsidRPr="00871375">
        <w:rPr>
          <w:rFonts w:ascii="Arial Nova Light" w:hAnsi="Arial Nova Light"/>
          <w:sz w:val="20"/>
          <w:szCs w:val="20"/>
        </w:rPr>
        <w:t xml:space="preserve">is still going to be </w:t>
      </w:r>
      <w:r w:rsidRPr="00871375">
        <w:rPr>
          <w:rFonts w:ascii="Arial Nova Light" w:hAnsi="Arial Nova Light"/>
          <w:sz w:val="20"/>
          <w:szCs w:val="20"/>
        </w:rPr>
        <w:t xml:space="preserve">submitted to </w:t>
      </w:r>
      <w:r w:rsidR="00810167" w:rsidRPr="00871375">
        <w:rPr>
          <w:rFonts w:ascii="Arial Nova Light" w:hAnsi="Arial Nova Light"/>
          <w:sz w:val="20"/>
          <w:szCs w:val="20"/>
        </w:rPr>
        <w:t>the WHO-UNICEF Technical Expert Advisory Group on Nutrition Monitoring (TEAM)</w:t>
      </w:r>
      <w:r w:rsidRPr="00871375">
        <w:rPr>
          <w:rFonts w:ascii="Arial Nova Light" w:hAnsi="Arial Nova Light"/>
          <w:sz w:val="20"/>
          <w:szCs w:val="20"/>
        </w:rPr>
        <w:t xml:space="preserve"> for feedback</w:t>
      </w:r>
      <w:r w:rsidR="004B6A1C" w:rsidRPr="00871375">
        <w:rPr>
          <w:rFonts w:ascii="Arial Nova Light" w:hAnsi="Arial Nova Light"/>
          <w:sz w:val="20"/>
          <w:szCs w:val="20"/>
        </w:rPr>
        <w:t xml:space="preserve"> </w:t>
      </w:r>
      <w:r w:rsidR="00403618" w:rsidRPr="00871375">
        <w:rPr>
          <w:rFonts w:ascii="Arial Nova Light" w:hAnsi="Arial Nova Light"/>
          <w:sz w:val="20"/>
          <w:szCs w:val="20"/>
        </w:rPr>
        <w:t>and</w:t>
      </w:r>
      <w:r w:rsidR="004B6A1C" w:rsidRPr="00871375">
        <w:rPr>
          <w:rFonts w:ascii="Arial Nova Light" w:hAnsi="Arial Nova Light"/>
          <w:sz w:val="20"/>
          <w:szCs w:val="20"/>
        </w:rPr>
        <w:t xml:space="preserve"> </w:t>
      </w:r>
      <w:r w:rsidR="00AA40AB" w:rsidRPr="00871375">
        <w:rPr>
          <w:rFonts w:ascii="Arial Nova Light" w:hAnsi="Arial Nova Light"/>
          <w:sz w:val="20"/>
          <w:szCs w:val="20"/>
        </w:rPr>
        <w:t xml:space="preserve">a final technical note will be </w:t>
      </w:r>
      <w:r w:rsidR="00DC2ECF" w:rsidRPr="00871375">
        <w:rPr>
          <w:rFonts w:ascii="Arial Nova Light" w:hAnsi="Arial Nova Light"/>
          <w:sz w:val="20"/>
          <w:szCs w:val="20"/>
        </w:rPr>
        <w:t xml:space="preserve">later </w:t>
      </w:r>
      <w:r w:rsidR="00AA40AB" w:rsidRPr="00871375">
        <w:rPr>
          <w:rFonts w:ascii="Arial Nova Light" w:hAnsi="Arial Nova Light"/>
          <w:sz w:val="20"/>
          <w:szCs w:val="20"/>
        </w:rPr>
        <w:t>disseminated</w:t>
      </w:r>
      <w:r w:rsidR="00810167" w:rsidRPr="00871375">
        <w:rPr>
          <w:rFonts w:ascii="Arial Nova Light" w:hAnsi="Arial Nova Light"/>
          <w:sz w:val="20"/>
          <w:szCs w:val="20"/>
        </w:rPr>
        <w:t>.</w:t>
      </w:r>
    </w:p>
    <w:p w14:paraId="722509A0" w14:textId="77777777" w:rsidR="00053313" w:rsidRPr="00041627" w:rsidRDefault="00053313" w:rsidP="005B034E">
      <w:pPr>
        <w:spacing w:after="0" w:line="240" w:lineRule="auto"/>
        <w:ind w:left="567" w:right="532"/>
        <w:jc w:val="both"/>
        <w:rPr>
          <w:rFonts w:ascii="Arial Nova Light" w:hAnsi="Arial Nova Light"/>
        </w:rPr>
      </w:pPr>
    </w:p>
    <w:p w14:paraId="241B9CB6" w14:textId="4095A70B" w:rsidR="00A06866" w:rsidRPr="00041627" w:rsidRDefault="00A06866" w:rsidP="005B034E">
      <w:pPr>
        <w:spacing w:after="0" w:line="240" w:lineRule="auto"/>
        <w:rPr>
          <w:rFonts w:ascii="Arial Nova Light" w:hAnsi="Arial Nova Light"/>
        </w:rPr>
        <w:sectPr w:rsidR="00A06866" w:rsidRPr="00041627" w:rsidSect="008E4E35">
          <w:footerReference w:type="default" r:id="rId15"/>
          <w:pgSz w:w="12240" w:h="15840"/>
          <w:pgMar w:top="567" w:right="680" w:bottom="680" w:left="680" w:header="720" w:footer="720" w:gutter="0"/>
          <w:cols w:space="720"/>
          <w:docGrid w:linePitch="360"/>
        </w:sectPr>
      </w:pPr>
    </w:p>
    <w:p w14:paraId="7823F0D0" w14:textId="312727F9" w:rsidR="008328E6" w:rsidRPr="005B034E" w:rsidRDefault="005B034E" w:rsidP="005B034E">
      <w:pPr>
        <w:pStyle w:val="NoSpacing"/>
        <w:ind w:left="142" w:right="432"/>
        <w:jc w:val="both"/>
        <w:rPr>
          <w:rFonts w:ascii="Century Gothic" w:hAnsi="Century Gothic"/>
          <w:color w:val="00205C"/>
          <w:sz w:val="32"/>
          <w:szCs w:val="32"/>
          <w:lang w:val="en-GB"/>
        </w:rPr>
      </w:pPr>
      <w:r w:rsidRPr="005B034E">
        <w:rPr>
          <w:rFonts w:ascii="Century Gothic" w:hAnsi="Century Gothic"/>
          <w:color w:val="00205C"/>
          <w:sz w:val="32"/>
          <w:szCs w:val="32"/>
        </w:rPr>
        <w:t>1.</w:t>
      </w:r>
      <w:r w:rsidR="008E61D2" w:rsidRPr="005B034E">
        <w:rPr>
          <w:rFonts w:ascii="Century Gothic" w:hAnsi="Century Gothic"/>
          <w:color w:val="00205C"/>
          <w:sz w:val="32"/>
          <w:szCs w:val="32"/>
        </w:rPr>
        <w:t xml:space="preserve"> </w:t>
      </w:r>
      <w:r w:rsidR="00FF1568" w:rsidRPr="005B034E">
        <w:rPr>
          <w:rFonts w:ascii="Century Gothic" w:hAnsi="Century Gothic"/>
          <w:color w:val="00205C"/>
          <w:sz w:val="32"/>
          <w:szCs w:val="32"/>
        </w:rPr>
        <w:t>TARGETS</w:t>
      </w:r>
    </w:p>
    <w:tbl>
      <w:tblPr>
        <w:tblStyle w:val="TableGrid"/>
        <w:tblpPr w:leftFromText="180" w:rightFromText="180" w:vertAnchor="text" w:horzAnchor="margin" w:tblpX="142" w:tblpY="3114"/>
        <w:tblW w:w="0" w:type="auto"/>
        <w:tblBorders>
          <w:left w:val="none" w:sz="0" w:space="0" w:color="auto"/>
          <w:right w:val="none" w:sz="0" w:space="0" w:color="auto"/>
        </w:tblBorders>
        <w:tblLook w:val="04A0" w:firstRow="1" w:lastRow="0" w:firstColumn="1" w:lastColumn="0" w:noHBand="0" w:noVBand="1"/>
      </w:tblPr>
      <w:tblGrid>
        <w:gridCol w:w="4395"/>
      </w:tblGrid>
      <w:tr w:rsidR="008E61D2" w:rsidRPr="00041627" w14:paraId="0855C6F3" w14:textId="77777777" w:rsidTr="000C017B">
        <w:trPr>
          <w:trHeight w:val="266"/>
        </w:trPr>
        <w:tc>
          <w:tcPr>
            <w:tcW w:w="4395" w:type="dxa"/>
            <w:shd w:val="clear" w:color="auto" w:fill="595959" w:themeFill="text1" w:themeFillTint="A6"/>
            <w:vAlign w:val="center"/>
          </w:tcPr>
          <w:p w14:paraId="78CDC043" w14:textId="77777777" w:rsidR="008E61D2" w:rsidRPr="00041627" w:rsidRDefault="008E61D2" w:rsidP="00534D0B">
            <w:pPr>
              <w:pStyle w:val="NoSpacing"/>
              <w:ind w:right="173"/>
              <w:jc w:val="center"/>
              <w:rPr>
                <w:rFonts w:ascii="Arial Nova Light" w:hAnsi="Arial Nova Light"/>
                <w:b/>
                <w:bCs/>
                <w:sz w:val="18"/>
                <w:szCs w:val="18"/>
                <w:lang w:val="en-GB"/>
              </w:rPr>
            </w:pPr>
            <w:r w:rsidRPr="00041627">
              <w:rPr>
                <w:rFonts w:ascii="Arial Nova Light" w:hAnsi="Arial Nova Light"/>
                <w:b/>
                <w:bCs/>
                <w:color w:val="FFFFFF" w:themeColor="background1"/>
                <w:sz w:val="18"/>
                <w:szCs w:val="18"/>
                <w:lang w:val="en-GB"/>
              </w:rPr>
              <w:t>Target</w:t>
            </w:r>
          </w:p>
        </w:tc>
      </w:tr>
      <w:tr w:rsidR="008E61D2" w:rsidRPr="00041627" w14:paraId="5F3D3821" w14:textId="77777777" w:rsidTr="00534D0B">
        <w:trPr>
          <w:trHeight w:val="402"/>
        </w:trPr>
        <w:tc>
          <w:tcPr>
            <w:tcW w:w="4395" w:type="dxa"/>
          </w:tcPr>
          <w:p w14:paraId="5DBE0E73" w14:textId="77777777" w:rsidR="008E61D2" w:rsidRPr="00041627" w:rsidRDefault="008E61D2" w:rsidP="00534D0B">
            <w:pPr>
              <w:pStyle w:val="NoSpacing"/>
              <w:ind w:right="173"/>
              <w:rPr>
                <w:rFonts w:ascii="Arial Nova Light" w:hAnsi="Arial Nova Light"/>
                <w:sz w:val="18"/>
                <w:szCs w:val="18"/>
                <w:lang w:val="en-GB"/>
              </w:rPr>
            </w:pPr>
            <w:r w:rsidRPr="00041627">
              <w:rPr>
                <w:rFonts w:ascii="Arial Nova Light" w:hAnsi="Arial Nova Light"/>
                <w:sz w:val="18"/>
                <w:szCs w:val="18"/>
                <w:lang w:val="en-GB"/>
              </w:rPr>
              <w:t>Reduce the number of children under five who are stunted by 40%</w:t>
            </w:r>
          </w:p>
        </w:tc>
      </w:tr>
      <w:tr w:rsidR="008E61D2" w:rsidRPr="00041627" w14:paraId="56E085AB" w14:textId="77777777" w:rsidTr="00534D0B">
        <w:trPr>
          <w:trHeight w:val="382"/>
        </w:trPr>
        <w:tc>
          <w:tcPr>
            <w:tcW w:w="4395" w:type="dxa"/>
            <w:shd w:val="clear" w:color="auto" w:fill="F2F2F2" w:themeFill="background1" w:themeFillShade="F2"/>
          </w:tcPr>
          <w:p w14:paraId="4A9F2879" w14:textId="77777777" w:rsidR="008E61D2" w:rsidRPr="00041627" w:rsidRDefault="008E61D2" w:rsidP="00534D0B">
            <w:pPr>
              <w:pStyle w:val="NoSpacing"/>
              <w:ind w:right="173"/>
              <w:jc w:val="both"/>
              <w:rPr>
                <w:rFonts w:ascii="Arial Nova Light" w:hAnsi="Arial Nova Light"/>
                <w:sz w:val="18"/>
                <w:szCs w:val="18"/>
                <w:lang w:val="en-GB"/>
              </w:rPr>
            </w:pPr>
            <w:r w:rsidRPr="00041627">
              <w:rPr>
                <w:rFonts w:ascii="Arial Nova Light" w:hAnsi="Arial Nova Light"/>
                <w:sz w:val="18"/>
                <w:szCs w:val="18"/>
                <w:lang w:val="en-GB"/>
              </w:rPr>
              <w:t>Reduce anaemia in women of reproductive age by 50%</w:t>
            </w:r>
          </w:p>
        </w:tc>
      </w:tr>
      <w:tr w:rsidR="008E61D2" w:rsidRPr="00041627" w14:paraId="637DFB4F" w14:textId="77777777" w:rsidTr="00534D0B">
        <w:trPr>
          <w:trHeight w:val="266"/>
        </w:trPr>
        <w:tc>
          <w:tcPr>
            <w:tcW w:w="4395" w:type="dxa"/>
          </w:tcPr>
          <w:p w14:paraId="7E74D78B" w14:textId="77777777" w:rsidR="008E61D2" w:rsidRPr="00041627" w:rsidRDefault="008E61D2" w:rsidP="00534D0B">
            <w:pPr>
              <w:pStyle w:val="NoSpacing"/>
              <w:ind w:right="173"/>
              <w:jc w:val="both"/>
              <w:rPr>
                <w:rFonts w:ascii="Arial Nova Light" w:hAnsi="Arial Nova Light"/>
                <w:sz w:val="18"/>
                <w:szCs w:val="18"/>
                <w:lang w:val="en-GB"/>
              </w:rPr>
            </w:pPr>
            <w:r w:rsidRPr="00041627">
              <w:rPr>
                <w:rFonts w:ascii="Arial Nova Light" w:hAnsi="Arial Nova Light"/>
                <w:sz w:val="18"/>
                <w:szCs w:val="18"/>
                <w:lang w:val="en-GB"/>
              </w:rPr>
              <w:t>Reduce low birthweight in infants by 30%</w:t>
            </w:r>
          </w:p>
        </w:tc>
      </w:tr>
      <w:tr w:rsidR="008E61D2" w:rsidRPr="00041627" w14:paraId="07E1C437" w14:textId="77777777" w:rsidTr="00534D0B">
        <w:trPr>
          <w:trHeight w:val="276"/>
        </w:trPr>
        <w:tc>
          <w:tcPr>
            <w:tcW w:w="4395" w:type="dxa"/>
            <w:shd w:val="clear" w:color="auto" w:fill="F2F2F2" w:themeFill="background1" w:themeFillShade="F2"/>
          </w:tcPr>
          <w:p w14:paraId="731F03CD" w14:textId="77777777" w:rsidR="008E61D2" w:rsidRPr="00041627" w:rsidRDefault="008E61D2" w:rsidP="00534D0B">
            <w:pPr>
              <w:pStyle w:val="NoSpacing"/>
              <w:ind w:right="173"/>
              <w:jc w:val="both"/>
              <w:rPr>
                <w:rFonts w:ascii="Arial Nova Light" w:hAnsi="Arial Nova Light"/>
                <w:sz w:val="18"/>
                <w:szCs w:val="18"/>
                <w:lang w:val="en-GB"/>
              </w:rPr>
            </w:pPr>
            <w:r w:rsidRPr="00041627">
              <w:rPr>
                <w:rFonts w:ascii="Arial Nova Light" w:hAnsi="Arial Nova Light"/>
                <w:sz w:val="18"/>
                <w:szCs w:val="18"/>
                <w:lang w:val="en-GB"/>
              </w:rPr>
              <w:t>Reduce and maintain childhood overweight to less than 5%</w:t>
            </w:r>
          </w:p>
        </w:tc>
      </w:tr>
      <w:tr w:rsidR="008E61D2" w:rsidRPr="00041627" w14:paraId="2776CB2D" w14:textId="77777777" w:rsidTr="00534D0B">
        <w:trPr>
          <w:trHeight w:val="266"/>
        </w:trPr>
        <w:tc>
          <w:tcPr>
            <w:tcW w:w="4395" w:type="dxa"/>
          </w:tcPr>
          <w:p w14:paraId="7B312574" w14:textId="77777777" w:rsidR="008E61D2" w:rsidRPr="00041627" w:rsidRDefault="008E61D2" w:rsidP="00534D0B">
            <w:pPr>
              <w:pStyle w:val="NoSpacing"/>
              <w:ind w:right="173"/>
              <w:jc w:val="both"/>
              <w:rPr>
                <w:rFonts w:ascii="Arial Nova Light" w:hAnsi="Arial Nova Light"/>
                <w:sz w:val="18"/>
                <w:szCs w:val="18"/>
                <w:lang w:val="en-GB"/>
              </w:rPr>
            </w:pPr>
            <w:commentRangeStart w:id="3"/>
            <w:r w:rsidRPr="00041627">
              <w:rPr>
                <w:rFonts w:ascii="Arial Nova Light" w:hAnsi="Arial Nova Light"/>
                <w:sz w:val="18"/>
                <w:szCs w:val="18"/>
                <w:lang w:val="en-GB"/>
              </w:rPr>
              <w:t>Reduce the rate of not exclusive breastfeeding in the first six months to less than 40%</w:t>
            </w:r>
            <w:commentRangeEnd w:id="3"/>
            <w:r w:rsidR="00B63D82">
              <w:rPr>
                <w:rStyle w:val="CommentReference"/>
                <w:rFonts w:cstheme="minorBidi"/>
                <w:color w:val="auto"/>
                <w:lang w:val="en-GB"/>
              </w:rPr>
              <w:commentReference w:id="3"/>
            </w:r>
          </w:p>
        </w:tc>
      </w:tr>
      <w:tr w:rsidR="008E61D2" w:rsidRPr="00041627" w14:paraId="7EDB1EA0" w14:textId="77777777" w:rsidTr="00534D0B">
        <w:trPr>
          <w:trHeight w:val="266"/>
        </w:trPr>
        <w:tc>
          <w:tcPr>
            <w:tcW w:w="4395" w:type="dxa"/>
            <w:shd w:val="clear" w:color="auto" w:fill="F2F2F2" w:themeFill="background1" w:themeFillShade="F2"/>
          </w:tcPr>
          <w:p w14:paraId="135D56E4" w14:textId="77777777" w:rsidR="008E61D2" w:rsidRPr="00041627" w:rsidRDefault="008E61D2" w:rsidP="00534D0B">
            <w:pPr>
              <w:pStyle w:val="NoSpacing"/>
              <w:ind w:right="173"/>
              <w:jc w:val="both"/>
              <w:rPr>
                <w:rFonts w:ascii="Arial Nova Light" w:hAnsi="Arial Nova Light"/>
                <w:sz w:val="18"/>
                <w:szCs w:val="18"/>
                <w:lang w:val="en-GB"/>
              </w:rPr>
            </w:pPr>
            <w:commentRangeStart w:id="4"/>
            <w:r w:rsidRPr="00041627">
              <w:rPr>
                <w:rFonts w:ascii="Arial Nova Light" w:hAnsi="Arial Nova Light"/>
                <w:sz w:val="18"/>
                <w:szCs w:val="18"/>
                <w:lang w:val="en-GB"/>
              </w:rPr>
              <w:t>Reduce and maintain childhood wasting to less than 5%</w:t>
            </w:r>
            <w:commentRangeEnd w:id="4"/>
            <w:r w:rsidR="00583402">
              <w:rPr>
                <w:rStyle w:val="CommentReference"/>
                <w:rFonts w:cstheme="minorBidi"/>
                <w:color w:val="auto"/>
                <w:lang w:val="en-GB"/>
              </w:rPr>
              <w:commentReference w:id="4"/>
            </w:r>
          </w:p>
        </w:tc>
      </w:tr>
    </w:tbl>
    <w:p w14:paraId="0D256FE7" w14:textId="7244A588" w:rsidR="008C58D1" w:rsidRDefault="008C58D1" w:rsidP="005B034E">
      <w:pPr>
        <w:pStyle w:val="NoSpacing"/>
        <w:ind w:left="142" w:right="432"/>
        <w:jc w:val="both"/>
        <w:rPr>
          <w:rFonts w:ascii="Arial Nova Light" w:hAnsi="Arial Nova Light"/>
          <w:color w:val="auto"/>
          <w:lang w:val="en-GB"/>
        </w:rPr>
      </w:pPr>
      <w:r w:rsidRPr="00041627">
        <w:rPr>
          <w:rFonts w:ascii="Arial Nova Light" w:hAnsi="Arial Nova Light"/>
          <w:color w:val="auto"/>
          <w:lang w:val="en-GB"/>
        </w:rPr>
        <w:t xml:space="preserve">The 2030 global nutrition targets are presented in </w:t>
      </w:r>
      <w:r w:rsidRPr="00041627">
        <w:rPr>
          <w:rFonts w:ascii="Arial Nova Light" w:hAnsi="Arial Nova Light"/>
          <w:b/>
          <w:bCs/>
          <w:color w:val="auto"/>
          <w:lang w:val="en-GB"/>
        </w:rPr>
        <w:t>Table 1</w:t>
      </w:r>
      <w:r w:rsidRPr="00041627">
        <w:rPr>
          <w:rFonts w:ascii="Arial Nova Light" w:hAnsi="Arial Nova Light"/>
          <w:color w:val="auto"/>
          <w:lang w:val="en-GB"/>
        </w:rPr>
        <w:t xml:space="preserve">. For the purposes of </w:t>
      </w:r>
      <w:r w:rsidR="0032689A" w:rsidRPr="00041627">
        <w:rPr>
          <w:rFonts w:ascii="Arial Nova Light" w:hAnsi="Arial Nova Light"/>
          <w:color w:val="auto"/>
          <w:lang w:val="en-GB"/>
        </w:rPr>
        <w:t>align</w:t>
      </w:r>
      <w:r w:rsidR="00F81D41" w:rsidRPr="00041627">
        <w:rPr>
          <w:rFonts w:ascii="Arial Nova Light" w:hAnsi="Arial Nova Light"/>
          <w:color w:val="auto"/>
          <w:lang w:val="en-GB"/>
        </w:rPr>
        <w:t xml:space="preserve">ing </w:t>
      </w:r>
      <w:r w:rsidR="00A536A6" w:rsidRPr="00041627">
        <w:rPr>
          <w:rFonts w:ascii="Arial Nova Light" w:hAnsi="Arial Nova Light"/>
          <w:color w:val="auto"/>
          <w:lang w:val="en-GB"/>
        </w:rPr>
        <w:t>monitoring across indicators</w:t>
      </w:r>
      <w:r w:rsidRPr="00041627">
        <w:rPr>
          <w:rFonts w:ascii="Arial Nova Light" w:hAnsi="Arial Nova Light"/>
          <w:color w:val="auto"/>
          <w:lang w:val="en-GB"/>
        </w:rPr>
        <w:t xml:space="preserve">, exclusive breastfeeding will be expressed as ‘not exclusively breastfeeding’ so that all indicators move </w:t>
      </w:r>
      <w:r w:rsidR="00A536A6" w:rsidRPr="00041627">
        <w:rPr>
          <w:rFonts w:ascii="Arial Nova Light" w:hAnsi="Arial Nova Light"/>
          <w:color w:val="auto"/>
          <w:lang w:val="en-GB"/>
        </w:rPr>
        <w:t>towards a reduction</w:t>
      </w:r>
      <w:r w:rsidR="00742409" w:rsidRPr="00041627">
        <w:rPr>
          <w:rFonts w:ascii="Arial Nova Light" w:hAnsi="Arial Nova Light"/>
          <w:color w:val="auto"/>
          <w:lang w:val="en-GB"/>
        </w:rPr>
        <w:t xml:space="preserve"> as target</w:t>
      </w:r>
      <w:r w:rsidRPr="00041627">
        <w:rPr>
          <w:rFonts w:ascii="Arial Nova Light" w:hAnsi="Arial Nova Light"/>
          <w:color w:val="auto"/>
          <w:lang w:val="en-GB"/>
        </w:rPr>
        <w:t>. Three targets (stunting, low birthweight and anaemia) are defined as relative reductions, while the remaining three (not exclusively breastfeeding, wasting and overweight) are expressed as absolute target prevalences.</w:t>
      </w:r>
    </w:p>
    <w:p w14:paraId="03A2FD1B" w14:textId="77777777" w:rsidR="0066739E" w:rsidRDefault="0066739E" w:rsidP="005B034E">
      <w:pPr>
        <w:pStyle w:val="NoSpacing"/>
        <w:ind w:left="142" w:right="432"/>
        <w:jc w:val="both"/>
        <w:rPr>
          <w:rFonts w:ascii="Arial Nova Light" w:hAnsi="Arial Nova Light"/>
          <w:szCs w:val="20"/>
        </w:rPr>
      </w:pPr>
    </w:p>
    <w:p w14:paraId="5B43AD86" w14:textId="135A41FC" w:rsidR="008E61D2" w:rsidRDefault="0066739E" w:rsidP="005B034E">
      <w:pPr>
        <w:pStyle w:val="NoSpacing"/>
        <w:ind w:left="142" w:right="432"/>
        <w:jc w:val="both"/>
        <w:rPr>
          <w:rFonts w:ascii="Arial Nova Light" w:hAnsi="Arial Nova Light"/>
          <w:b/>
          <w:bCs/>
          <w:color w:val="595959" w:themeColor="text1" w:themeTint="A6"/>
          <w:szCs w:val="20"/>
        </w:rPr>
      </w:pPr>
      <w:r w:rsidRPr="00053313">
        <w:rPr>
          <w:rFonts w:ascii="Arial Nova Light" w:hAnsi="Arial Nova Light"/>
          <w:b/>
          <w:bCs/>
          <w:color w:val="595959" w:themeColor="text1" w:themeTint="A6"/>
          <w:szCs w:val="20"/>
        </w:rPr>
        <w:t xml:space="preserve">Table </w:t>
      </w:r>
      <w:r w:rsidRPr="00053313">
        <w:rPr>
          <w:rFonts w:ascii="Arial Nova Light" w:hAnsi="Arial Nova Light"/>
          <w:b/>
          <w:bCs/>
          <w:i/>
          <w:iCs/>
          <w:color w:val="595959" w:themeColor="text1" w:themeTint="A6"/>
          <w:szCs w:val="20"/>
        </w:rPr>
        <w:fldChar w:fldCharType="begin"/>
      </w:r>
      <w:r w:rsidRPr="00053313">
        <w:rPr>
          <w:rFonts w:ascii="Arial Nova Light" w:hAnsi="Arial Nova Light"/>
          <w:b/>
          <w:bCs/>
          <w:color w:val="595959" w:themeColor="text1" w:themeTint="A6"/>
          <w:szCs w:val="20"/>
        </w:rPr>
        <w:instrText xml:space="preserve"> SEQ Table \* ARABIC </w:instrText>
      </w:r>
      <w:r w:rsidRPr="00053313">
        <w:rPr>
          <w:rFonts w:ascii="Arial Nova Light" w:hAnsi="Arial Nova Light"/>
          <w:b/>
          <w:bCs/>
          <w:i/>
          <w:iCs/>
          <w:color w:val="595959" w:themeColor="text1" w:themeTint="A6"/>
          <w:szCs w:val="20"/>
        </w:rPr>
        <w:fldChar w:fldCharType="separate"/>
      </w:r>
      <w:r w:rsidRPr="00053313">
        <w:rPr>
          <w:rFonts w:ascii="Arial Nova Light" w:hAnsi="Arial Nova Light"/>
          <w:b/>
          <w:bCs/>
          <w:noProof/>
          <w:color w:val="595959" w:themeColor="text1" w:themeTint="A6"/>
          <w:szCs w:val="20"/>
        </w:rPr>
        <w:t>1</w:t>
      </w:r>
      <w:r w:rsidRPr="00053313">
        <w:rPr>
          <w:rFonts w:ascii="Arial Nova Light" w:hAnsi="Arial Nova Light"/>
          <w:b/>
          <w:bCs/>
          <w:i/>
          <w:iCs/>
          <w:color w:val="595959" w:themeColor="text1" w:themeTint="A6"/>
          <w:szCs w:val="20"/>
        </w:rPr>
        <w:fldChar w:fldCharType="end"/>
      </w:r>
      <w:r w:rsidRPr="00053313">
        <w:rPr>
          <w:rFonts w:ascii="Arial Nova Light" w:hAnsi="Arial Nova Light"/>
          <w:b/>
          <w:bCs/>
          <w:color w:val="595959" w:themeColor="text1" w:themeTint="A6"/>
          <w:szCs w:val="20"/>
        </w:rPr>
        <w:t>. 2030 global nutrition targets</w:t>
      </w:r>
    </w:p>
    <w:p w14:paraId="75941C23" w14:textId="77777777" w:rsidR="00C76D3D" w:rsidRDefault="00C76D3D" w:rsidP="00D562DC">
      <w:pPr>
        <w:spacing w:after="0" w:line="240" w:lineRule="auto"/>
        <w:ind w:left="142" w:right="453"/>
        <w:rPr>
          <w:rFonts w:ascii="Century Gothic" w:hAnsi="Century Gothic"/>
          <w:color w:val="00205C"/>
          <w:sz w:val="32"/>
          <w:szCs w:val="32"/>
        </w:rPr>
      </w:pPr>
    </w:p>
    <w:p w14:paraId="010D9400" w14:textId="0CE81F9E" w:rsidR="00053313" w:rsidRPr="005B034E" w:rsidRDefault="005B034E" w:rsidP="00D562DC">
      <w:pPr>
        <w:spacing w:after="0" w:line="240" w:lineRule="auto"/>
        <w:ind w:left="142" w:right="453"/>
        <w:rPr>
          <w:rFonts w:ascii="Century Gothic" w:hAnsi="Century Gothic"/>
          <w:color w:val="00205C"/>
          <w:sz w:val="32"/>
          <w:szCs w:val="32"/>
        </w:rPr>
      </w:pPr>
      <w:r w:rsidRPr="005B034E">
        <w:rPr>
          <w:rFonts w:ascii="Century Gothic" w:hAnsi="Century Gothic"/>
          <w:color w:val="00205C"/>
          <w:sz w:val="32"/>
          <w:szCs w:val="32"/>
        </w:rPr>
        <w:t xml:space="preserve">2. </w:t>
      </w:r>
      <w:r w:rsidR="00053313" w:rsidRPr="005B034E">
        <w:rPr>
          <w:rFonts w:ascii="Century Gothic" w:hAnsi="Century Gothic"/>
          <w:color w:val="00205C"/>
          <w:sz w:val="32"/>
          <w:szCs w:val="32"/>
        </w:rPr>
        <w:t>DEFINING THE BASELINE</w:t>
      </w:r>
    </w:p>
    <w:p w14:paraId="16697E70" w14:textId="72EE9482" w:rsidR="00053313" w:rsidRPr="00041627" w:rsidRDefault="00053313" w:rsidP="00D562DC">
      <w:pPr>
        <w:pStyle w:val="NoSpacing"/>
        <w:ind w:left="142" w:right="453"/>
        <w:jc w:val="both"/>
        <w:rPr>
          <w:rFonts w:ascii="Arial Nova Light" w:hAnsi="Arial Nova Light"/>
          <w:color w:val="auto"/>
          <w:lang w:val="en-GB"/>
        </w:rPr>
      </w:pPr>
      <w:commentRangeStart w:id="5"/>
      <w:r w:rsidRPr="00041627">
        <w:rPr>
          <w:rFonts w:ascii="Arial Nova Light" w:hAnsi="Arial Nova Light"/>
          <w:color w:val="auto"/>
          <w:lang w:val="en-GB"/>
        </w:rPr>
        <w:t>The baseline will be kept the same as for the 2025 targets</w:t>
      </w:r>
      <w:ins w:id="6" w:author="Vrinda Mehra" w:date="2026-03-16T15:57:00Z" w16du:dateUtc="2026-03-16T14:57:00Z">
        <w:r w:rsidR="000F4D97">
          <w:rPr>
            <w:rFonts w:ascii="Arial Nova Light" w:hAnsi="Arial Nova Light"/>
            <w:color w:val="auto"/>
            <w:lang w:val="en-GB"/>
          </w:rPr>
          <w:t xml:space="preserve"> </w:t>
        </w:r>
      </w:ins>
      <w:del w:id="7" w:author="Vrinda Mehra" w:date="2026-03-16T15:57:00Z" w16du:dateUtc="2026-03-16T14:57:00Z">
        <w:r w:rsidRPr="00041627" w:rsidDel="000F4D97">
          <w:rPr>
            <w:rFonts w:ascii="Arial Nova Light" w:hAnsi="Arial Nova Light"/>
            <w:color w:val="auto"/>
            <w:lang w:val="en-GB"/>
          </w:rPr>
          <w:delText xml:space="preserve"> (2012) </w:delText>
        </w:r>
      </w:del>
      <w:ins w:id="8" w:author="Vrinda Mehra" w:date="2026-03-16T15:57:00Z" w16du:dateUtc="2026-03-16T14:57:00Z">
        <w:r w:rsidR="000F4D97">
          <w:rPr>
            <w:rFonts w:ascii="Arial Nova Light" w:hAnsi="Arial Nova Light"/>
            <w:color w:val="auto"/>
            <w:lang w:val="en-GB"/>
          </w:rPr>
          <w:t xml:space="preserve">i.e. the year 2012 </w:t>
        </w:r>
      </w:ins>
      <w:r w:rsidRPr="00041627">
        <w:rPr>
          <w:rFonts w:ascii="Arial Nova Light" w:hAnsi="Arial Nova Light"/>
          <w:color w:val="auto"/>
          <w:lang w:val="en-GB"/>
        </w:rPr>
        <w:t>and determined according to two criteria:</w:t>
      </w:r>
      <w:commentRangeEnd w:id="5"/>
      <w:r w:rsidR="00DE32B0">
        <w:rPr>
          <w:rStyle w:val="CommentReference"/>
          <w:rFonts w:cstheme="minorBidi"/>
          <w:color w:val="auto"/>
          <w:lang w:val="en-GB"/>
        </w:rPr>
        <w:commentReference w:id="5"/>
      </w:r>
    </w:p>
    <w:p w14:paraId="68244724" w14:textId="77777777" w:rsidR="00053313" w:rsidRPr="00041627" w:rsidRDefault="00053313" w:rsidP="00D562DC">
      <w:pPr>
        <w:pStyle w:val="NoSpacing"/>
        <w:ind w:right="453"/>
        <w:jc w:val="both"/>
        <w:rPr>
          <w:rFonts w:ascii="Arial Nova Light" w:hAnsi="Arial Nova Light"/>
          <w:color w:val="auto"/>
          <w:lang w:val="en-GB"/>
        </w:rPr>
      </w:pPr>
    </w:p>
    <w:p w14:paraId="52CA2753" w14:textId="2066770E" w:rsidR="00053313" w:rsidRPr="00041627" w:rsidRDefault="00053313" w:rsidP="00D562DC">
      <w:pPr>
        <w:pStyle w:val="NoSpacing"/>
        <w:numPr>
          <w:ilvl w:val="0"/>
          <w:numId w:val="15"/>
        </w:numPr>
        <w:ind w:right="453"/>
        <w:jc w:val="both"/>
        <w:rPr>
          <w:rFonts w:ascii="Arial Nova Light" w:hAnsi="Arial Nova Light"/>
          <w:color w:val="auto"/>
          <w:lang w:val="en-GB"/>
        </w:rPr>
      </w:pPr>
      <w:r w:rsidRPr="00041627">
        <w:rPr>
          <w:rFonts w:ascii="Arial Nova Light" w:hAnsi="Arial Nova Light"/>
          <w:color w:val="auto"/>
          <w:lang w:val="en-GB"/>
        </w:rPr>
        <w:t xml:space="preserve">The latest data point available between 2005 and 2012 (baseline period). If more than one data point exists </w:t>
      </w:r>
      <w:del w:id="9" w:author="Vrinda Mehra" w:date="2026-03-16T15:49:00Z" w16du:dateUtc="2026-03-16T14:49:00Z">
        <w:r w:rsidRPr="00041627" w:rsidDel="005B5EFF">
          <w:rPr>
            <w:rFonts w:ascii="Arial Nova Light" w:hAnsi="Arial Nova Light"/>
            <w:color w:val="auto"/>
            <w:lang w:val="en-GB"/>
          </w:rPr>
          <w:delText xml:space="preserve">in the latest year </w:delText>
        </w:r>
      </w:del>
      <w:r w:rsidRPr="00041627">
        <w:rPr>
          <w:rFonts w:ascii="Arial Nova Light" w:hAnsi="Arial Nova Light"/>
          <w:color w:val="auto"/>
          <w:lang w:val="en-GB"/>
        </w:rPr>
        <w:t>in the baseline period, the midpoint of the fieldwork period will be used to identify the latest data point.</w:t>
      </w:r>
    </w:p>
    <w:p w14:paraId="30538B3F" w14:textId="0BBA800B" w:rsidR="00053313" w:rsidRDefault="00053313" w:rsidP="00D562DC">
      <w:pPr>
        <w:pStyle w:val="NoSpacing"/>
        <w:numPr>
          <w:ilvl w:val="0"/>
          <w:numId w:val="15"/>
        </w:numPr>
        <w:tabs>
          <w:tab w:val="left" w:pos="284"/>
        </w:tabs>
        <w:ind w:right="453"/>
        <w:jc w:val="both"/>
        <w:rPr>
          <w:rFonts w:ascii="Arial Nova Light" w:hAnsi="Arial Nova Light"/>
          <w:lang w:val="en-GB"/>
        </w:rPr>
      </w:pPr>
      <w:r w:rsidRPr="00041627">
        <w:rPr>
          <w:rFonts w:ascii="Arial Nova Light" w:hAnsi="Arial Nova Light"/>
          <w:lang w:val="en-GB"/>
        </w:rPr>
        <w:t>If no data are available from 2005 to 2012 (baseline period), the baseline will be taken from the earliest data point available from 2013 onwards. If more than one data point exists in the earliest year, the midpoint of the fieldwork period will be used to identify the earliest data point.</w:t>
      </w:r>
      <w:r>
        <w:rPr>
          <w:rFonts w:ascii="Arial Nova Light" w:hAnsi="Arial Nova Light"/>
          <w:lang w:val="en-GB"/>
        </w:rPr>
        <w:t xml:space="preserve"> </w:t>
      </w:r>
    </w:p>
    <w:p w14:paraId="770C7B4B" w14:textId="77777777" w:rsidR="002E7233" w:rsidRPr="00041627" w:rsidRDefault="002E7233" w:rsidP="002E7233">
      <w:pPr>
        <w:pStyle w:val="NoSpacing"/>
        <w:tabs>
          <w:tab w:val="left" w:pos="284"/>
        </w:tabs>
        <w:ind w:left="502" w:right="453"/>
        <w:jc w:val="both"/>
        <w:rPr>
          <w:rFonts w:ascii="Arial Nova Light" w:hAnsi="Arial Nova Light"/>
          <w:lang w:val="en-GB"/>
        </w:rPr>
      </w:pPr>
    </w:p>
    <w:p w14:paraId="6122B867" w14:textId="00797024" w:rsidR="00B23C9C" w:rsidRPr="008328E6" w:rsidRDefault="00B23C9C" w:rsidP="005B034E">
      <w:pPr>
        <w:pStyle w:val="NoSpacing"/>
        <w:ind w:right="-277"/>
        <w:jc w:val="both"/>
        <w:rPr>
          <w:rFonts w:ascii="Arial Nova Light" w:hAnsi="Arial Nova Light"/>
          <w:sz w:val="14"/>
          <w:szCs w:val="14"/>
          <w:lang w:val="en-GB"/>
        </w:rPr>
      </w:pPr>
    </w:p>
    <w:p w14:paraId="1721302E" w14:textId="77777777" w:rsidR="005B034E" w:rsidRPr="005B034E" w:rsidRDefault="005B034E" w:rsidP="00D562DC">
      <w:pPr>
        <w:spacing w:after="0" w:line="240" w:lineRule="auto"/>
        <w:ind w:left="142" w:right="453"/>
        <w:rPr>
          <w:rFonts w:ascii="Century Gothic" w:hAnsi="Century Gothic"/>
          <w:color w:val="00205C"/>
          <w:sz w:val="32"/>
          <w:szCs w:val="32"/>
        </w:rPr>
      </w:pPr>
      <w:r w:rsidRPr="005B034E">
        <w:rPr>
          <w:rFonts w:ascii="Century Gothic" w:hAnsi="Century Gothic"/>
          <w:color w:val="00205C"/>
          <w:sz w:val="32"/>
          <w:szCs w:val="32"/>
        </w:rPr>
        <w:t>3. DEFINING THE TARGET PREVALENCE</w:t>
      </w:r>
    </w:p>
    <w:p w14:paraId="4972709C" w14:textId="0995275B" w:rsidR="00FF1568" w:rsidRPr="00041627" w:rsidRDefault="00FF1568" w:rsidP="00D562DC">
      <w:pPr>
        <w:pStyle w:val="NoSpacing"/>
        <w:ind w:left="142" w:right="453"/>
        <w:jc w:val="both"/>
        <w:rPr>
          <w:rFonts w:ascii="Arial Nova Light" w:hAnsi="Arial Nova Light"/>
          <w:lang w:val="en-GB"/>
        </w:rPr>
      </w:pPr>
      <w:r w:rsidRPr="00041627">
        <w:rPr>
          <w:rFonts w:ascii="Arial Nova Light" w:hAnsi="Arial Nova Light"/>
          <w:lang w:val="en-GB"/>
        </w:rPr>
        <w:t>The target prevalence for all indicators will be defined as follows:</w:t>
      </w:r>
    </w:p>
    <w:p w14:paraId="18CB6139" w14:textId="77777777" w:rsidR="008E61D2" w:rsidRDefault="008E61D2" w:rsidP="005B034E">
      <w:pPr>
        <w:pStyle w:val="NoSpacing"/>
        <w:ind w:right="432"/>
        <w:jc w:val="both"/>
        <w:rPr>
          <w:rFonts w:ascii="Arial Nova Light" w:hAnsi="Arial Nova Light"/>
          <w:lang w:val="en-GB"/>
        </w:rPr>
      </w:pPr>
    </w:p>
    <w:p w14:paraId="16A5FF5B" w14:textId="0663E918" w:rsidR="000909AA" w:rsidRDefault="000909AA" w:rsidP="00534D0B">
      <w:pPr>
        <w:pStyle w:val="ListParagraph"/>
        <w:numPr>
          <w:ilvl w:val="0"/>
          <w:numId w:val="6"/>
        </w:numPr>
        <w:tabs>
          <w:tab w:val="left" w:pos="567"/>
        </w:tabs>
        <w:spacing w:after="0" w:line="240" w:lineRule="auto"/>
        <w:ind w:left="567" w:right="453" w:hanging="425"/>
        <w:jc w:val="both"/>
        <w:rPr>
          <w:rFonts w:ascii="Arial Nova Light" w:hAnsi="Arial Nova Light" w:cs="Arial (Body CS)"/>
          <w:sz w:val="20"/>
          <w:szCs w:val="20"/>
        </w:rPr>
      </w:pPr>
      <w:r w:rsidRPr="00041627">
        <w:rPr>
          <w:rFonts w:ascii="Arial Nova Light" w:hAnsi="Arial Nova Light" w:cs="Arial (Body CS)"/>
          <w:sz w:val="20"/>
        </w:rPr>
        <w:t>Targets will be set according to their formal definitions</w:t>
      </w:r>
      <w:r w:rsidR="0065566F" w:rsidRPr="00041627">
        <w:rPr>
          <w:rFonts w:ascii="Arial Nova Light" w:hAnsi="Arial Nova Light" w:cs="Arial (Body CS)"/>
          <w:sz w:val="20"/>
        </w:rPr>
        <w:t>,</w:t>
      </w:r>
      <w:r w:rsidR="00A57ED4" w:rsidRPr="00041627">
        <w:rPr>
          <w:rFonts w:ascii="Arial Nova Light" w:hAnsi="Arial Nova Light" w:cs="Arial (Body CS)"/>
          <w:sz w:val="20"/>
        </w:rPr>
        <w:t xml:space="preserve"> </w:t>
      </w:r>
      <w:r w:rsidRPr="00041627">
        <w:rPr>
          <w:rFonts w:ascii="Arial Nova Light" w:hAnsi="Arial Nova Light" w:cs="Arial (Body CS)"/>
          <w:sz w:val="20"/>
        </w:rPr>
        <w:t xml:space="preserve">for example, 5% for childhood </w:t>
      </w:r>
      <w:r w:rsidRPr="001765DA">
        <w:rPr>
          <w:rFonts w:ascii="Arial Nova Light" w:hAnsi="Arial Nova Light" w:cs="Arial (Body CS)"/>
          <w:sz w:val="20"/>
          <w:szCs w:val="20"/>
        </w:rPr>
        <w:lastRenderedPageBreak/>
        <w:t xml:space="preserve">overweight and wasting, or by applying the </w:t>
      </w:r>
      <w:commentRangeStart w:id="10"/>
      <w:r w:rsidRPr="001765DA">
        <w:rPr>
          <w:rFonts w:ascii="Arial Nova Light" w:hAnsi="Arial Nova Light" w:cs="Arial (Body CS)"/>
          <w:sz w:val="20"/>
          <w:szCs w:val="20"/>
        </w:rPr>
        <w:t>relative reduction to the baseline prevalence for the other indicators</w:t>
      </w:r>
      <w:commentRangeEnd w:id="10"/>
      <w:r w:rsidR="006C02A1">
        <w:rPr>
          <w:rStyle w:val="CommentReference"/>
        </w:rPr>
        <w:commentReference w:id="10"/>
      </w:r>
      <w:r w:rsidRPr="001765DA">
        <w:rPr>
          <w:rFonts w:ascii="Arial Nova Light" w:hAnsi="Arial Nova Light" w:cs="Arial (Body CS)"/>
          <w:sz w:val="20"/>
          <w:szCs w:val="20"/>
        </w:rPr>
        <w:t>.</w:t>
      </w:r>
    </w:p>
    <w:p w14:paraId="1DE74BCC" w14:textId="5D3075C1" w:rsidR="00D22C83" w:rsidRPr="001765DA" w:rsidRDefault="004D6AE5" w:rsidP="00534D0B">
      <w:pPr>
        <w:pStyle w:val="NoSpacing"/>
        <w:numPr>
          <w:ilvl w:val="0"/>
          <w:numId w:val="6"/>
        </w:numPr>
        <w:tabs>
          <w:tab w:val="left" w:pos="567"/>
        </w:tabs>
        <w:ind w:left="567" w:right="453" w:hanging="425"/>
        <w:jc w:val="both"/>
        <w:rPr>
          <w:rFonts w:ascii="Arial Nova Light" w:hAnsi="Arial Nova Light"/>
          <w:szCs w:val="20"/>
          <w:lang w:val="en-GB"/>
        </w:rPr>
      </w:pPr>
      <w:r w:rsidRPr="001765DA">
        <w:rPr>
          <w:rFonts w:ascii="Arial Nova Light" w:hAnsi="Arial Nova Light"/>
          <w:color w:val="auto"/>
          <w:szCs w:val="20"/>
          <w:lang w:val="en-GB"/>
        </w:rPr>
        <w:t xml:space="preserve">For targets based on relative reductions, an </w:t>
      </w:r>
      <w:r w:rsidRPr="003D4DD9">
        <w:rPr>
          <w:rFonts w:ascii="Arial Nova Light" w:hAnsi="Arial Nova Light"/>
          <w:color w:val="auto"/>
          <w:szCs w:val="20"/>
          <w:highlight w:val="yellow"/>
          <w:lang w:val="en-GB"/>
          <w:rPrChange w:id="11" w:author="Chika Hayashi" w:date="2026-03-17T07:49:00Z" w16du:dateUtc="2026-03-17T11:49:00Z">
            <w:rPr>
              <w:rFonts w:ascii="Arial Nova Light" w:hAnsi="Arial Nova Light"/>
              <w:color w:val="auto"/>
              <w:szCs w:val="20"/>
              <w:lang w:val="en-GB"/>
            </w:rPr>
          </w:rPrChange>
        </w:rPr>
        <w:t>“</w:t>
      </w:r>
      <w:commentRangeStart w:id="12"/>
      <w:proofErr w:type="gramStart"/>
      <w:r w:rsidRPr="003D4DD9">
        <w:rPr>
          <w:rFonts w:ascii="Arial Nova Light" w:hAnsi="Arial Nova Light"/>
          <w:color w:val="auto"/>
          <w:szCs w:val="20"/>
          <w:highlight w:val="yellow"/>
          <w:lang w:val="en-GB"/>
          <w:rPrChange w:id="13" w:author="Chika Hayashi" w:date="2026-03-17T07:49:00Z" w16du:dateUtc="2026-03-17T11:49:00Z">
            <w:rPr>
              <w:rFonts w:ascii="Arial Nova Light" w:hAnsi="Arial Nova Light"/>
              <w:color w:val="auto"/>
              <w:szCs w:val="20"/>
              <w:lang w:val="en-GB"/>
            </w:rPr>
          </w:rPrChange>
        </w:rPr>
        <w:t>on-</w:t>
      </w:r>
      <w:r w:rsidR="003403F0" w:rsidRPr="003D4DD9">
        <w:rPr>
          <w:rFonts w:ascii="Arial Nova Light" w:hAnsi="Arial Nova Light"/>
          <w:color w:val="auto"/>
          <w:szCs w:val="20"/>
          <w:highlight w:val="yellow"/>
          <w:lang w:val="en-GB"/>
          <w:rPrChange w:id="14" w:author="Chika Hayashi" w:date="2026-03-17T07:49:00Z" w16du:dateUtc="2026-03-17T11:49:00Z">
            <w:rPr>
              <w:rFonts w:ascii="Arial Nova Light" w:hAnsi="Arial Nova Light"/>
              <w:color w:val="auto"/>
              <w:szCs w:val="20"/>
              <w:lang w:val="en-GB"/>
            </w:rPr>
          </w:rPrChange>
        </w:rPr>
        <w:t>track</w:t>
      </w:r>
      <w:commentRangeEnd w:id="12"/>
      <w:proofErr w:type="gramEnd"/>
      <w:r w:rsidR="00BF083B">
        <w:rPr>
          <w:rStyle w:val="CommentReference"/>
          <w:rFonts w:cstheme="minorBidi"/>
          <w:color w:val="auto"/>
          <w:lang w:val="en-GB"/>
        </w:rPr>
        <w:commentReference w:id="12"/>
      </w:r>
      <w:r w:rsidRPr="001765DA">
        <w:rPr>
          <w:rFonts w:ascii="Arial Nova Light" w:hAnsi="Arial Nova Light"/>
          <w:color w:val="auto"/>
          <w:szCs w:val="20"/>
          <w:lang w:val="en-GB"/>
        </w:rPr>
        <w:t xml:space="preserve">” </w:t>
      </w:r>
      <w:r w:rsidR="00753038" w:rsidRPr="001765DA">
        <w:rPr>
          <w:rFonts w:ascii="Arial Nova Light" w:hAnsi="Arial Nova Light"/>
          <w:color w:val="auto"/>
          <w:szCs w:val="20"/>
          <w:lang w:val="en-GB"/>
        </w:rPr>
        <w:t>prevalence</w:t>
      </w:r>
      <w:r w:rsidRPr="001765DA">
        <w:rPr>
          <w:rFonts w:ascii="Arial Nova Light" w:hAnsi="Arial Nova Light"/>
          <w:color w:val="auto"/>
          <w:szCs w:val="20"/>
          <w:lang w:val="en-GB"/>
        </w:rPr>
        <w:t xml:space="preserve"> level</w:t>
      </w:r>
      <w:r w:rsidR="008F7F2D" w:rsidRPr="001765DA">
        <w:rPr>
          <w:rFonts w:ascii="Arial Nova Light" w:hAnsi="Arial Nova Light"/>
          <w:color w:val="auto"/>
          <w:szCs w:val="20"/>
          <w:lang w:val="en-GB"/>
        </w:rPr>
        <w:t xml:space="preserve"> will be considered</w:t>
      </w:r>
      <w:r w:rsidR="000909AA" w:rsidRPr="001765DA">
        <w:rPr>
          <w:rFonts w:ascii="Arial Nova Light" w:hAnsi="Arial Nova Light"/>
          <w:color w:val="auto"/>
          <w:szCs w:val="20"/>
          <w:lang w:val="en-GB"/>
        </w:rPr>
        <w:t xml:space="preserve"> (Table 2), representing the threshold at or below which the</w:t>
      </w:r>
      <w:r w:rsidR="00F20BB6" w:rsidRPr="001765DA">
        <w:rPr>
          <w:rFonts w:ascii="Arial Nova Light" w:hAnsi="Arial Nova Light"/>
          <w:color w:val="auto"/>
          <w:szCs w:val="20"/>
          <w:lang w:val="en-GB"/>
        </w:rPr>
        <w:t xml:space="preserve"> progress towards the</w:t>
      </w:r>
      <w:r w:rsidR="000909AA" w:rsidRPr="001765DA">
        <w:rPr>
          <w:rFonts w:ascii="Arial Nova Light" w:hAnsi="Arial Nova Light"/>
          <w:color w:val="auto"/>
          <w:szCs w:val="20"/>
          <w:lang w:val="en-GB"/>
        </w:rPr>
        <w:t xml:space="preserve"> target is considered </w:t>
      </w:r>
      <w:r w:rsidR="00F20BB6" w:rsidRPr="003D4DD9">
        <w:rPr>
          <w:rFonts w:ascii="Arial Nova Light" w:hAnsi="Arial Nova Light"/>
          <w:color w:val="auto"/>
          <w:szCs w:val="20"/>
          <w:highlight w:val="yellow"/>
          <w:lang w:val="en-GB"/>
          <w:rPrChange w:id="15" w:author="Chika Hayashi" w:date="2026-03-17T07:48:00Z" w16du:dateUtc="2026-03-17T11:48:00Z">
            <w:rPr>
              <w:rFonts w:ascii="Arial Nova Light" w:hAnsi="Arial Nova Light"/>
              <w:color w:val="auto"/>
              <w:szCs w:val="20"/>
              <w:lang w:val="en-GB"/>
            </w:rPr>
          </w:rPrChange>
        </w:rPr>
        <w:t>on track</w:t>
      </w:r>
      <w:r w:rsidR="00F20BB6" w:rsidRPr="001765DA">
        <w:rPr>
          <w:rFonts w:ascii="Arial Nova Light" w:hAnsi="Arial Nova Light"/>
          <w:color w:val="auto"/>
          <w:szCs w:val="20"/>
          <w:lang w:val="en-GB"/>
        </w:rPr>
        <w:t>.</w:t>
      </w:r>
      <w:r w:rsidR="00FF68B6" w:rsidRPr="001765DA">
        <w:rPr>
          <w:rFonts w:ascii="Arial Nova Light" w:hAnsi="Arial Nova Light"/>
          <w:color w:val="auto"/>
          <w:szCs w:val="20"/>
          <w:lang w:val="en-GB"/>
        </w:rPr>
        <w:t xml:space="preserve"> </w:t>
      </w:r>
      <w:r w:rsidR="00660F4F" w:rsidRPr="001765DA">
        <w:rPr>
          <w:rFonts w:ascii="Arial Nova Light" w:hAnsi="Arial Nova Light"/>
          <w:color w:val="auto"/>
          <w:szCs w:val="20"/>
          <w:lang w:val="en-GB"/>
        </w:rPr>
        <w:t>Thus</w:t>
      </w:r>
      <w:r w:rsidR="00DA4334" w:rsidRPr="001765DA">
        <w:rPr>
          <w:rFonts w:ascii="Arial Nova Light" w:hAnsi="Arial Nova Light"/>
          <w:color w:val="auto"/>
          <w:szCs w:val="20"/>
          <w:lang w:val="en-GB"/>
        </w:rPr>
        <w:t xml:space="preserve">, </w:t>
      </w:r>
      <w:r w:rsidR="00FF68B6" w:rsidRPr="001765DA">
        <w:rPr>
          <w:rFonts w:ascii="Arial Nova Light" w:hAnsi="Arial Nova Light"/>
          <w:color w:val="auto"/>
          <w:szCs w:val="20"/>
          <w:lang w:val="en-GB"/>
        </w:rPr>
        <w:t xml:space="preserve">where the target calculated based on the relative reductions </w:t>
      </w:r>
      <w:r w:rsidR="009131DA" w:rsidRPr="001765DA">
        <w:rPr>
          <w:rFonts w:ascii="Arial Nova Light" w:hAnsi="Arial Nova Light"/>
          <w:color w:val="auto"/>
          <w:szCs w:val="20"/>
          <w:lang w:val="en-GB"/>
        </w:rPr>
        <w:t xml:space="preserve">falls </w:t>
      </w:r>
      <w:commentRangeStart w:id="16"/>
      <w:r w:rsidR="009131DA" w:rsidRPr="001765DA">
        <w:rPr>
          <w:rFonts w:ascii="Arial Nova Light" w:hAnsi="Arial Nova Light"/>
          <w:color w:val="auto"/>
          <w:szCs w:val="20"/>
          <w:lang w:val="en-GB"/>
        </w:rPr>
        <w:t xml:space="preserve">below </w:t>
      </w:r>
      <w:commentRangeEnd w:id="16"/>
      <w:r w:rsidR="00071144">
        <w:rPr>
          <w:rStyle w:val="CommentReference"/>
          <w:rFonts w:cstheme="minorBidi"/>
          <w:color w:val="auto"/>
          <w:lang w:val="en-GB"/>
        </w:rPr>
        <w:commentReference w:id="16"/>
      </w:r>
      <w:r w:rsidR="00DA4334" w:rsidRPr="001765DA">
        <w:rPr>
          <w:rFonts w:ascii="Arial Nova Light" w:hAnsi="Arial Nova Light"/>
          <w:color w:val="auto"/>
          <w:szCs w:val="20"/>
          <w:lang w:val="en-GB"/>
        </w:rPr>
        <w:t>the threshold</w:t>
      </w:r>
      <w:r w:rsidR="001E2070" w:rsidRPr="001765DA">
        <w:rPr>
          <w:rFonts w:ascii="Arial Nova Light" w:hAnsi="Arial Nova Light"/>
          <w:color w:val="auto"/>
          <w:szCs w:val="20"/>
          <w:lang w:val="en-GB"/>
        </w:rPr>
        <w:t>, the target prevalence becomes that threshold</w:t>
      </w:r>
      <w:r w:rsidR="005458AC" w:rsidRPr="001765DA">
        <w:rPr>
          <w:rFonts w:ascii="Arial Nova Light" w:hAnsi="Arial Nova Light"/>
          <w:color w:val="auto"/>
          <w:szCs w:val="20"/>
          <w:lang w:val="en-GB"/>
        </w:rPr>
        <w:t xml:space="preserve"> (</w:t>
      </w:r>
      <w:r w:rsidR="00C15040" w:rsidRPr="001765DA">
        <w:rPr>
          <w:rFonts w:ascii="Arial Nova Light" w:hAnsi="Arial Nova Light"/>
          <w:color w:val="auto"/>
          <w:szCs w:val="20"/>
          <w:lang w:val="en-GB"/>
        </w:rPr>
        <w:t>the highe</w:t>
      </w:r>
      <w:r w:rsidR="005E5D4E" w:rsidRPr="001765DA">
        <w:rPr>
          <w:rFonts w:ascii="Arial Nova Light" w:hAnsi="Arial Nova Light"/>
          <w:color w:val="auto"/>
          <w:szCs w:val="20"/>
          <w:lang w:val="en-GB"/>
        </w:rPr>
        <w:t>r</w:t>
      </w:r>
      <w:r w:rsidR="00C15040" w:rsidRPr="001765DA">
        <w:rPr>
          <w:rFonts w:ascii="Arial Nova Light" w:hAnsi="Arial Nova Light"/>
          <w:color w:val="auto"/>
          <w:szCs w:val="20"/>
          <w:lang w:val="en-GB"/>
        </w:rPr>
        <w:t xml:space="preserve"> of the two)</w:t>
      </w:r>
      <w:r w:rsidR="000909AA" w:rsidRPr="001765DA">
        <w:rPr>
          <w:rFonts w:ascii="Arial Nova Light" w:hAnsi="Arial Nova Light"/>
          <w:color w:val="auto"/>
          <w:szCs w:val="20"/>
          <w:lang w:val="en-GB"/>
        </w:rPr>
        <w:t xml:space="preserve">. </w:t>
      </w:r>
      <w:r w:rsidR="00FF1568" w:rsidRPr="001765DA">
        <w:rPr>
          <w:rFonts w:ascii="Arial Nova Light" w:hAnsi="Arial Nova Light"/>
          <w:color w:val="auto"/>
          <w:szCs w:val="20"/>
          <w:lang w:val="en-GB"/>
        </w:rPr>
        <w:t xml:space="preserve"> </w:t>
      </w:r>
      <w:r w:rsidR="001035A1" w:rsidRPr="001765DA">
        <w:rPr>
          <w:rFonts w:ascii="Arial Nova Light" w:hAnsi="Arial Nova Light"/>
          <w:color w:val="auto"/>
          <w:szCs w:val="20"/>
          <w:lang w:val="en-GB"/>
        </w:rPr>
        <w:t xml:space="preserve">These </w:t>
      </w:r>
      <w:r w:rsidR="00523B9F" w:rsidRPr="001765DA">
        <w:rPr>
          <w:rFonts w:ascii="Arial Nova Light" w:hAnsi="Arial Nova Light"/>
          <w:color w:val="auto"/>
          <w:szCs w:val="20"/>
          <w:lang w:val="en-GB"/>
        </w:rPr>
        <w:t xml:space="preserve">on-track </w:t>
      </w:r>
      <w:r w:rsidR="009131DA" w:rsidRPr="001765DA">
        <w:rPr>
          <w:rFonts w:ascii="Arial Nova Light" w:hAnsi="Arial Nova Light"/>
          <w:color w:val="auto"/>
          <w:szCs w:val="20"/>
          <w:lang w:val="en-GB"/>
        </w:rPr>
        <w:t>prevalence</w:t>
      </w:r>
      <w:r w:rsidR="001035A1" w:rsidRPr="001765DA">
        <w:rPr>
          <w:rFonts w:ascii="Arial Nova Light" w:hAnsi="Arial Nova Light"/>
          <w:color w:val="auto"/>
          <w:szCs w:val="20"/>
          <w:lang w:val="en-GB"/>
        </w:rPr>
        <w:t xml:space="preserve"> levels were used in earlier versions of the progress</w:t>
      </w:r>
      <w:r w:rsidR="00524B3A" w:rsidRPr="001765DA">
        <w:rPr>
          <w:rFonts w:ascii="Arial Nova Light" w:hAnsi="Arial Nova Light"/>
          <w:color w:val="auto"/>
          <w:szCs w:val="20"/>
          <w:lang w:val="en-GB"/>
        </w:rPr>
        <w:t xml:space="preserve"> </w:t>
      </w:r>
      <w:r w:rsidR="001035A1" w:rsidRPr="001765DA">
        <w:rPr>
          <w:rFonts w:ascii="Arial Nova Light" w:hAnsi="Arial Nova Light"/>
          <w:color w:val="auto"/>
          <w:szCs w:val="20"/>
          <w:lang w:val="en-GB"/>
        </w:rPr>
        <w:t>monitoring rules</w:t>
      </w:r>
      <w:ins w:id="17" w:author="Joel Conkle" w:date="2026-03-04T14:20:00Z" w16du:dateUtc="2026-03-04T13:20:00Z">
        <w:r w:rsidR="00DC2874">
          <w:rPr>
            <w:rFonts w:ascii="Arial Nova Light" w:hAnsi="Arial Nova Light"/>
            <w:color w:val="auto"/>
            <w:szCs w:val="20"/>
            <w:lang w:val="en-GB"/>
          </w:rPr>
          <w:t xml:space="preserve">. Table 2 also includes </w:t>
        </w:r>
        <w:r w:rsidR="0070439C">
          <w:rPr>
            <w:rFonts w:ascii="Arial Nova Light" w:hAnsi="Arial Nova Light"/>
            <w:color w:val="auto"/>
            <w:szCs w:val="20"/>
            <w:lang w:val="en-GB"/>
          </w:rPr>
          <w:t>indicators with absolute targets</w:t>
        </w:r>
      </w:ins>
      <w:ins w:id="18" w:author="Joel Conkle" w:date="2026-03-04T14:22:00Z" w16du:dateUtc="2026-03-04T13:22:00Z">
        <w:r w:rsidR="003B7D5D">
          <w:rPr>
            <w:rFonts w:ascii="Arial Nova Light" w:hAnsi="Arial Nova Light"/>
            <w:color w:val="auto"/>
            <w:szCs w:val="20"/>
            <w:lang w:val="en-GB"/>
          </w:rPr>
          <w:t xml:space="preserve">. For these indicators the </w:t>
        </w:r>
        <w:r w:rsidR="0079291B">
          <w:rPr>
            <w:rFonts w:ascii="Arial Nova Light" w:hAnsi="Arial Nova Light"/>
            <w:color w:val="auto"/>
            <w:szCs w:val="20"/>
            <w:lang w:val="en-GB"/>
          </w:rPr>
          <w:t xml:space="preserve">“on-track” prevalence level is the same as </w:t>
        </w:r>
        <w:commentRangeStart w:id="19"/>
        <w:r w:rsidR="0079291B">
          <w:rPr>
            <w:rFonts w:ascii="Arial Nova Light" w:hAnsi="Arial Nova Light"/>
            <w:color w:val="auto"/>
            <w:szCs w:val="20"/>
            <w:lang w:val="en-GB"/>
          </w:rPr>
          <w:t>the target</w:t>
        </w:r>
      </w:ins>
      <w:ins w:id="20" w:author="Joel Conkle" w:date="2026-03-04T14:20:00Z" w16du:dateUtc="2026-03-04T13:20:00Z">
        <w:r w:rsidR="0070439C">
          <w:rPr>
            <w:rFonts w:ascii="Arial Nova Light" w:hAnsi="Arial Nova Light"/>
            <w:color w:val="auto"/>
            <w:szCs w:val="20"/>
            <w:lang w:val="en-GB"/>
          </w:rPr>
          <w:t>,</w:t>
        </w:r>
      </w:ins>
      <w:r w:rsidR="001035A1" w:rsidRPr="001765DA">
        <w:rPr>
          <w:rFonts w:ascii="Arial Nova Light" w:hAnsi="Arial Nova Light"/>
          <w:color w:val="auto"/>
          <w:szCs w:val="20"/>
          <w:lang w:val="en-GB"/>
        </w:rPr>
        <w:t xml:space="preserve"> </w:t>
      </w:r>
      <w:del w:id="21" w:author="Joel Conkle" w:date="2026-03-04T14:20:00Z" w16du:dateUtc="2026-03-04T13:20:00Z">
        <w:r w:rsidR="001035A1" w:rsidRPr="001765DA" w:rsidDel="0070439C">
          <w:rPr>
            <w:rFonts w:ascii="Arial Nova Light" w:hAnsi="Arial Nova Light"/>
            <w:color w:val="auto"/>
            <w:szCs w:val="20"/>
            <w:lang w:val="en-GB"/>
          </w:rPr>
          <w:delText xml:space="preserve">but </w:delText>
        </w:r>
      </w:del>
      <w:ins w:id="22" w:author="Joel Conkle" w:date="2026-03-04T14:20:00Z" w16du:dateUtc="2026-03-04T13:20:00Z">
        <w:r w:rsidR="0070439C">
          <w:rPr>
            <w:rFonts w:ascii="Arial Nova Light" w:hAnsi="Arial Nova Light"/>
            <w:color w:val="auto"/>
            <w:szCs w:val="20"/>
            <w:lang w:val="en-GB"/>
          </w:rPr>
          <w:t>which</w:t>
        </w:r>
        <w:r w:rsidR="0070439C" w:rsidRPr="001765DA">
          <w:rPr>
            <w:rFonts w:ascii="Arial Nova Light" w:hAnsi="Arial Nova Light"/>
            <w:color w:val="auto"/>
            <w:szCs w:val="20"/>
            <w:lang w:val="en-GB"/>
          </w:rPr>
          <w:t xml:space="preserve"> </w:t>
        </w:r>
      </w:ins>
      <w:del w:id="23" w:author="Joel Conkle" w:date="2026-03-04T14:22:00Z" w16du:dateUtc="2026-03-04T13:22:00Z">
        <w:r w:rsidR="001035A1" w:rsidRPr="001765DA" w:rsidDel="0079291B">
          <w:rPr>
            <w:rFonts w:ascii="Arial Nova Light" w:hAnsi="Arial Nova Light"/>
            <w:color w:val="auto"/>
            <w:szCs w:val="20"/>
            <w:lang w:val="en-GB"/>
          </w:rPr>
          <w:delText>have been</w:delText>
        </w:r>
      </w:del>
      <w:ins w:id="24" w:author="Joel Conkle" w:date="2026-03-04T14:22:00Z" w16du:dateUtc="2026-03-04T13:22:00Z">
        <w:r w:rsidR="0079291B">
          <w:rPr>
            <w:rFonts w:ascii="Arial Nova Light" w:hAnsi="Arial Nova Light"/>
            <w:color w:val="auto"/>
            <w:szCs w:val="20"/>
            <w:lang w:val="en-GB"/>
          </w:rPr>
          <w:t>was</w:t>
        </w:r>
      </w:ins>
      <w:r w:rsidR="001035A1" w:rsidRPr="001765DA">
        <w:rPr>
          <w:rFonts w:ascii="Arial Nova Light" w:hAnsi="Arial Nova Light"/>
          <w:color w:val="auto"/>
          <w:szCs w:val="20"/>
          <w:lang w:val="en-GB"/>
        </w:rPr>
        <w:t xml:space="preserve"> revised</w:t>
      </w:r>
      <w:ins w:id="25" w:author="Joel Conkle" w:date="2026-03-04T14:21:00Z" w16du:dateUtc="2026-03-04T13:21:00Z">
        <w:r w:rsidR="00B24495">
          <w:rPr>
            <w:rFonts w:ascii="Arial Nova Light" w:hAnsi="Arial Nova Light"/>
            <w:color w:val="auto"/>
            <w:szCs w:val="20"/>
            <w:lang w:val="en-GB"/>
          </w:rPr>
          <w:t xml:space="preserve"> based on the 2025 WHA resolution.</w:t>
        </w:r>
      </w:ins>
      <w:del w:id="26" w:author="Joel Conkle" w:date="2026-03-04T14:21:00Z" w16du:dateUtc="2026-03-04T13:21:00Z">
        <w:r w:rsidR="00BE6B25" w:rsidRPr="001765DA" w:rsidDel="00B24495">
          <w:rPr>
            <w:rFonts w:ascii="Arial Nova Light" w:hAnsi="Arial Nova Light"/>
            <w:color w:val="auto"/>
            <w:szCs w:val="20"/>
            <w:lang w:val="en-GB"/>
          </w:rPr>
          <w:delText xml:space="preserve"> for </w:delText>
        </w:r>
        <w:r w:rsidR="00523B9F" w:rsidRPr="001765DA" w:rsidDel="00B24495">
          <w:rPr>
            <w:rFonts w:ascii="Arial Nova Light" w:hAnsi="Arial Nova Light"/>
            <w:color w:val="auto"/>
            <w:szCs w:val="20"/>
            <w:lang w:val="en-GB"/>
          </w:rPr>
          <w:delText xml:space="preserve">the </w:delText>
        </w:r>
        <w:r w:rsidR="00BE6B25" w:rsidRPr="001765DA" w:rsidDel="00B24495">
          <w:rPr>
            <w:rFonts w:ascii="Arial Nova Light" w:hAnsi="Arial Nova Light"/>
            <w:color w:val="auto"/>
            <w:szCs w:val="20"/>
            <w:lang w:val="en-GB"/>
          </w:rPr>
          <w:delText>indicators</w:delText>
        </w:r>
        <w:r w:rsidR="009E5125" w:rsidRPr="001765DA" w:rsidDel="00B24495">
          <w:rPr>
            <w:rFonts w:ascii="Arial Nova Light" w:hAnsi="Arial Nova Light"/>
            <w:color w:val="auto"/>
            <w:szCs w:val="20"/>
            <w:lang w:val="en-GB"/>
          </w:rPr>
          <w:delText xml:space="preserve"> </w:delText>
        </w:r>
        <w:r w:rsidR="00523B9F" w:rsidRPr="001765DA" w:rsidDel="00B24495">
          <w:rPr>
            <w:rFonts w:ascii="Arial Nova Light" w:hAnsi="Arial Nova Light"/>
            <w:color w:val="auto"/>
            <w:szCs w:val="20"/>
            <w:lang w:val="en-GB"/>
          </w:rPr>
          <w:delText>with absolute targets.</w:delText>
        </w:r>
      </w:del>
      <w:r w:rsidR="001B3A67" w:rsidRPr="001765DA">
        <w:rPr>
          <w:rFonts w:ascii="Arial Nova Light" w:hAnsi="Arial Nova Light"/>
          <w:color w:val="auto"/>
          <w:szCs w:val="20"/>
          <w:lang w:val="en-GB"/>
        </w:rPr>
        <w:t xml:space="preserve"> </w:t>
      </w:r>
      <w:commentRangeStart w:id="27"/>
      <w:commentRangeEnd w:id="27"/>
      <w:r w:rsidRPr="001765DA">
        <w:rPr>
          <w:rStyle w:val="CommentReference"/>
          <w:rFonts w:ascii="Arial Nova Light" w:hAnsi="Arial Nova Light"/>
          <w:sz w:val="20"/>
          <w:szCs w:val="20"/>
          <w:lang w:val="en-GB"/>
        </w:rPr>
        <w:commentReference w:id="27"/>
      </w:r>
      <w:commentRangeEnd w:id="19"/>
      <w:r w:rsidR="006F7B98">
        <w:rPr>
          <w:rStyle w:val="CommentReference"/>
          <w:rFonts w:cstheme="minorBidi"/>
          <w:color w:val="auto"/>
          <w:lang w:val="en-GB"/>
        </w:rPr>
        <w:commentReference w:id="19"/>
      </w:r>
    </w:p>
    <w:p w14:paraId="2DA2CA3B" w14:textId="77777777" w:rsidR="00871375" w:rsidRPr="00041627" w:rsidRDefault="00871375" w:rsidP="005B034E">
      <w:pPr>
        <w:pStyle w:val="NoSpacing"/>
        <w:ind w:left="360" w:right="432"/>
        <w:jc w:val="both"/>
        <w:rPr>
          <w:lang w:val="en-GB"/>
        </w:rPr>
      </w:pPr>
    </w:p>
    <w:p w14:paraId="41826036" w14:textId="3E8B14DC" w:rsidR="00E86BC4" w:rsidRPr="00053313" w:rsidRDefault="00E86BC4" w:rsidP="00306295">
      <w:pPr>
        <w:pStyle w:val="Caption"/>
        <w:keepNext/>
        <w:spacing w:after="0"/>
        <w:ind w:left="142" w:right="432"/>
        <w:rPr>
          <w:rFonts w:ascii="Arial Nova Light" w:hAnsi="Arial Nova Light"/>
          <w:b/>
          <w:bCs/>
          <w:i w:val="0"/>
          <w:iCs w:val="0"/>
          <w:color w:val="595959" w:themeColor="text1" w:themeTint="A6"/>
          <w:sz w:val="20"/>
          <w:szCs w:val="20"/>
        </w:rPr>
      </w:pPr>
      <w:r w:rsidRPr="00053313">
        <w:rPr>
          <w:rFonts w:ascii="Arial Nova Light" w:hAnsi="Arial Nova Light"/>
          <w:b/>
          <w:bCs/>
          <w:i w:val="0"/>
          <w:iCs w:val="0"/>
          <w:color w:val="595959" w:themeColor="text1" w:themeTint="A6"/>
          <w:sz w:val="20"/>
          <w:szCs w:val="20"/>
        </w:rPr>
        <w:t xml:space="preserve">Table </w:t>
      </w:r>
      <w:r w:rsidRPr="00053313">
        <w:rPr>
          <w:rFonts w:ascii="Arial Nova Light" w:hAnsi="Arial Nova Light"/>
          <w:b/>
          <w:bCs/>
          <w:i w:val="0"/>
          <w:iCs w:val="0"/>
          <w:color w:val="595959" w:themeColor="text1" w:themeTint="A6"/>
          <w:sz w:val="20"/>
          <w:szCs w:val="20"/>
        </w:rPr>
        <w:fldChar w:fldCharType="begin"/>
      </w:r>
      <w:r w:rsidRPr="00053313">
        <w:rPr>
          <w:rFonts w:ascii="Arial Nova Light" w:hAnsi="Arial Nova Light"/>
          <w:b/>
          <w:bCs/>
          <w:i w:val="0"/>
          <w:iCs w:val="0"/>
          <w:color w:val="595959" w:themeColor="text1" w:themeTint="A6"/>
          <w:sz w:val="20"/>
          <w:szCs w:val="20"/>
        </w:rPr>
        <w:instrText xml:space="preserve"> SEQ Table \* ARABIC </w:instrText>
      </w:r>
      <w:r w:rsidRPr="00053313">
        <w:rPr>
          <w:rFonts w:ascii="Arial Nova Light" w:hAnsi="Arial Nova Light"/>
          <w:b/>
          <w:bCs/>
          <w:i w:val="0"/>
          <w:iCs w:val="0"/>
          <w:color w:val="595959" w:themeColor="text1" w:themeTint="A6"/>
          <w:sz w:val="20"/>
          <w:szCs w:val="20"/>
        </w:rPr>
        <w:fldChar w:fldCharType="separate"/>
      </w:r>
      <w:r w:rsidRPr="00053313">
        <w:rPr>
          <w:rFonts w:ascii="Arial Nova Light" w:hAnsi="Arial Nova Light"/>
          <w:b/>
          <w:bCs/>
          <w:i w:val="0"/>
          <w:iCs w:val="0"/>
          <w:noProof/>
          <w:color w:val="595959" w:themeColor="text1" w:themeTint="A6"/>
          <w:sz w:val="20"/>
          <w:szCs w:val="20"/>
        </w:rPr>
        <w:t>2</w:t>
      </w:r>
      <w:r w:rsidRPr="00053313">
        <w:rPr>
          <w:rFonts w:ascii="Arial Nova Light" w:hAnsi="Arial Nova Light"/>
          <w:b/>
          <w:bCs/>
          <w:i w:val="0"/>
          <w:iCs w:val="0"/>
          <w:color w:val="595959" w:themeColor="text1" w:themeTint="A6"/>
          <w:sz w:val="20"/>
          <w:szCs w:val="20"/>
        </w:rPr>
        <w:fldChar w:fldCharType="end"/>
      </w:r>
      <w:r w:rsidR="006125F6" w:rsidRPr="00053313">
        <w:rPr>
          <w:rFonts w:ascii="Arial Nova Light" w:hAnsi="Arial Nova Light"/>
          <w:b/>
          <w:bCs/>
          <w:i w:val="0"/>
          <w:iCs w:val="0"/>
          <w:color w:val="595959" w:themeColor="text1" w:themeTint="A6"/>
          <w:sz w:val="20"/>
          <w:szCs w:val="20"/>
        </w:rPr>
        <w:t>.</w:t>
      </w:r>
      <w:r w:rsidRPr="00053313">
        <w:rPr>
          <w:rFonts w:ascii="Arial Nova Light" w:hAnsi="Arial Nova Light"/>
          <w:b/>
          <w:bCs/>
          <w:i w:val="0"/>
          <w:iCs w:val="0"/>
          <w:color w:val="595959" w:themeColor="text1" w:themeTint="A6"/>
          <w:sz w:val="20"/>
          <w:szCs w:val="20"/>
        </w:rPr>
        <w:t xml:space="preserve"> </w:t>
      </w:r>
      <w:r w:rsidR="006C3B79" w:rsidRPr="00053313">
        <w:rPr>
          <w:rFonts w:ascii="Arial Nova Light" w:hAnsi="Arial Nova Light"/>
          <w:b/>
          <w:bCs/>
          <w:i w:val="0"/>
          <w:iCs w:val="0"/>
          <w:color w:val="595959" w:themeColor="text1" w:themeTint="A6"/>
          <w:sz w:val="20"/>
          <w:szCs w:val="20"/>
        </w:rPr>
        <w:t>On</w:t>
      </w:r>
      <w:r w:rsidR="008E7720" w:rsidRPr="00053313">
        <w:rPr>
          <w:rFonts w:ascii="Arial Nova Light" w:hAnsi="Arial Nova Light"/>
          <w:b/>
          <w:bCs/>
          <w:i w:val="0"/>
          <w:iCs w:val="0"/>
          <w:color w:val="595959" w:themeColor="text1" w:themeTint="A6"/>
          <w:sz w:val="20"/>
          <w:szCs w:val="20"/>
        </w:rPr>
        <w:t>-</w:t>
      </w:r>
      <w:r w:rsidR="006C3B79" w:rsidRPr="00053313">
        <w:rPr>
          <w:rFonts w:ascii="Arial Nova Light" w:hAnsi="Arial Nova Light"/>
          <w:b/>
          <w:bCs/>
          <w:i w:val="0"/>
          <w:iCs w:val="0"/>
          <w:color w:val="595959" w:themeColor="text1" w:themeTint="A6"/>
          <w:sz w:val="20"/>
          <w:szCs w:val="20"/>
        </w:rPr>
        <w:t xml:space="preserve">track </w:t>
      </w:r>
      <w:r w:rsidR="006A127A" w:rsidRPr="00053313">
        <w:rPr>
          <w:rFonts w:ascii="Arial Nova Light" w:hAnsi="Arial Nova Light"/>
          <w:b/>
          <w:bCs/>
          <w:i w:val="0"/>
          <w:iCs w:val="0"/>
          <w:color w:val="595959" w:themeColor="text1" w:themeTint="A6"/>
          <w:sz w:val="20"/>
          <w:szCs w:val="20"/>
        </w:rPr>
        <w:t>p</w:t>
      </w:r>
      <w:r w:rsidRPr="00053313">
        <w:rPr>
          <w:rFonts w:ascii="Arial Nova Light" w:hAnsi="Arial Nova Light"/>
          <w:b/>
          <w:bCs/>
          <w:i w:val="0"/>
          <w:iCs w:val="0"/>
          <w:color w:val="595959" w:themeColor="text1" w:themeTint="A6"/>
          <w:sz w:val="20"/>
          <w:szCs w:val="20"/>
        </w:rPr>
        <w:t xml:space="preserve">revalence </w:t>
      </w:r>
      <w:r w:rsidR="006A127A" w:rsidRPr="00053313">
        <w:rPr>
          <w:rFonts w:ascii="Arial Nova Light" w:hAnsi="Arial Nova Light"/>
          <w:b/>
          <w:bCs/>
          <w:i w:val="0"/>
          <w:iCs w:val="0"/>
          <w:color w:val="595959" w:themeColor="text1" w:themeTint="A6"/>
          <w:sz w:val="20"/>
          <w:szCs w:val="20"/>
        </w:rPr>
        <w:t>l</w:t>
      </w:r>
      <w:r w:rsidRPr="00053313">
        <w:rPr>
          <w:rFonts w:ascii="Arial Nova Light" w:hAnsi="Arial Nova Light"/>
          <w:b/>
          <w:bCs/>
          <w:i w:val="0"/>
          <w:iCs w:val="0"/>
          <w:color w:val="595959" w:themeColor="text1" w:themeTint="A6"/>
          <w:sz w:val="20"/>
          <w:szCs w:val="20"/>
        </w:rPr>
        <w:t>evels for</w:t>
      </w:r>
      <w:r w:rsidR="00674B70" w:rsidRPr="00053313">
        <w:rPr>
          <w:rFonts w:ascii="Arial Nova Light" w:hAnsi="Arial Nova Light"/>
          <w:b/>
          <w:bCs/>
          <w:i w:val="0"/>
          <w:iCs w:val="0"/>
          <w:color w:val="595959" w:themeColor="text1" w:themeTint="A6"/>
          <w:sz w:val="20"/>
          <w:szCs w:val="20"/>
        </w:rPr>
        <w:t xml:space="preserve"> the six</w:t>
      </w:r>
      <w:r w:rsidRPr="00053313">
        <w:rPr>
          <w:rFonts w:ascii="Arial Nova Light" w:hAnsi="Arial Nova Light"/>
          <w:b/>
          <w:bCs/>
          <w:i w:val="0"/>
          <w:iCs w:val="0"/>
          <w:color w:val="595959" w:themeColor="text1" w:themeTint="A6"/>
          <w:sz w:val="20"/>
          <w:szCs w:val="20"/>
        </w:rPr>
        <w:t xml:space="preserve"> </w:t>
      </w:r>
      <w:r w:rsidR="006A127A" w:rsidRPr="00053313">
        <w:rPr>
          <w:rFonts w:ascii="Arial Nova Light" w:hAnsi="Arial Nova Light"/>
          <w:b/>
          <w:bCs/>
          <w:i w:val="0"/>
          <w:iCs w:val="0"/>
          <w:color w:val="595959" w:themeColor="text1" w:themeTint="A6"/>
          <w:sz w:val="20"/>
          <w:szCs w:val="20"/>
        </w:rPr>
        <w:t>g</w:t>
      </w:r>
      <w:r w:rsidRPr="00053313">
        <w:rPr>
          <w:rFonts w:ascii="Arial Nova Light" w:hAnsi="Arial Nova Light"/>
          <w:b/>
          <w:bCs/>
          <w:i w:val="0"/>
          <w:iCs w:val="0"/>
          <w:color w:val="595959" w:themeColor="text1" w:themeTint="A6"/>
          <w:sz w:val="20"/>
          <w:szCs w:val="20"/>
        </w:rPr>
        <w:t xml:space="preserve">lobal </w:t>
      </w:r>
      <w:r w:rsidR="006A127A" w:rsidRPr="00053313">
        <w:rPr>
          <w:rFonts w:ascii="Arial Nova Light" w:hAnsi="Arial Nova Light"/>
          <w:b/>
          <w:bCs/>
          <w:i w:val="0"/>
          <w:iCs w:val="0"/>
          <w:color w:val="595959" w:themeColor="text1" w:themeTint="A6"/>
          <w:sz w:val="20"/>
          <w:szCs w:val="20"/>
        </w:rPr>
        <w:t>n</w:t>
      </w:r>
      <w:r w:rsidRPr="00053313">
        <w:rPr>
          <w:rFonts w:ascii="Arial Nova Light" w:hAnsi="Arial Nova Light"/>
          <w:b/>
          <w:bCs/>
          <w:i w:val="0"/>
          <w:iCs w:val="0"/>
          <w:color w:val="595959" w:themeColor="text1" w:themeTint="A6"/>
          <w:sz w:val="20"/>
          <w:szCs w:val="20"/>
        </w:rPr>
        <w:t xml:space="preserve">utrition </w:t>
      </w:r>
      <w:r w:rsidR="00674B70" w:rsidRPr="00053313">
        <w:rPr>
          <w:rFonts w:ascii="Arial Nova Light" w:hAnsi="Arial Nova Light"/>
          <w:b/>
          <w:bCs/>
          <w:i w:val="0"/>
          <w:iCs w:val="0"/>
          <w:color w:val="595959" w:themeColor="text1" w:themeTint="A6"/>
          <w:sz w:val="20"/>
          <w:szCs w:val="20"/>
        </w:rPr>
        <w:t>indicators</w:t>
      </w:r>
    </w:p>
    <w:tbl>
      <w:tblPr>
        <w:tblStyle w:val="PlainTable2"/>
        <w:tblpPr w:leftFromText="180" w:rightFromText="180" w:vertAnchor="text" w:horzAnchor="margin" w:tblpX="142" w:tblpY="148"/>
        <w:tblW w:w="4536" w:type="dxa"/>
        <w:tblLook w:val="04A0" w:firstRow="1" w:lastRow="0" w:firstColumn="1" w:lastColumn="0" w:noHBand="0" w:noVBand="1"/>
      </w:tblPr>
      <w:tblGrid>
        <w:gridCol w:w="2552"/>
        <w:gridCol w:w="1984"/>
      </w:tblGrid>
      <w:tr w:rsidR="001B3A67" w:rsidRPr="00041627" w:rsidDel="00A97B4C" w14:paraId="3B2A39C4" w14:textId="77777777" w:rsidTr="0030629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shd w:val="clear" w:color="auto" w:fill="595959" w:themeFill="text1" w:themeFillTint="A6"/>
            <w:vAlign w:val="center"/>
          </w:tcPr>
          <w:p w14:paraId="691716C4" w14:textId="77777777" w:rsidR="001B3A67" w:rsidRPr="00041627" w:rsidDel="00A97B4C" w:rsidRDefault="001B3A67" w:rsidP="00306295">
            <w:pPr>
              <w:pStyle w:val="NoSpacing"/>
              <w:ind w:left="315" w:right="-47" w:hanging="422"/>
              <w:jc w:val="center"/>
              <w:rPr>
                <w:rFonts w:ascii="Arial Nova Light" w:hAnsi="Arial Nova Light"/>
                <w:color w:val="FFFFFF" w:themeColor="background1"/>
                <w:sz w:val="18"/>
                <w:szCs w:val="18"/>
                <w:lang w:val="en-GB"/>
              </w:rPr>
            </w:pPr>
            <w:commentRangeStart w:id="28"/>
            <w:r w:rsidRPr="00041627" w:rsidDel="00A97B4C">
              <w:rPr>
                <w:rFonts w:ascii="Arial Nova Light" w:hAnsi="Arial Nova Light"/>
                <w:color w:val="FFFFFF" w:themeColor="background1"/>
                <w:sz w:val="18"/>
                <w:szCs w:val="18"/>
                <w:lang w:val="en-GB"/>
              </w:rPr>
              <w:t>Indicator</w:t>
            </w:r>
          </w:p>
        </w:tc>
        <w:tc>
          <w:tcPr>
            <w:tcW w:w="1984" w:type="dxa"/>
            <w:shd w:val="clear" w:color="auto" w:fill="595959" w:themeFill="text1" w:themeFillTint="A6"/>
            <w:vAlign w:val="center"/>
          </w:tcPr>
          <w:p w14:paraId="35D15803" w14:textId="77777777" w:rsidR="001B3A67" w:rsidRPr="00041627" w:rsidDel="00A97B4C" w:rsidRDefault="001B3A67" w:rsidP="00306295">
            <w:pPr>
              <w:pStyle w:val="NoSpacing"/>
              <w:ind w:right="-109"/>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color w:val="FFFFFF" w:themeColor="background1"/>
                <w:sz w:val="18"/>
                <w:szCs w:val="18"/>
                <w:lang w:val="en-GB"/>
              </w:rPr>
            </w:pPr>
            <w:r w:rsidRPr="00041627">
              <w:rPr>
                <w:rFonts w:ascii="Arial Nova Light" w:hAnsi="Arial Nova Light"/>
                <w:color w:val="FFFFFF" w:themeColor="background1"/>
                <w:sz w:val="18"/>
                <w:szCs w:val="18"/>
                <w:lang w:val="en-GB"/>
              </w:rPr>
              <w:t>“On track” prevalence</w:t>
            </w:r>
            <w:r w:rsidRPr="00041627" w:rsidDel="00A97B4C">
              <w:rPr>
                <w:rFonts w:ascii="Arial Nova Light" w:hAnsi="Arial Nova Light"/>
                <w:color w:val="FFFFFF" w:themeColor="background1"/>
                <w:sz w:val="18"/>
                <w:szCs w:val="18"/>
                <w:lang w:val="en-GB"/>
              </w:rPr>
              <w:t xml:space="preserve"> level</w:t>
            </w:r>
          </w:p>
        </w:tc>
      </w:tr>
      <w:tr w:rsidR="001B3A67" w:rsidRPr="00041627" w:rsidDel="00A97B4C" w14:paraId="1099D60A" w14:textId="77777777" w:rsidTr="0030629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552" w:type="dxa"/>
          </w:tcPr>
          <w:p w14:paraId="5DF6E367" w14:textId="77777777" w:rsidR="001B3A67" w:rsidRPr="00041627" w:rsidDel="00A97B4C" w:rsidRDefault="001B3A67" w:rsidP="00306295">
            <w:pPr>
              <w:pStyle w:val="NoSpacing"/>
              <w:ind w:left="-107" w:right="-47"/>
              <w:rPr>
                <w:rFonts w:ascii="Arial Nova Light" w:hAnsi="Arial Nova Light"/>
                <w:b w:val="0"/>
                <w:bCs w:val="0"/>
                <w:sz w:val="18"/>
                <w:szCs w:val="18"/>
                <w:lang w:val="en-GB"/>
              </w:rPr>
            </w:pPr>
            <w:r w:rsidRPr="00041627" w:rsidDel="00A97B4C">
              <w:rPr>
                <w:rFonts w:ascii="Arial Nova Light" w:hAnsi="Arial Nova Light"/>
                <w:b w:val="0"/>
                <w:bCs w:val="0"/>
                <w:sz w:val="18"/>
                <w:szCs w:val="18"/>
                <w:lang w:val="en-GB"/>
              </w:rPr>
              <w:t>Childhood stunting</w:t>
            </w:r>
          </w:p>
        </w:tc>
        <w:tc>
          <w:tcPr>
            <w:tcW w:w="1984" w:type="dxa"/>
          </w:tcPr>
          <w:p w14:paraId="637EC008" w14:textId="77777777" w:rsidR="001B3A67" w:rsidRPr="00041627" w:rsidDel="00A97B4C" w:rsidRDefault="001B3A67" w:rsidP="00306295">
            <w:pPr>
              <w:pStyle w:val="NoSpacing"/>
              <w:ind w:right="22"/>
              <w:jc w:val="center"/>
              <w:cnfStyle w:val="000000100000" w:firstRow="0" w:lastRow="0" w:firstColumn="0" w:lastColumn="0" w:oddVBand="0" w:evenVBand="0" w:oddHBand="1" w:evenHBand="0" w:firstRowFirstColumn="0" w:firstRowLastColumn="0" w:lastRowFirstColumn="0" w:lastRowLastColumn="0"/>
              <w:rPr>
                <w:rFonts w:ascii="Arial Nova Light" w:hAnsi="Arial Nova Light"/>
                <w:sz w:val="18"/>
                <w:szCs w:val="18"/>
                <w:lang w:val="en-GB"/>
              </w:rPr>
            </w:pPr>
            <w:commentRangeStart w:id="29"/>
            <w:r w:rsidRPr="00041627" w:rsidDel="00A97B4C">
              <w:rPr>
                <w:rFonts w:ascii="Arial Nova Light" w:hAnsi="Arial Nova Light"/>
                <w:sz w:val="18"/>
                <w:szCs w:val="18"/>
                <w:lang w:val="en-GB"/>
              </w:rPr>
              <w:t>3%</w:t>
            </w:r>
            <w:commentRangeEnd w:id="29"/>
            <w:r w:rsidR="00041354">
              <w:rPr>
                <w:rStyle w:val="CommentReference"/>
                <w:rFonts w:cstheme="minorBidi"/>
                <w:color w:val="auto"/>
                <w:lang w:val="en-GB"/>
              </w:rPr>
              <w:commentReference w:id="29"/>
            </w:r>
          </w:p>
        </w:tc>
      </w:tr>
      <w:tr w:rsidR="001B3A67" w:rsidRPr="00041627" w:rsidDel="00A97B4C" w14:paraId="1F874C8D" w14:textId="77777777" w:rsidTr="00306295">
        <w:trPr>
          <w:trHeight w:val="28"/>
        </w:trPr>
        <w:tc>
          <w:tcPr>
            <w:cnfStyle w:val="001000000000" w:firstRow="0" w:lastRow="0" w:firstColumn="1" w:lastColumn="0" w:oddVBand="0" w:evenVBand="0" w:oddHBand="0" w:evenHBand="0" w:firstRowFirstColumn="0" w:firstRowLastColumn="0" w:lastRowFirstColumn="0" w:lastRowLastColumn="0"/>
            <w:tcW w:w="2552" w:type="dxa"/>
            <w:shd w:val="clear" w:color="auto" w:fill="F2F2F2" w:themeFill="background1" w:themeFillShade="F2"/>
          </w:tcPr>
          <w:p w14:paraId="39911448" w14:textId="77777777" w:rsidR="00871375" w:rsidRDefault="001B3A67" w:rsidP="00306295">
            <w:pPr>
              <w:pStyle w:val="NoSpacing"/>
              <w:ind w:left="-107" w:right="-47"/>
              <w:rPr>
                <w:rFonts w:ascii="Arial Nova Light" w:hAnsi="Arial Nova Light"/>
                <w:sz w:val="18"/>
                <w:szCs w:val="18"/>
                <w:lang w:val="en-GB"/>
              </w:rPr>
            </w:pPr>
            <w:r w:rsidRPr="00041627" w:rsidDel="00A97B4C">
              <w:rPr>
                <w:rFonts w:ascii="Arial Nova Light" w:hAnsi="Arial Nova Light"/>
                <w:b w:val="0"/>
                <w:bCs w:val="0"/>
                <w:sz w:val="18"/>
                <w:szCs w:val="18"/>
                <w:lang w:val="en-GB"/>
              </w:rPr>
              <w:t xml:space="preserve">Anaemia in women aged </w:t>
            </w:r>
          </w:p>
          <w:p w14:paraId="78B4FD05" w14:textId="556FB574" w:rsidR="001B3A67" w:rsidRPr="00041627" w:rsidDel="00A97B4C" w:rsidRDefault="001B3A67" w:rsidP="00306295">
            <w:pPr>
              <w:pStyle w:val="NoSpacing"/>
              <w:ind w:left="-107" w:right="-47"/>
              <w:rPr>
                <w:rFonts w:ascii="Arial Nova Light" w:hAnsi="Arial Nova Light"/>
                <w:b w:val="0"/>
                <w:bCs w:val="0"/>
                <w:sz w:val="18"/>
                <w:szCs w:val="18"/>
                <w:lang w:val="en-GB"/>
              </w:rPr>
            </w:pPr>
            <w:r w:rsidRPr="00041627" w:rsidDel="00A97B4C">
              <w:rPr>
                <w:rFonts w:ascii="Arial Nova Light" w:hAnsi="Arial Nova Light"/>
                <w:b w:val="0"/>
                <w:bCs w:val="0"/>
                <w:sz w:val="18"/>
                <w:szCs w:val="18"/>
                <w:lang w:val="en-GB"/>
              </w:rPr>
              <w:t>15 to 49 years</w:t>
            </w:r>
          </w:p>
        </w:tc>
        <w:tc>
          <w:tcPr>
            <w:tcW w:w="1984" w:type="dxa"/>
            <w:shd w:val="clear" w:color="auto" w:fill="F2F2F2" w:themeFill="background1" w:themeFillShade="F2"/>
          </w:tcPr>
          <w:p w14:paraId="525B9C48" w14:textId="77777777" w:rsidR="001B3A67" w:rsidRPr="00041627" w:rsidDel="00A97B4C" w:rsidRDefault="001B3A67" w:rsidP="00306295">
            <w:pPr>
              <w:pStyle w:val="NoSpacing"/>
              <w:ind w:right="0"/>
              <w:jc w:val="center"/>
              <w:cnfStyle w:val="000000000000" w:firstRow="0" w:lastRow="0" w:firstColumn="0" w:lastColumn="0" w:oddVBand="0" w:evenVBand="0" w:oddHBand="0" w:evenHBand="0" w:firstRowFirstColumn="0" w:firstRowLastColumn="0" w:lastRowFirstColumn="0" w:lastRowLastColumn="0"/>
              <w:rPr>
                <w:rFonts w:ascii="Arial Nova Light" w:hAnsi="Arial Nova Light"/>
                <w:sz w:val="18"/>
                <w:szCs w:val="18"/>
                <w:lang w:val="en-GB"/>
              </w:rPr>
            </w:pPr>
            <w:r w:rsidRPr="00041627" w:rsidDel="00A97B4C">
              <w:rPr>
                <w:rFonts w:ascii="Arial Nova Light" w:hAnsi="Arial Nova Light"/>
                <w:sz w:val="18"/>
                <w:szCs w:val="18"/>
                <w:lang w:val="en-GB"/>
              </w:rPr>
              <w:t>5%</w:t>
            </w:r>
          </w:p>
        </w:tc>
      </w:tr>
      <w:tr w:rsidR="001B3A67" w:rsidRPr="00041627" w:rsidDel="00A97B4C" w14:paraId="75C79A40" w14:textId="77777777" w:rsidTr="0030629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552" w:type="dxa"/>
          </w:tcPr>
          <w:p w14:paraId="24908142" w14:textId="77777777" w:rsidR="001B3A67" w:rsidRPr="00041627" w:rsidDel="00A97B4C" w:rsidRDefault="001B3A67" w:rsidP="00306295">
            <w:pPr>
              <w:pStyle w:val="NoSpacing"/>
              <w:ind w:left="-107" w:right="-47"/>
              <w:rPr>
                <w:rFonts w:ascii="Arial Nova Light" w:hAnsi="Arial Nova Light"/>
                <w:b w:val="0"/>
                <w:bCs w:val="0"/>
                <w:sz w:val="18"/>
                <w:szCs w:val="18"/>
                <w:lang w:val="en-GB"/>
              </w:rPr>
            </w:pPr>
            <w:r w:rsidRPr="00041627" w:rsidDel="00A97B4C">
              <w:rPr>
                <w:rFonts w:ascii="Arial Nova Light" w:hAnsi="Arial Nova Light"/>
                <w:b w:val="0"/>
                <w:bCs w:val="0"/>
                <w:sz w:val="18"/>
                <w:szCs w:val="18"/>
                <w:lang w:val="en-GB"/>
              </w:rPr>
              <w:t>Low birthweight</w:t>
            </w:r>
          </w:p>
        </w:tc>
        <w:tc>
          <w:tcPr>
            <w:tcW w:w="1984" w:type="dxa"/>
          </w:tcPr>
          <w:p w14:paraId="56BB981E" w14:textId="77777777" w:rsidR="001B3A67" w:rsidRPr="00041627" w:rsidDel="00A97B4C" w:rsidRDefault="001B3A67" w:rsidP="00306295">
            <w:pPr>
              <w:pStyle w:val="NoSpacing"/>
              <w:ind w:right="0"/>
              <w:jc w:val="center"/>
              <w:cnfStyle w:val="000000100000" w:firstRow="0" w:lastRow="0" w:firstColumn="0" w:lastColumn="0" w:oddVBand="0" w:evenVBand="0" w:oddHBand="1" w:evenHBand="0" w:firstRowFirstColumn="0" w:firstRowLastColumn="0" w:lastRowFirstColumn="0" w:lastRowLastColumn="0"/>
              <w:rPr>
                <w:rFonts w:ascii="Arial Nova Light" w:hAnsi="Arial Nova Light"/>
                <w:sz w:val="18"/>
                <w:szCs w:val="18"/>
                <w:lang w:val="en-GB"/>
              </w:rPr>
            </w:pPr>
            <w:r w:rsidRPr="00041627" w:rsidDel="00A97B4C">
              <w:rPr>
                <w:rFonts w:ascii="Arial Nova Light" w:hAnsi="Arial Nova Light"/>
                <w:sz w:val="18"/>
                <w:szCs w:val="18"/>
                <w:lang w:val="en-GB"/>
              </w:rPr>
              <w:t>5%</w:t>
            </w:r>
          </w:p>
        </w:tc>
      </w:tr>
      <w:tr w:rsidR="001B3A67" w:rsidRPr="00041627" w:rsidDel="00A97B4C" w14:paraId="56CC60EA" w14:textId="77777777" w:rsidTr="00306295">
        <w:trPr>
          <w:trHeight w:val="22"/>
        </w:trPr>
        <w:tc>
          <w:tcPr>
            <w:cnfStyle w:val="001000000000" w:firstRow="0" w:lastRow="0" w:firstColumn="1" w:lastColumn="0" w:oddVBand="0" w:evenVBand="0" w:oddHBand="0" w:evenHBand="0" w:firstRowFirstColumn="0" w:firstRowLastColumn="0" w:lastRowFirstColumn="0" w:lastRowLastColumn="0"/>
            <w:tcW w:w="2552" w:type="dxa"/>
            <w:shd w:val="clear" w:color="auto" w:fill="F2F2F2" w:themeFill="background1" w:themeFillShade="F2"/>
          </w:tcPr>
          <w:p w14:paraId="057583E9" w14:textId="77777777" w:rsidR="001B3A67" w:rsidRPr="00041627" w:rsidDel="00A97B4C" w:rsidRDefault="001B3A67" w:rsidP="00306295">
            <w:pPr>
              <w:pStyle w:val="NoSpacing"/>
              <w:ind w:left="-107" w:right="-47"/>
              <w:rPr>
                <w:rFonts w:ascii="Arial Nova Light" w:hAnsi="Arial Nova Light"/>
                <w:b w:val="0"/>
                <w:bCs w:val="0"/>
                <w:sz w:val="18"/>
                <w:szCs w:val="18"/>
                <w:lang w:val="en-GB"/>
              </w:rPr>
            </w:pPr>
            <w:r w:rsidRPr="00041627" w:rsidDel="00A97B4C">
              <w:rPr>
                <w:rFonts w:ascii="Arial Nova Light" w:hAnsi="Arial Nova Light"/>
                <w:b w:val="0"/>
                <w:bCs w:val="0"/>
                <w:sz w:val="18"/>
                <w:szCs w:val="18"/>
                <w:lang w:val="en-GB"/>
              </w:rPr>
              <w:t>Childhood overweight</w:t>
            </w:r>
          </w:p>
        </w:tc>
        <w:tc>
          <w:tcPr>
            <w:tcW w:w="1984" w:type="dxa"/>
            <w:shd w:val="clear" w:color="auto" w:fill="F2F2F2" w:themeFill="background1" w:themeFillShade="F2"/>
          </w:tcPr>
          <w:p w14:paraId="08524276" w14:textId="77777777" w:rsidR="001B3A67" w:rsidRPr="00041627" w:rsidDel="00A97B4C" w:rsidRDefault="001B3A67" w:rsidP="00306295">
            <w:pPr>
              <w:pStyle w:val="NoSpacing"/>
              <w:ind w:right="0"/>
              <w:jc w:val="center"/>
              <w:cnfStyle w:val="000000000000" w:firstRow="0" w:lastRow="0" w:firstColumn="0" w:lastColumn="0" w:oddVBand="0" w:evenVBand="0" w:oddHBand="0" w:evenHBand="0" w:firstRowFirstColumn="0" w:firstRowLastColumn="0" w:lastRowFirstColumn="0" w:lastRowLastColumn="0"/>
              <w:rPr>
                <w:rFonts w:ascii="Arial Nova Light" w:hAnsi="Arial Nova Light"/>
                <w:sz w:val="18"/>
                <w:szCs w:val="18"/>
                <w:lang w:val="en-GB"/>
              </w:rPr>
            </w:pPr>
            <w:r w:rsidRPr="00041627" w:rsidDel="00A97B4C">
              <w:rPr>
                <w:rFonts w:ascii="Arial Nova Light" w:hAnsi="Arial Nova Light"/>
                <w:sz w:val="18"/>
                <w:szCs w:val="18"/>
                <w:lang w:val="en-GB"/>
              </w:rPr>
              <w:t>5%, previously 3%</w:t>
            </w:r>
          </w:p>
        </w:tc>
      </w:tr>
      <w:tr w:rsidR="001B3A67" w:rsidRPr="00041627" w:rsidDel="00A97B4C" w14:paraId="3606E5D7" w14:textId="77777777" w:rsidTr="0030629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tcPr>
          <w:p w14:paraId="79AEC5C0" w14:textId="77777777" w:rsidR="001B3A67" w:rsidRPr="00041627" w:rsidDel="00A97B4C" w:rsidRDefault="001B3A67" w:rsidP="00306295">
            <w:pPr>
              <w:pStyle w:val="NoSpacing"/>
              <w:ind w:left="-107" w:right="-47"/>
              <w:rPr>
                <w:rFonts w:ascii="Arial Nova Light" w:hAnsi="Arial Nova Light"/>
                <w:b w:val="0"/>
                <w:bCs w:val="0"/>
                <w:sz w:val="18"/>
                <w:szCs w:val="18"/>
                <w:lang w:val="en-GB"/>
              </w:rPr>
            </w:pPr>
            <w:r w:rsidRPr="00041627" w:rsidDel="00A97B4C">
              <w:rPr>
                <w:rFonts w:ascii="Arial Nova Light" w:hAnsi="Arial Nova Light"/>
                <w:b w:val="0"/>
                <w:bCs w:val="0"/>
                <w:sz w:val="18"/>
                <w:szCs w:val="18"/>
                <w:lang w:val="en-GB"/>
              </w:rPr>
              <w:t xml:space="preserve">Not </w:t>
            </w:r>
            <w:r w:rsidRPr="00041627">
              <w:rPr>
                <w:rFonts w:ascii="Arial Nova Light" w:hAnsi="Arial Nova Light"/>
                <w:b w:val="0"/>
                <w:bCs w:val="0"/>
                <w:sz w:val="18"/>
                <w:szCs w:val="18"/>
                <w:lang w:val="en-GB"/>
              </w:rPr>
              <w:t>e</w:t>
            </w:r>
            <w:r w:rsidRPr="00041627" w:rsidDel="00A97B4C">
              <w:rPr>
                <w:rFonts w:ascii="Arial Nova Light" w:hAnsi="Arial Nova Light"/>
                <w:b w:val="0"/>
                <w:bCs w:val="0"/>
                <w:sz w:val="18"/>
                <w:szCs w:val="18"/>
                <w:lang w:val="en-GB"/>
              </w:rPr>
              <w:t>xclusive</w:t>
            </w:r>
            <w:r w:rsidRPr="00041627">
              <w:rPr>
                <w:rFonts w:ascii="Arial Nova Light" w:hAnsi="Arial Nova Light"/>
                <w:b w:val="0"/>
                <w:bCs w:val="0"/>
                <w:sz w:val="18"/>
                <w:szCs w:val="18"/>
                <w:lang w:val="en-GB"/>
              </w:rPr>
              <w:t>ly</w:t>
            </w:r>
            <w:r w:rsidRPr="00041627" w:rsidDel="00A97B4C">
              <w:rPr>
                <w:rFonts w:ascii="Arial Nova Light" w:hAnsi="Arial Nova Light"/>
                <w:b w:val="0"/>
                <w:bCs w:val="0"/>
                <w:sz w:val="18"/>
                <w:szCs w:val="18"/>
                <w:lang w:val="en-GB"/>
              </w:rPr>
              <w:t xml:space="preserve"> breastfeeding</w:t>
            </w:r>
          </w:p>
        </w:tc>
        <w:tc>
          <w:tcPr>
            <w:tcW w:w="1984" w:type="dxa"/>
          </w:tcPr>
          <w:p w14:paraId="40E5414C" w14:textId="77777777" w:rsidR="001B3A67" w:rsidRPr="00041627" w:rsidDel="00A97B4C" w:rsidRDefault="001B3A67" w:rsidP="00306295">
            <w:pPr>
              <w:pStyle w:val="NoSpacing"/>
              <w:ind w:right="0"/>
              <w:jc w:val="center"/>
              <w:cnfStyle w:val="000000100000" w:firstRow="0" w:lastRow="0" w:firstColumn="0" w:lastColumn="0" w:oddVBand="0" w:evenVBand="0" w:oddHBand="1" w:evenHBand="0" w:firstRowFirstColumn="0" w:firstRowLastColumn="0" w:lastRowFirstColumn="0" w:lastRowLastColumn="0"/>
              <w:rPr>
                <w:rFonts w:ascii="Arial Nova Light" w:hAnsi="Arial Nova Light"/>
                <w:sz w:val="18"/>
                <w:szCs w:val="18"/>
                <w:lang w:val="en-GB"/>
              </w:rPr>
            </w:pPr>
            <w:r w:rsidRPr="00041627" w:rsidDel="00A97B4C">
              <w:rPr>
                <w:rFonts w:ascii="Arial Nova Light" w:hAnsi="Arial Nova Light"/>
                <w:sz w:val="18"/>
                <w:szCs w:val="18"/>
                <w:lang w:val="en-GB"/>
              </w:rPr>
              <w:t>40%, previously 30%</w:t>
            </w:r>
          </w:p>
        </w:tc>
      </w:tr>
      <w:tr w:rsidR="001B3A67" w:rsidRPr="00041627" w:rsidDel="00A97B4C" w14:paraId="2511F6AB" w14:textId="77777777" w:rsidTr="00306295">
        <w:trPr>
          <w:trHeight w:val="22"/>
        </w:trPr>
        <w:tc>
          <w:tcPr>
            <w:cnfStyle w:val="001000000000" w:firstRow="0" w:lastRow="0" w:firstColumn="1" w:lastColumn="0" w:oddVBand="0" w:evenVBand="0" w:oddHBand="0" w:evenHBand="0" w:firstRowFirstColumn="0" w:firstRowLastColumn="0" w:lastRowFirstColumn="0" w:lastRowLastColumn="0"/>
            <w:tcW w:w="2552" w:type="dxa"/>
            <w:shd w:val="clear" w:color="auto" w:fill="F2F2F2" w:themeFill="background1" w:themeFillShade="F2"/>
          </w:tcPr>
          <w:p w14:paraId="41AC2BCB" w14:textId="77777777" w:rsidR="001B3A67" w:rsidRPr="00041627" w:rsidDel="00A97B4C" w:rsidRDefault="001B3A67" w:rsidP="00306295">
            <w:pPr>
              <w:pStyle w:val="NoSpacing"/>
              <w:ind w:left="-107" w:right="-47"/>
              <w:rPr>
                <w:rFonts w:ascii="Arial Nova Light" w:hAnsi="Arial Nova Light"/>
                <w:b w:val="0"/>
                <w:bCs w:val="0"/>
                <w:sz w:val="18"/>
                <w:szCs w:val="18"/>
                <w:lang w:val="en-GB"/>
              </w:rPr>
            </w:pPr>
            <w:r w:rsidRPr="00041627" w:rsidDel="00A97B4C">
              <w:rPr>
                <w:rFonts w:ascii="Arial Nova Light" w:hAnsi="Arial Nova Light"/>
                <w:b w:val="0"/>
                <w:bCs w:val="0"/>
                <w:sz w:val="18"/>
                <w:szCs w:val="18"/>
                <w:lang w:val="en-GB"/>
              </w:rPr>
              <w:t>Childhood wasting</w:t>
            </w:r>
          </w:p>
        </w:tc>
        <w:tc>
          <w:tcPr>
            <w:tcW w:w="1984" w:type="dxa"/>
            <w:shd w:val="clear" w:color="auto" w:fill="F2F2F2" w:themeFill="background1" w:themeFillShade="F2"/>
          </w:tcPr>
          <w:p w14:paraId="0518D78D" w14:textId="77777777" w:rsidR="001B3A67" w:rsidRPr="00041627" w:rsidDel="00A97B4C" w:rsidRDefault="001B3A67" w:rsidP="00306295">
            <w:pPr>
              <w:pStyle w:val="NoSpacing"/>
              <w:ind w:right="0"/>
              <w:jc w:val="center"/>
              <w:cnfStyle w:val="000000000000" w:firstRow="0" w:lastRow="0" w:firstColumn="0" w:lastColumn="0" w:oddVBand="0" w:evenVBand="0" w:oddHBand="0" w:evenHBand="0" w:firstRowFirstColumn="0" w:firstRowLastColumn="0" w:lastRowFirstColumn="0" w:lastRowLastColumn="0"/>
              <w:rPr>
                <w:rFonts w:ascii="Arial Nova Light" w:hAnsi="Arial Nova Light"/>
                <w:sz w:val="18"/>
                <w:szCs w:val="18"/>
                <w:lang w:val="en-GB"/>
              </w:rPr>
            </w:pPr>
            <w:r w:rsidRPr="00041627" w:rsidDel="00A97B4C">
              <w:rPr>
                <w:rFonts w:ascii="Arial Nova Light" w:hAnsi="Arial Nova Light"/>
                <w:sz w:val="18"/>
                <w:szCs w:val="18"/>
                <w:lang w:val="en-GB"/>
              </w:rPr>
              <w:t>5%, previously 3%</w:t>
            </w:r>
            <w:commentRangeEnd w:id="28"/>
            <w:r w:rsidR="002900B8">
              <w:rPr>
                <w:rStyle w:val="CommentReference"/>
                <w:rFonts w:cstheme="minorBidi"/>
                <w:color w:val="auto"/>
                <w:lang w:val="en-GB"/>
              </w:rPr>
              <w:commentReference w:id="28"/>
            </w:r>
          </w:p>
        </w:tc>
      </w:tr>
    </w:tbl>
    <w:p w14:paraId="5B1A4F47" w14:textId="38D8CEC3" w:rsidR="00D30D36" w:rsidRDefault="00D30D36" w:rsidP="005B034E">
      <w:pPr>
        <w:pStyle w:val="NoSpacing"/>
        <w:rPr>
          <w:rFonts w:ascii="Arial Nova Light" w:hAnsi="Arial Nova Light"/>
          <w:lang w:val="en-GB"/>
        </w:rPr>
      </w:pPr>
    </w:p>
    <w:p w14:paraId="36D45410" w14:textId="77777777" w:rsidR="00E65733" w:rsidRPr="004F3CF9" w:rsidRDefault="00E65733" w:rsidP="005B034E">
      <w:pPr>
        <w:pStyle w:val="NoSpacing"/>
        <w:rPr>
          <w:rFonts w:ascii="Arial Nova Light" w:hAnsi="Arial Nova Light"/>
          <w:lang w:val="en-GB"/>
        </w:rPr>
      </w:pPr>
    </w:p>
    <w:p w14:paraId="205EA702" w14:textId="54895370" w:rsidR="00FF1568" w:rsidRPr="00534D0B" w:rsidRDefault="00534D0B" w:rsidP="00D562DC">
      <w:pPr>
        <w:spacing w:after="0" w:line="240" w:lineRule="auto"/>
        <w:ind w:left="142" w:right="453"/>
        <w:rPr>
          <w:rFonts w:ascii="Century Gothic" w:hAnsi="Century Gothic"/>
          <w:color w:val="00205C"/>
          <w:sz w:val="32"/>
          <w:szCs w:val="32"/>
        </w:rPr>
      </w:pPr>
      <w:r>
        <w:rPr>
          <w:rFonts w:ascii="Century Gothic" w:hAnsi="Century Gothic"/>
          <w:color w:val="00205C"/>
          <w:sz w:val="32"/>
          <w:szCs w:val="32"/>
        </w:rPr>
        <w:t xml:space="preserve">4. </w:t>
      </w:r>
      <w:r w:rsidR="00FF1568" w:rsidRPr="00534D0B">
        <w:rPr>
          <w:rFonts w:ascii="Century Gothic" w:hAnsi="Century Gothic"/>
          <w:color w:val="00205C"/>
          <w:sz w:val="32"/>
          <w:szCs w:val="32"/>
        </w:rPr>
        <w:t xml:space="preserve">ASSESSING PROGRESS </w:t>
      </w:r>
    </w:p>
    <w:p w14:paraId="391C2CEE" w14:textId="0896EE28" w:rsidR="00A407D2" w:rsidRDefault="001765DA" w:rsidP="00534D0B">
      <w:pPr>
        <w:pStyle w:val="NoSpacing"/>
        <w:ind w:left="142" w:right="453"/>
        <w:jc w:val="both"/>
        <w:rPr>
          <w:rFonts w:ascii="Arial Nova Light" w:hAnsi="Arial Nova Light"/>
          <w:color w:val="auto"/>
          <w:lang w:val="en-GB"/>
        </w:rPr>
      </w:pPr>
      <w:r w:rsidRPr="001765DA">
        <w:rPr>
          <w:rFonts w:ascii="Arial Nova Light" w:hAnsi="Arial Nova Light"/>
          <w:color w:val="auto"/>
          <w:lang w:val="en-GB"/>
        </w:rPr>
        <w:t>The methodology used to assess progress is based on the average annual rate of reduction (AARR)</w:t>
      </w:r>
      <w:ins w:id="30" w:author="Joel Conkle" w:date="2026-03-04T14:38:00Z" w16du:dateUtc="2026-03-04T13:38:00Z">
        <w:r w:rsidR="00713C80">
          <w:rPr>
            <w:rFonts w:ascii="Arial Nova Light" w:hAnsi="Arial Nova Light"/>
            <w:color w:val="auto"/>
            <w:lang w:val="en-GB"/>
          </w:rPr>
          <w:t xml:space="preserve"> </w:t>
        </w:r>
        <w:commentRangeStart w:id="31"/>
        <w:r w:rsidR="00713C80">
          <w:rPr>
            <w:rFonts w:ascii="Arial Nova Light" w:hAnsi="Arial Nova Light"/>
            <w:color w:val="auto"/>
            <w:lang w:val="en-GB"/>
          </w:rPr>
          <w:t>or the current prevalence level</w:t>
        </w:r>
      </w:ins>
      <w:r w:rsidRPr="001765DA">
        <w:rPr>
          <w:rFonts w:ascii="Arial Nova Light" w:hAnsi="Arial Nova Light"/>
          <w:color w:val="auto"/>
          <w:lang w:val="en-GB"/>
        </w:rPr>
        <w:t>.</w:t>
      </w:r>
      <w:commentRangeEnd w:id="31"/>
      <w:r w:rsidR="001457BD">
        <w:rPr>
          <w:rStyle w:val="CommentReference"/>
          <w:rFonts w:cstheme="minorBidi"/>
          <w:color w:val="auto"/>
          <w:lang w:val="en-GB"/>
        </w:rPr>
        <w:commentReference w:id="31"/>
      </w:r>
      <w:r w:rsidRPr="001765DA">
        <w:rPr>
          <w:rFonts w:ascii="Arial Nova Light" w:hAnsi="Arial Nova Light"/>
          <w:color w:val="auto"/>
          <w:lang w:val="en-GB"/>
        </w:rPr>
        <w:t xml:space="preserve"> The AARR is calculated using a linear regression analysis. The dependent variables are the natural log transformations of prevalence estimates. The independent variables are </w:t>
      </w:r>
      <w:proofErr w:type="spellStart"/>
      <w:r w:rsidRPr="001765DA">
        <w:rPr>
          <w:rFonts w:ascii="Arial Nova Light" w:hAnsi="Arial Nova Light"/>
          <w:color w:val="auto"/>
          <w:lang w:val="en-GB"/>
        </w:rPr>
        <w:t>years</w:t>
      </w:r>
      <w:proofErr w:type="spellEnd"/>
      <w:r w:rsidRPr="001765DA">
        <w:rPr>
          <w:rFonts w:ascii="Arial Nova Light" w:hAnsi="Arial Nova Light"/>
          <w:color w:val="auto"/>
          <w:lang w:val="en-GB"/>
        </w:rPr>
        <w:t xml:space="preserve"> corresponding to the prevalence estimates.</w:t>
      </w:r>
    </w:p>
    <w:p w14:paraId="3767D454" w14:textId="77777777" w:rsidR="001765DA" w:rsidRPr="00041627" w:rsidRDefault="001765DA" w:rsidP="005B034E">
      <w:pPr>
        <w:pStyle w:val="NoSpacing"/>
        <w:ind w:right="432"/>
        <w:jc w:val="both"/>
        <w:rPr>
          <w:rFonts w:ascii="Arial Nova Light" w:hAnsi="Arial Nova Light"/>
          <w:color w:val="auto"/>
          <w:lang w:val="en-GB"/>
        </w:rPr>
      </w:pPr>
    </w:p>
    <w:p w14:paraId="42D0FD91" w14:textId="0A8051F0" w:rsidR="00587F36" w:rsidRPr="00041627" w:rsidRDefault="00B47189" w:rsidP="005F4CA7">
      <w:pPr>
        <w:pStyle w:val="NoSpacing"/>
        <w:ind w:left="142" w:right="453"/>
        <w:jc w:val="both"/>
        <w:rPr>
          <w:rFonts w:ascii="Arial Nova Light" w:hAnsi="Arial Nova Light"/>
          <w:color w:val="auto"/>
          <w:lang w:val="en-GB"/>
        </w:rPr>
      </w:pPr>
      <w:r w:rsidRPr="00041627">
        <w:rPr>
          <w:rFonts w:ascii="Arial Nova Light" w:hAnsi="Arial Nova Light"/>
          <w:color w:val="auto"/>
          <w:lang w:val="en-GB"/>
        </w:rPr>
        <w:t>The coefficient of this linear regression (β) can</w:t>
      </w:r>
      <w:r w:rsidR="00547007">
        <w:rPr>
          <w:rFonts w:ascii="Arial Nova Light" w:hAnsi="Arial Nova Light"/>
          <w:color w:val="auto"/>
          <w:lang w:val="en-GB"/>
        </w:rPr>
        <w:t xml:space="preserve"> </w:t>
      </w:r>
      <w:r w:rsidRPr="00041627">
        <w:rPr>
          <w:rFonts w:ascii="Arial Nova Light" w:hAnsi="Arial Nova Light"/>
          <w:color w:val="auto"/>
          <w:lang w:val="en-GB"/>
        </w:rPr>
        <w:t>be translated into the average annual rate of</w:t>
      </w:r>
      <w:r w:rsidR="00547007">
        <w:rPr>
          <w:rFonts w:ascii="Arial Nova Light" w:hAnsi="Arial Nova Light"/>
          <w:color w:val="auto"/>
          <w:lang w:val="en-GB"/>
        </w:rPr>
        <w:t xml:space="preserve"> </w:t>
      </w:r>
      <w:r w:rsidRPr="00041627">
        <w:rPr>
          <w:rFonts w:ascii="Arial Nova Light" w:hAnsi="Arial Nova Light"/>
          <w:color w:val="auto"/>
          <w:lang w:val="en-GB"/>
        </w:rPr>
        <w:t>reduction by using the formula:</w:t>
      </w:r>
    </w:p>
    <w:p w14:paraId="20155586" w14:textId="02ABBF3A" w:rsidR="00A407D2" w:rsidRPr="00041627" w:rsidRDefault="00A407D2" w:rsidP="005B034E">
      <w:pPr>
        <w:pStyle w:val="NoSpacing"/>
        <w:rPr>
          <w:rFonts w:ascii="Arial Nova Light" w:hAnsi="Arial Nova Light"/>
          <w:color w:val="auto"/>
          <w:lang w:val="en-GB"/>
        </w:rPr>
      </w:pPr>
    </w:p>
    <w:p w14:paraId="4F46FF64" w14:textId="658B14F1" w:rsidR="00C678A8" w:rsidRPr="00B750C5" w:rsidRDefault="0006522B" w:rsidP="005B034E">
      <w:pPr>
        <w:pStyle w:val="NoSpacing"/>
        <w:rPr>
          <w:rFonts w:ascii="Arial Nova Light" w:hAnsi="Arial Nova Light"/>
          <w:sz w:val="18"/>
          <w:szCs w:val="18"/>
          <w:lang w:val="en-GB"/>
        </w:rPr>
      </w:pPr>
      <m:oMathPara>
        <m:oMath>
          <m:r>
            <w:rPr>
              <w:rFonts w:ascii="Cambria Math" w:hAnsi="Cambria Math"/>
              <w:sz w:val="18"/>
              <w:szCs w:val="18"/>
              <w:lang w:val="en-GB"/>
            </w:rPr>
            <m:t>AARR=1</m:t>
          </m:r>
          <m:box>
            <m:boxPr>
              <m:opEmu m:val="1"/>
              <m:ctrlPr>
                <w:rPr>
                  <w:rFonts w:ascii="Cambria Math" w:hAnsi="Cambria Math"/>
                  <w:i/>
                  <w:sz w:val="18"/>
                  <w:szCs w:val="18"/>
                  <w:lang w:val="en-GB"/>
                </w:rPr>
              </m:ctrlPr>
            </m:boxPr>
            <m:e>
              <m:r>
                <w:rPr>
                  <w:rFonts w:ascii="Cambria Math" w:hAnsi="Cambria Math"/>
                  <w:sz w:val="18"/>
                  <w:szCs w:val="18"/>
                  <w:lang w:val="en-GB"/>
                </w:rPr>
                <m:t xml:space="preserve">-  </m:t>
              </m:r>
              <m:sSup>
                <m:sSupPr>
                  <m:ctrlPr>
                    <w:rPr>
                      <w:rFonts w:ascii="Cambria Math" w:hAnsi="Cambria Math"/>
                      <w:i/>
                      <w:sz w:val="18"/>
                      <w:szCs w:val="18"/>
                      <w:lang w:val="en-GB"/>
                    </w:rPr>
                  </m:ctrlPr>
                </m:sSupPr>
                <m:e>
                  <m:r>
                    <w:rPr>
                      <w:rFonts w:ascii="Cambria Math" w:hAnsi="Cambria Math"/>
                      <w:sz w:val="18"/>
                      <w:szCs w:val="18"/>
                      <w:lang w:val="en-GB"/>
                    </w:rPr>
                    <m:t>e</m:t>
                  </m:r>
                </m:e>
                <m:sup>
                  <m:r>
                    <m:rPr>
                      <m:sty m:val="p"/>
                    </m:rPr>
                    <w:rPr>
                      <w:rFonts w:ascii="Cambria Math" w:hAnsi="Cambria Math"/>
                      <w:color w:val="auto"/>
                      <w:sz w:val="18"/>
                      <w:szCs w:val="18"/>
                      <w:lang w:val="en-GB"/>
                    </w:rPr>
                    <m:t>β</m:t>
                  </m:r>
                </m:sup>
              </m:sSup>
            </m:e>
          </m:box>
        </m:oMath>
      </m:oMathPara>
    </w:p>
    <w:p w14:paraId="746D9DEF" w14:textId="77777777" w:rsidR="00534D0B" w:rsidRDefault="00534D0B" w:rsidP="00534D0B"/>
    <w:p w14:paraId="34F70E39" w14:textId="77777777" w:rsidR="00534D0B" w:rsidRDefault="00534D0B" w:rsidP="00534D0B"/>
    <w:p w14:paraId="08E762E0" w14:textId="728A4683" w:rsidR="00534D0B" w:rsidRDefault="00534D0B" w:rsidP="00534D0B"/>
    <w:p w14:paraId="64E63CD5" w14:textId="04E9657F" w:rsidR="008328E6" w:rsidRPr="00041627" w:rsidRDefault="008328E6" w:rsidP="00D562DC">
      <w:pPr>
        <w:pStyle w:val="Heading2"/>
        <w:spacing w:before="0" w:after="0" w:line="240" w:lineRule="auto"/>
        <w:ind w:left="142" w:right="453"/>
        <w:rPr>
          <w:rFonts w:ascii="Arial Nova Light" w:hAnsi="Arial Nova Light"/>
        </w:rPr>
      </w:pPr>
      <w:r w:rsidRPr="00041627">
        <w:rPr>
          <w:rFonts w:ascii="Arial Nova Light" w:hAnsi="Arial Nova Light"/>
        </w:rPr>
        <w:t xml:space="preserve">REQUIRED AVERAGE ANNUAL RATE OF REDUCTION </w:t>
      </w:r>
    </w:p>
    <w:p w14:paraId="6FB89CAE" w14:textId="77777777" w:rsidR="008328E6" w:rsidRDefault="008328E6" w:rsidP="00D562DC">
      <w:pPr>
        <w:pStyle w:val="NoSpacing"/>
        <w:ind w:left="142" w:right="453"/>
        <w:jc w:val="both"/>
        <w:rPr>
          <w:rFonts w:ascii="Arial Nova Light" w:hAnsi="Arial Nova Light"/>
          <w:color w:val="auto"/>
          <w:lang w:val="en-GB"/>
        </w:rPr>
      </w:pPr>
      <w:r w:rsidRPr="00041627">
        <w:rPr>
          <w:rFonts w:ascii="Arial Nova Light" w:hAnsi="Arial Nova Light"/>
          <w:color w:val="auto"/>
          <w:lang w:val="en-GB"/>
        </w:rPr>
        <w:t xml:space="preserve">The required average annual rate of reduction (AARR) will be calculated using only </w:t>
      </w:r>
      <w:r w:rsidRPr="00041627">
        <w:rPr>
          <w:rFonts w:ascii="Arial Nova Light" w:hAnsi="Arial Nova Light"/>
          <w:b/>
          <w:bCs/>
          <w:color w:val="auto"/>
          <w:lang w:val="en-GB"/>
        </w:rPr>
        <w:t>two data points</w:t>
      </w:r>
      <w:r w:rsidRPr="00041627">
        <w:rPr>
          <w:rFonts w:ascii="Arial Nova Light" w:hAnsi="Arial Nova Light"/>
          <w:color w:val="auto"/>
          <w:lang w:val="en-GB"/>
        </w:rPr>
        <w:t xml:space="preserve">. These are the baseline estimate and the target prevalence, or the on-track prevalence level—whichever of the two is higher. In this case the formula above is simplified to: </w:t>
      </w:r>
    </w:p>
    <w:p w14:paraId="185FAF3B" w14:textId="77777777" w:rsidR="008328E6" w:rsidRDefault="008328E6" w:rsidP="005B034E">
      <w:pPr>
        <w:pStyle w:val="NoSpacing"/>
        <w:ind w:right="432"/>
        <w:jc w:val="both"/>
        <w:rPr>
          <w:rFonts w:ascii="Arial Nova Light" w:hAnsi="Arial Nova Light"/>
          <w:color w:val="auto"/>
          <w:lang w:val="en-GB"/>
        </w:rPr>
      </w:pPr>
    </w:p>
    <w:p w14:paraId="44BBF4A2" w14:textId="1339AFCC" w:rsidR="0060182D" w:rsidRPr="0060182D" w:rsidRDefault="00FA0047" w:rsidP="005B034E">
      <w:pPr>
        <w:pStyle w:val="NoSpacing"/>
        <w:ind w:right="432"/>
        <w:jc w:val="both"/>
        <w:rPr>
          <w:rFonts w:ascii="Arial Nova Light" w:eastAsiaTheme="minorEastAsia" w:hAnsi="Arial Nova Light"/>
          <w:sz w:val="18"/>
          <w:szCs w:val="20"/>
        </w:rPr>
      </w:pPr>
      <m:oMathPara>
        <m:oMathParaPr>
          <m:jc m:val="left"/>
        </m:oMathParaPr>
        <m:oMath>
          <m:r>
            <w:rPr>
              <w:rFonts w:ascii="Cambria Math" w:hAnsi="Cambria Math"/>
              <w:sz w:val="18"/>
              <w:szCs w:val="20"/>
            </w:rPr>
            <m:t xml:space="preserve">     Required AARR=</m:t>
          </m:r>
        </m:oMath>
      </m:oMathPara>
    </w:p>
    <w:p w14:paraId="29D23331" w14:textId="025CFF54" w:rsidR="008328E6" w:rsidRPr="002943DC" w:rsidRDefault="008328E6" w:rsidP="005B034E">
      <w:pPr>
        <w:pStyle w:val="NoSpacing"/>
        <w:ind w:right="432"/>
        <w:jc w:val="both"/>
        <w:rPr>
          <w:rFonts w:ascii="Arial Nova Light" w:eastAsiaTheme="minorEastAsia" w:hAnsi="Arial Nova Light"/>
          <w:sz w:val="18"/>
          <w:szCs w:val="20"/>
        </w:rPr>
      </w:pPr>
      <m:oMathPara>
        <m:oMath>
          <m:r>
            <w:rPr>
              <w:rFonts w:ascii="Cambria Math" w:hAnsi="Cambria Math"/>
              <w:sz w:val="18"/>
              <w:szCs w:val="20"/>
            </w:rPr>
            <m:t xml:space="preserve">100 ×(1- </m:t>
          </m:r>
          <m:sSup>
            <m:sSupPr>
              <m:ctrlPr>
                <w:rPr>
                  <w:rFonts w:ascii="Cambria Math" w:hAnsi="Cambria Math"/>
                  <w:i/>
                  <w:sz w:val="18"/>
                  <w:szCs w:val="20"/>
                </w:rPr>
              </m:ctrlPr>
            </m:sSupPr>
            <m:e>
              <m:r>
                <w:rPr>
                  <w:rFonts w:ascii="Cambria Math" w:hAnsi="Cambria Math"/>
                  <w:sz w:val="18"/>
                  <w:szCs w:val="20"/>
                </w:rPr>
                <m:t>e</m:t>
              </m:r>
            </m:e>
            <m:sup>
              <m:f>
                <m:fPr>
                  <m:ctrlPr>
                    <w:rPr>
                      <w:rFonts w:ascii="Cambria Math" w:hAnsi="Cambria Math"/>
                      <w:i/>
                      <w:sz w:val="18"/>
                      <w:szCs w:val="20"/>
                    </w:rPr>
                  </m:ctrlPr>
                </m:fPr>
                <m:num>
                  <m:func>
                    <m:funcPr>
                      <m:ctrlPr>
                        <w:rPr>
                          <w:rFonts w:ascii="Cambria Math" w:hAnsi="Cambria Math"/>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w:rPr>
                              <w:rFonts w:ascii="Cambria Math" w:hAnsi="Cambria Math"/>
                              <w:sz w:val="18"/>
                              <w:szCs w:val="20"/>
                            </w:rPr>
                            <m:t>Target or On Track Prev)-</m:t>
                          </m:r>
                          <m:r>
                            <m:rPr>
                              <m:sty m:val="p"/>
                            </m:rPr>
                            <w:rPr>
                              <w:rFonts w:ascii="Cambria Math" w:hAnsi="Cambria Math"/>
                              <w:sz w:val="18"/>
                              <w:szCs w:val="20"/>
                            </w:rPr>
                            <m:t>ln⁡</m:t>
                          </m:r>
                          <m:r>
                            <w:rPr>
                              <w:rFonts w:ascii="Cambria Math" w:hAnsi="Cambria Math"/>
                              <w:sz w:val="18"/>
                              <w:szCs w:val="20"/>
                            </w:rPr>
                            <m:t>(Baseline Prev</m:t>
                          </m:r>
                        </m:e>
                      </m:d>
                    </m:e>
                  </m:func>
                </m:num>
                <m:den>
                  <m:r>
                    <w:rPr>
                      <w:rFonts w:ascii="Cambria Math" w:hAnsi="Cambria Math"/>
                      <w:sz w:val="18"/>
                      <w:szCs w:val="20"/>
                    </w:rPr>
                    <m:t>2030 -Baseline Year</m:t>
                  </m:r>
                </m:den>
              </m:f>
            </m:sup>
          </m:sSup>
          <m:r>
            <w:rPr>
              <w:rFonts w:ascii="Cambria Math" w:hAnsi="Cambria Math"/>
              <w:sz w:val="18"/>
              <w:szCs w:val="20"/>
            </w:rPr>
            <m:t>)</m:t>
          </m:r>
        </m:oMath>
      </m:oMathPara>
    </w:p>
    <w:p w14:paraId="0002A098" w14:textId="77777777" w:rsidR="008328E6" w:rsidRDefault="008328E6" w:rsidP="005B034E">
      <w:pPr>
        <w:pStyle w:val="NoSpacing"/>
        <w:ind w:right="432"/>
        <w:jc w:val="both"/>
        <w:rPr>
          <w:rFonts w:ascii="Arial Nova Light" w:eastAsiaTheme="minorEastAsia" w:hAnsi="Arial Nova Light"/>
          <w:sz w:val="18"/>
          <w:szCs w:val="20"/>
        </w:rPr>
      </w:pPr>
    </w:p>
    <w:p w14:paraId="1C6C6D32" w14:textId="77777777" w:rsidR="00BA4D84" w:rsidRDefault="00BA4D84" w:rsidP="00D562DC">
      <w:pPr>
        <w:pStyle w:val="Heading2"/>
        <w:spacing w:before="0" w:after="0" w:line="240" w:lineRule="auto"/>
        <w:ind w:left="142" w:right="453"/>
        <w:rPr>
          <w:rFonts w:ascii="Arial Nova Light" w:hAnsi="Arial Nova Light"/>
        </w:rPr>
      </w:pPr>
    </w:p>
    <w:p w14:paraId="32236DD5" w14:textId="1350C399" w:rsidR="00FF1568" w:rsidRPr="00041627" w:rsidRDefault="00FF1568" w:rsidP="00D562DC">
      <w:pPr>
        <w:pStyle w:val="Heading2"/>
        <w:spacing w:before="0" w:after="0" w:line="240" w:lineRule="auto"/>
        <w:ind w:left="142" w:right="453"/>
        <w:rPr>
          <w:rFonts w:ascii="Arial Nova Light" w:hAnsi="Arial Nova Light"/>
        </w:rPr>
      </w:pPr>
      <w:r w:rsidRPr="00041627">
        <w:rPr>
          <w:rFonts w:ascii="Arial Nova Light" w:hAnsi="Arial Nova Light"/>
        </w:rPr>
        <w:t>CURRENT AVERAGE ANNUAL RATE OF REDUCTION</w:t>
      </w:r>
    </w:p>
    <w:p w14:paraId="4C3CED94" w14:textId="5D04EF96" w:rsidR="00515127" w:rsidRPr="00041627" w:rsidRDefault="00E90D1A" w:rsidP="00D562DC">
      <w:pPr>
        <w:pStyle w:val="NoSpacing"/>
        <w:ind w:left="142" w:right="453"/>
        <w:jc w:val="both"/>
        <w:rPr>
          <w:rFonts w:ascii="Arial Nova Light" w:hAnsi="Arial Nova Light"/>
          <w:color w:val="auto"/>
          <w:lang w:val="en-GB"/>
        </w:rPr>
      </w:pPr>
      <w:r w:rsidRPr="00041627">
        <w:rPr>
          <w:rFonts w:ascii="Arial Nova Light" w:hAnsi="Arial Nova Light"/>
          <w:color w:val="auto"/>
          <w:lang w:val="en-GB"/>
        </w:rPr>
        <w:t>Current progress</w:t>
      </w:r>
      <w:r w:rsidR="00CE2A4D" w:rsidRPr="00041627">
        <w:rPr>
          <w:rFonts w:ascii="Arial Nova Light" w:hAnsi="Arial Nova Light"/>
          <w:color w:val="auto"/>
          <w:lang w:val="en-GB"/>
        </w:rPr>
        <w:t>—</w:t>
      </w:r>
      <w:r w:rsidRPr="00041627">
        <w:rPr>
          <w:rFonts w:ascii="Arial Nova Light" w:hAnsi="Arial Nova Light"/>
          <w:color w:val="auto"/>
          <w:lang w:val="en-GB"/>
        </w:rPr>
        <w:t>expressed as the current AARR</w:t>
      </w:r>
      <w:r w:rsidR="00CE2A4D" w:rsidRPr="00041627">
        <w:rPr>
          <w:rFonts w:ascii="Arial Nova Light" w:hAnsi="Arial Nova Light"/>
          <w:color w:val="auto"/>
          <w:lang w:val="en-GB"/>
        </w:rPr>
        <w:t>—</w:t>
      </w:r>
      <w:r w:rsidRPr="00041627">
        <w:rPr>
          <w:rFonts w:ascii="Arial Nova Light" w:hAnsi="Arial Nova Light"/>
          <w:color w:val="auto"/>
          <w:lang w:val="en-GB"/>
        </w:rPr>
        <w:t xml:space="preserve">will be calculated using </w:t>
      </w:r>
      <w:r w:rsidRPr="00041627">
        <w:rPr>
          <w:rFonts w:ascii="Arial Nova Light" w:hAnsi="Arial Nova Light"/>
          <w:b/>
          <w:bCs/>
          <w:color w:val="auto"/>
          <w:lang w:val="en-GB"/>
        </w:rPr>
        <w:t>all data points</w:t>
      </w:r>
      <w:r w:rsidRPr="00041627">
        <w:rPr>
          <w:rFonts w:ascii="Arial Nova Light" w:hAnsi="Arial Nova Light"/>
          <w:color w:val="auto"/>
          <w:lang w:val="en-GB"/>
        </w:rPr>
        <w:t xml:space="preserve"> from baseline onwards</w:t>
      </w:r>
      <w:r w:rsidR="00261788" w:rsidRPr="00041627">
        <w:rPr>
          <w:rFonts w:ascii="Arial Nova Light" w:hAnsi="Arial Nova Light"/>
          <w:color w:val="auto"/>
          <w:lang w:val="en-GB"/>
        </w:rPr>
        <w:t xml:space="preserve"> </w:t>
      </w:r>
      <w:r w:rsidR="00D51340" w:rsidRPr="00041627">
        <w:rPr>
          <w:rFonts w:ascii="Arial Nova Light" w:hAnsi="Arial Nova Light"/>
          <w:color w:val="auto"/>
          <w:lang w:val="en-GB"/>
        </w:rPr>
        <w:t>with a two-decimal precision</w:t>
      </w:r>
      <w:r w:rsidRPr="00041627">
        <w:rPr>
          <w:rFonts w:ascii="Arial Nova Light" w:hAnsi="Arial Nova Light"/>
          <w:color w:val="auto"/>
          <w:lang w:val="en-GB"/>
        </w:rPr>
        <w:t xml:space="preserve">. </w:t>
      </w:r>
      <w:commentRangeStart w:id="32"/>
      <w:r w:rsidR="00515127" w:rsidRPr="00041627">
        <w:rPr>
          <w:rFonts w:ascii="Arial Nova Light" w:hAnsi="Arial Nova Light"/>
          <w:color w:val="auto"/>
          <w:lang w:val="en-GB"/>
        </w:rPr>
        <w:t>For clarity, only two data points are required to calculate an AARR</w:t>
      </w:r>
      <w:commentRangeEnd w:id="32"/>
      <w:r w:rsidR="00C026C8">
        <w:rPr>
          <w:rStyle w:val="CommentReference"/>
          <w:rFonts w:cstheme="minorBidi"/>
          <w:color w:val="auto"/>
          <w:lang w:val="en-GB"/>
        </w:rPr>
        <w:commentReference w:id="32"/>
      </w:r>
      <w:r w:rsidR="00515127" w:rsidRPr="00041627">
        <w:rPr>
          <w:rFonts w:ascii="Arial Nova Light" w:hAnsi="Arial Nova Light"/>
          <w:color w:val="auto"/>
          <w:lang w:val="en-GB"/>
        </w:rPr>
        <w:t>. At least one of these must fall within the monitoring period (2013 onwards), and from a year distinct from the baseline</w:t>
      </w:r>
      <w:r w:rsidR="00F43552" w:rsidRPr="00041627">
        <w:rPr>
          <w:rFonts w:ascii="Arial Nova Light" w:hAnsi="Arial Nova Light"/>
          <w:color w:val="auto"/>
          <w:lang w:val="en-GB"/>
        </w:rPr>
        <w:t xml:space="preserve"> year</w:t>
      </w:r>
      <w:r w:rsidR="00515127" w:rsidRPr="00041627">
        <w:rPr>
          <w:rFonts w:ascii="Arial Nova Light" w:hAnsi="Arial Nova Light"/>
          <w:color w:val="auto"/>
          <w:lang w:val="en-GB"/>
        </w:rPr>
        <w:t>.</w:t>
      </w:r>
    </w:p>
    <w:p w14:paraId="7E7B8CB5" w14:textId="77777777" w:rsidR="00E65733" w:rsidRDefault="00E65733" w:rsidP="00D562DC">
      <w:pPr>
        <w:pStyle w:val="NoSpacing"/>
        <w:ind w:right="453"/>
        <w:rPr>
          <w:rFonts w:ascii="Arial Nova Light" w:hAnsi="Arial Nova Light"/>
          <w:lang w:val="en-GB"/>
        </w:rPr>
      </w:pPr>
    </w:p>
    <w:p w14:paraId="26F3305E" w14:textId="0B9AA64C" w:rsidR="00FF1568" w:rsidRPr="00041627" w:rsidRDefault="00FF1568" w:rsidP="00D562DC">
      <w:pPr>
        <w:pStyle w:val="Heading2"/>
        <w:spacing w:before="0" w:after="0" w:line="240" w:lineRule="auto"/>
        <w:ind w:left="142" w:right="453"/>
        <w:rPr>
          <w:rFonts w:ascii="Arial Nova Light" w:hAnsi="Arial Nova Light"/>
        </w:rPr>
      </w:pPr>
      <w:commentRangeStart w:id="33"/>
      <w:commentRangeStart w:id="34"/>
      <w:commentRangeStart w:id="35"/>
      <w:del w:id="36" w:author="Joel Conkle" w:date="2026-03-04T14:30:00Z" w16du:dateUtc="2026-03-04T13:30:00Z">
        <w:r w:rsidRPr="00041627" w:rsidDel="008F646A">
          <w:rPr>
            <w:rFonts w:ascii="Arial Nova Light" w:hAnsi="Arial Nova Light"/>
          </w:rPr>
          <w:delText>USING THE LATEST ESTIMATES</w:delText>
        </w:r>
      </w:del>
      <w:ins w:id="37" w:author="Joel Conkle" w:date="2026-03-04T14:30:00Z" w16du:dateUtc="2026-03-04T13:30:00Z">
        <w:r w:rsidR="008F646A">
          <w:rPr>
            <w:rFonts w:ascii="Arial Nova Light" w:hAnsi="Arial Nova Light"/>
          </w:rPr>
          <w:t>CURRENT PREVALENCE LEVEL</w:t>
        </w:r>
      </w:ins>
    </w:p>
    <w:p w14:paraId="77F80458" w14:textId="66C3F3D6" w:rsidR="00FF1568" w:rsidRPr="00041627" w:rsidRDefault="009D08A8" w:rsidP="00D562DC">
      <w:pPr>
        <w:spacing w:after="0" w:line="240" w:lineRule="auto"/>
        <w:ind w:left="142" w:right="453"/>
        <w:jc w:val="both"/>
        <w:rPr>
          <w:rFonts w:ascii="Arial Nova Light" w:hAnsi="Arial Nova Light" w:cs="Arial (Body CS)"/>
          <w:sz w:val="20"/>
        </w:rPr>
      </w:pPr>
      <w:del w:id="38" w:author="Joel Conkle" w:date="2026-03-04T14:31:00Z" w16du:dateUtc="2026-03-04T13:31:00Z">
        <w:r w:rsidRPr="00041627" w:rsidDel="00DB2124">
          <w:rPr>
            <w:rFonts w:ascii="Arial Nova Light" w:hAnsi="Arial Nova Light" w:cs="Arial (Body CS)"/>
            <w:sz w:val="20"/>
          </w:rPr>
          <w:delText>Current progress</w:delText>
        </w:r>
      </w:del>
      <w:ins w:id="39" w:author="Joel Conkle" w:date="2026-03-04T14:34:00Z" w16du:dateUtc="2026-03-04T13:34:00Z">
        <w:r w:rsidR="00961BBB">
          <w:rPr>
            <w:rFonts w:ascii="Arial Nova Light" w:hAnsi="Arial Nova Light" w:cs="Arial (Body CS)"/>
            <w:sz w:val="20"/>
          </w:rPr>
          <w:t>P</w:t>
        </w:r>
      </w:ins>
      <w:ins w:id="40" w:author="Joel Conkle" w:date="2026-03-04T14:31:00Z" w16du:dateUtc="2026-03-04T13:31:00Z">
        <w:r w:rsidR="00DB2124">
          <w:rPr>
            <w:rFonts w:ascii="Arial Nova Light" w:hAnsi="Arial Nova Light" w:cs="Arial (Body CS)"/>
            <w:sz w:val="20"/>
          </w:rPr>
          <w:t>revalence level</w:t>
        </w:r>
      </w:ins>
      <w:ins w:id="41" w:author="Joel Conkle" w:date="2026-03-04T14:34:00Z" w16du:dateUtc="2026-03-04T13:34:00Z">
        <w:r w:rsidR="00961BBB">
          <w:rPr>
            <w:rFonts w:ascii="Arial Nova Light" w:hAnsi="Arial Nova Light" w:cs="Arial (Body CS)"/>
            <w:sz w:val="20"/>
          </w:rPr>
          <w:t xml:space="preserve"> classification</w:t>
        </w:r>
      </w:ins>
      <w:ins w:id="42" w:author="Joel Conkle" w:date="2026-03-04T14:33:00Z" w16du:dateUtc="2026-03-04T13:33:00Z">
        <w:r w:rsidR="0066424F">
          <w:rPr>
            <w:rFonts w:ascii="Arial Nova Light" w:hAnsi="Arial Nova Light" w:cs="Arial (Body CS)"/>
            <w:sz w:val="20"/>
          </w:rPr>
          <w:t xml:space="preserve"> (</w:t>
        </w:r>
        <w:r w:rsidR="00961BBB">
          <w:rPr>
            <w:rFonts w:ascii="Arial Nova Light" w:hAnsi="Arial Nova Light" w:cs="Arial (Body CS)"/>
            <w:sz w:val="20"/>
          </w:rPr>
          <w:t>e.g. “on track”)</w:t>
        </w:r>
      </w:ins>
      <w:ins w:id="43" w:author="Joel Conkle" w:date="2026-03-04T14:31:00Z" w16du:dateUtc="2026-03-04T13:31:00Z">
        <w:r w:rsidR="00DB2124">
          <w:rPr>
            <w:rFonts w:ascii="Arial Nova Light" w:hAnsi="Arial Nova Light" w:cs="Arial (Body CS)"/>
            <w:sz w:val="20"/>
          </w:rPr>
          <w:t xml:space="preserve"> </w:t>
        </w:r>
      </w:ins>
      <w:del w:id="44" w:author="Joel Conkle" w:date="2026-03-04T14:31:00Z" w16du:dateUtc="2026-03-04T13:31:00Z">
        <w:r w:rsidRPr="00041627" w:rsidDel="00BF4B71">
          <w:rPr>
            <w:rFonts w:ascii="Arial Nova Light" w:hAnsi="Arial Nova Light" w:cs="Arial (Body CS)"/>
            <w:sz w:val="20"/>
          </w:rPr>
          <w:delText xml:space="preserve"> based on the latest prevalence </w:delText>
        </w:r>
      </w:del>
      <w:r w:rsidRPr="00041627">
        <w:rPr>
          <w:rFonts w:ascii="Arial Nova Light" w:hAnsi="Arial Nova Light" w:cs="Arial (Body CS)"/>
          <w:sz w:val="20"/>
        </w:rPr>
        <w:t xml:space="preserve">will be </w:t>
      </w:r>
      <w:del w:id="45" w:author="Joel Conkle" w:date="2026-03-04T14:34:00Z" w16du:dateUtc="2026-03-04T13:34:00Z">
        <w:r w:rsidRPr="00041627" w:rsidDel="00961BBB">
          <w:rPr>
            <w:rFonts w:ascii="Arial Nova Light" w:hAnsi="Arial Nova Light" w:cs="Arial (Body CS)"/>
            <w:sz w:val="20"/>
          </w:rPr>
          <w:delText xml:space="preserve">assessed </w:delText>
        </w:r>
      </w:del>
      <w:ins w:id="46" w:author="Joel Conkle" w:date="2026-03-04T14:34:00Z" w16du:dateUtc="2026-03-04T13:34:00Z">
        <w:r w:rsidR="00961BBB">
          <w:rPr>
            <w:rFonts w:ascii="Arial Nova Light" w:hAnsi="Arial Nova Light" w:cs="Arial (Body CS)"/>
            <w:sz w:val="20"/>
          </w:rPr>
          <w:t>done</w:t>
        </w:r>
        <w:r w:rsidR="00961BBB" w:rsidRPr="00041627">
          <w:rPr>
            <w:rFonts w:ascii="Arial Nova Light" w:hAnsi="Arial Nova Light" w:cs="Arial (Body CS)"/>
            <w:sz w:val="20"/>
          </w:rPr>
          <w:t xml:space="preserve"> </w:t>
        </w:r>
      </w:ins>
      <w:r w:rsidRPr="00041627">
        <w:rPr>
          <w:rFonts w:ascii="Arial Nova Light" w:hAnsi="Arial Nova Light" w:cs="Arial (Body CS)"/>
          <w:sz w:val="20"/>
        </w:rPr>
        <w:t>using the most recent point estimate</w:t>
      </w:r>
      <w:r w:rsidR="00D47C7B" w:rsidRPr="00041627">
        <w:rPr>
          <w:rFonts w:ascii="Arial Nova Light" w:hAnsi="Arial Nova Light" w:cs="Arial (Body CS)"/>
          <w:sz w:val="20"/>
        </w:rPr>
        <w:t xml:space="preserve"> after the baseline period (2005-2012)</w:t>
      </w:r>
      <w:r w:rsidRPr="00041627">
        <w:rPr>
          <w:rFonts w:ascii="Arial Nova Light" w:hAnsi="Arial Nova Light" w:cs="Arial (Body CS)"/>
          <w:sz w:val="20"/>
        </w:rPr>
        <w:t xml:space="preserve">. </w:t>
      </w:r>
      <w:del w:id="47" w:author="Joel Conkle" w:date="2026-03-04T14:35:00Z" w16du:dateUtc="2026-03-04T13:35:00Z">
        <w:r w:rsidR="00F43552" w:rsidRPr="00041627" w:rsidDel="001C2CC5">
          <w:rPr>
            <w:rFonts w:ascii="Arial Nova Light" w:hAnsi="Arial Nova Light" w:cs="Arial (Body CS)"/>
            <w:sz w:val="20"/>
          </w:rPr>
          <w:delText>P</w:delText>
        </w:r>
        <w:r w:rsidRPr="00041627" w:rsidDel="001C2CC5">
          <w:rPr>
            <w:rFonts w:ascii="Arial Nova Light" w:hAnsi="Arial Nova Light" w:cs="Arial (Body CS)"/>
            <w:sz w:val="20"/>
          </w:rPr>
          <w:delText>rogress will be determined using</w:delText>
        </w:r>
      </w:del>
      <w:ins w:id="48" w:author="Joel Conkle" w:date="2026-03-04T14:35:00Z" w16du:dateUtc="2026-03-04T13:35:00Z">
        <w:r w:rsidR="001C2CC5">
          <w:rPr>
            <w:rFonts w:ascii="Arial Nova Light" w:hAnsi="Arial Nova Light" w:cs="Arial (Body CS)"/>
            <w:sz w:val="20"/>
          </w:rPr>
          <w:t>In other words, it is</w:t>
        </w:r>
      </w:ins>
      <w:r w:rsidRPr="00041627">
        <w:rPr>
          <w:rFonts w:ascii="Arial Nova Light" w:hAnsi="Arial Nova Light" w:cs="Arial (Body CS)"/>
          <w:sz w:val="20"/>
        </w:rPr>
        <w:t xml:space="preserve"> the latest estimate available within the monitoring period (2013 onwards).</w:t>
      </w:r>
      <w:commentRangeEnd w:id="33"/>
      <w:r w:rsidR="00C837A7" w:rsidRPr="00041627">
        <w:rPr>
          <w:rStyle w:val="CommentReference"/>
          <w:rFonts w:ascii="Arial Nova Light" w:hAnsi="Arial Nova Light" w:cs="Arial (Body CS)"/>
          <w:sz w:val="20"/>
          <w:szCs w:val="22"/>
        </w:rPr>
        <w:commentReference w:id="33"/>
      </w:r>
      <w:commentRangeEnd w:id="34"/>
      <w:r w:rsidRPr="00041627">
        <w:rPr>
          <w:rStyle w:val="CommentReference"/>
          <w:rFonts w:ascii="Arial Nova Light" w:hAnsi="Arial Nova Light" w:cs="Arial (Body CS)"/>
          <w:sz w:val="20"/>
          <w:szCs w:val="22"/>
        </w:rPr>
        <w:commentReference w:id="34"/>
      </w:r>
      <w:commentRangeEnd w:id="35"/>
      <w:r w:rsidR="001966C1">
        <w:rPr>
          <w:rStyle w:val="CommentReference"/>
        </w:rPr>
        <w:commentReference w:id="35"/>
      </w:r>
    </w:p>
    <w:p w14:paraId="378878F7" w14:textId="77777777" w:rsidR="009D08A8" w:rsidRDefault="009D08A8" w:rsidP="005B034E">
      <w:pPr>
        <w:spacing w:after="0" w:line="240" w:lineRule="auto"/>
        <w:jc w:val="both"/>
        <w:rPr>
          <w:rFonts w:ascii="Arial Nova Light" w:hAnsi="Arial Nova Light"/>
          <w:sz w:val="20"/>
          <w:szCs w:val="20"/>
        </w:rPr>
      </w:pPr>
    </w:p>
    <w:p w14:paraId="181767E8" w14:textId="77777777" w:rsidR="00BA4D84" w:rsidRPr="00E65733" w:rsidRDefault="00BA4D84" w:rsidP="005B034E">
      <w:pPr>
        <w:spacing w:after="0" w:line="240" w:lineRule="auto"/>
        <w:jc w:val="both"/>
        <w:rPr>
          <w:rFonts w:ascii="Arial Nova Light" w:hAnsi="Arial Nova Light"/>
          <w:sz w:val="20"/>
          <w:szCs w:val="20"/>
        </w:rPr>
      </w:pPr>
    </w:p>
    <w:p w14:paraId="5B08BC4E" w14:textId="77777777" w:rsidR="00D562DC" w:rsidRDefault="00534D0B" w:rsidP="00534D0B">
      <w:pPr>
        <w:spacing w:after="0" w:line="240" w:lineRule="auto"/>
        <w:ind w:left="142"/>
        <w:rPr>
          <w:rFonts w:ascii="Century Gothic" w:hAnsi="Century Gothic"/>
          <w:color w:val="00205C"/>
          <w:sz w:val="32"/>
          <w:szCs w:val="32"/>
        </w:rPr>
      </w:pPr>
      <w:r w:rsidRPr="00D562DC">
        <w:rPr>
          <w:rFonts w:ascii="Century Gothic" w:hAnsi="Century Gothic"/>
          <w:color w:val="00205C"/>
          <w:sz w:val="32"/>
          <w:szCs w:val="32"/>
        </w:rPr>
        <w:t xml:space="preserve">5. </w:t>
      </w:r>
      <w:commentRangeStart w:id="49"/>
      <w:r w:rsidR="00FF1568" w:rsidRPr="00D562DC">
        <w:rPr>
          <w:rFonts w:ascii="Century Gothic" w:hAnsi="Century Gothic"/>
          <w:color w:val="00205C"/>
          <w:sz w:val="32"/>
          <w:szCs w:val="32"/>
        </w:rPr>
        <w:t>BUFFERS AROUND</w:t>
      </w:r>
      <w:r w:rsidRPr="00D562DC">
        <w:rPr>
          <w:rFonts w:ascii="Century Gothic" w:hAnsi="Century Gothic"/>
          <w:color w:val="00205C"/>
          <w:sz w:val="32"/>
          <w:szCs w:val="32"/>
        </w:rPr>
        <w:t xml:space="preserve"> </w:t>
      </w:r>
    </w:p>
    <w:p w14:paraId="13651967" w14:textId="15D6585E" w:rsidR="00FF1568" w:rsidRPr="00D562DC" w:rsidRDefault="004657B6" w:rsidP="00534D0B">
      <w:pPr>
        <w:spacing w:after="0" w:line="240" w:lineRule="auto"/>
        <w:ind w:left="142"/>
        <w:rPr>
          <w:rFonts w:ascii="Century Gothic" w:hAnsi="Century Gothic"/>
          <w:color w:val="00205C"/>
          <w:sz w:val="32"/>
          <w:szCs w:val="32"/>
        </w:rPr>
      </w:pPr>
      <w:r w:rsidRPr="00D562DC">
        <w:rPr>
          <w:rFonts w:ascii="Century Gothic" w:hAnsi="Century Gothic"/>
          <w:color w:val="00205C"/>
          <w:sz w:val="32"/>
          <w:szCs w:val="32"/>
        </w:rPr>
        <w:t>‘</w:t>
      </w:r>
      <w:r w:rsidR="00FF1568" w:rsidRPr="00D562DC">
        <w:rPr>
          <w:rFonts w:ascii="Century Gothic" w:hAnsi="Century Gothic"/>
          <w:color w:val="00205C"/>
          <w:sz w:val="32"/>
          <w:szCs w:val="32"/>
        </w:rPr>
        <w:t>NO PROGRESS</w:t>
      </w:r>
      <w:r w:rsidRPr="00D562DC">
        <w:rPr>
          <w:rFonts w:ascii="Century Gothic" w:hAnsi="Century Gothic"/>
          <w:color w:val="00205C"/>
          <w:sz w:val="32"/>
          <w:szCs w:val="32"/>
        </w:rPr>
        <w:t>’</w:t>
      </w:r>
      <w:commentRangeEnd w:id="49"/>
      <w:r w:rsidR="000D283E">
        <w:rPr>
          <w:rStyle w:val="CommentReference"/>
        </w:rPr>
        <w:commentReference w:id="49"/>
      </w:r>
    </w:p>
    <w:p w14:paraId="4193E50A" w14:textId="4E61368A" w:rsidR="003E0C73" w:rsidRDefault="003E0C73" w:rsidP="00D562DC">
      <w:pPr>
        <w:pStyle w:val="NoSpacing"/>
        <w:ind w:left="142" w:right="453"/>
        <w:jc w:val="both"/>
        <w:rPr>
          <w:rFonts w:ascii="Arial Nova Light" w:hAnsi="Arial Nova Light"/>
          <w:lang w:val="en-GB"/>
        </w:rPr>
      </w:pPr>
      <w:r w:rsidRPr="00041627">
        <w:rPr>
          <w:rFonts w:ascii="Arial Nova Light" w:hAnsi="Arial Nova Light"/>
          <w:lang w:val="en-GB"/>
        </w:rPr>
        <w:t xml:space="preserve">To </w:t>
      </w:r>
      <w:r w:rsidR="006F3BB5" w:rsidRPr="00041627">
        <w:rPr>
          <w:rFonts w:ascii="Arial Nova Light" w:hAnsi="Arial Nova Light"/>
          <w:lang w:val="en-GB"/>
        </w:rPr>
        <w:t>make the methodology acc</w:t>
      </w:r>
      <w:r w:rsidR="00FE64E5" w:rsidRPr="00041627">
        <w:rPr>
          <w:rFonts w:ascii="Arial Nova Light" w:hAnsi="Arial Nova Light"/>
          <w:lang w:val="en-GB"/>
        </w:rPr>
        <w:t>essible, reproducible and interpretable for countries to conduct and review their assessments</w:t>
      </w:r>
      <w:r w:rsidR="006C6AD2" w:rsidRPr="00041627">
        <w:rPr>
          <w:rFonts w:ascii="Arial Nova Light" w:hAnsi="Arial Nova Light"/>
          <w:lang w:val="en-GB"/>
        </w:rPr>
        <w:t>, b</w:t>
      </w:r>
      <w:r w:rsidR="00D267C8" w:rsidRPr="00041627">
        <w:rPr>
          <w:rFonts w:ascii="Arial Nova Light" w:hAnsi="Arial Nova Light"/>
          <w:lang w:val="en-GB"/>
        </w:rPr>
        <w:t xml:space="preserve">oundaries around the average-annual rates of reduction to account for </w:t>
      </w:r>
      <w:r w:rsidR="000C017B">
        <w:rPr>
          <w:rFonts w:ascii="Arial Nova Light" w:hAnsi="Arial Nova Light"/>
          <w:lang w:val="en-GB"/>
        </w:rPr>
        <w:t>‘</w:t>
      </w:r>
      <w:r w:rsidR="00D267C8" w:rsidRPr="00041627">
        <w:rPr>
          <w:rFonts w:ascii="Arial Nova Light" w:hAnsi="Arial Nova Light"/>
          <w:lang w:val="en-GB"/>
        </w:rPr>
        <w:t>no progress</w:t>
      </w:r>
      <w:r w:rsidR="000C017B">
        <w:rPr>
          <w:rFonts w:ascii="Arial Nova Light" w:hAnsi="Arial Nova Light"/>
          <w:lang w:val="en-GB"/>
        </w:rPr>
        <w:t>’</w:t>
      </w:r>
      <w:r w:rsidR="00D267C8" w:rsidRPr="00041627">
        <w:rPr>
          <w:rFonts w:ascii="Arial Nova Light" w:hAnsi="Arial Nova Light"/>
          <w:lang w:val="en-GB"/>
        </w:rPr>
        <w:t xml:space="preserve"> were introduced. </w:t>
      </w:r>
    </w:p>
    <w:p w14:paraId="2974E1C1" w14:textId="77777777" w:rsidR="008328E6" w:rsidRPr="00041627" w:rsidRDefault="008328E6" w:rsidP="00D562DC">
      <w:pPr>
        <w:pStyle w:val="NoSpacing"/>
        <w:ind w:right="453"/>
        <w:jc w:val="both"/>
        <w:rPr>
          <w:rFonts w:ascii="Arial Nova Light" w:hAnsi="Arial Nova Light"/>
          <w:lang w:val="en-GB"/>
        </w:rPr>
      </w:pPr>
    </w:p>
    <w:p w14:paraId="2A394789" w14:textId="2CF90052" w:rsidR="00757CC1" w:rsidRPr="00041627" w:rsidRDefault="008619E4" w:rsidP="00D562DC">
      <w:pPr>
        <w:pStyle w:val="NoSpacing"/>
        <w:ind w:left="142" w:right="453"/>
        <w:jc w:val="both"/>
        <w:rPr>
          <w:rFonts w:ascii="Arial Nova Light" w:hAnsi="Arial Nova Light"/>
          <w:lang w:val="en-GB"/>
        </w:rPr>
      </w:pPr>
      <w:r w:rsidRPr="00041627">
        <w:rPr>
          <w:rFonts w:ascii="Arial Nova Light" w:hAnsi="Arial Nova Light"/>
          <w:lang w:val="en-GB"/>
        </w:rPr>
        <w:t>Th</w:t>
      </w:r>
      <w:r w:rsidR="001C72F3" w:rsidRPr="00041627">
        <w:rPr>
          <w:rFonts w:ascii="Arial Nova Light" w:hAnsi="Arial Nova Light"/>
          <w:lang w:val="en-GB"/>
        </w:rPr>
        <w:t xml:space="preserve">ese were results from wide consultations with the WHO/UNICEF Technical Advisory Group on </w:t>
      </w:r>
      <w:r w:rsidR="001C72F3" w:rsidRPr="00041627">
        <w:rPr>
          <w:rFonts w:ascii="Arial Nova Light" w:hAnsi="Arial Nova Light"/>
          <w:lang w:val="en-GB"/>
        </w:rPr>
        <w:lastRenderedPageBreak/>
        <w:t>Nutrition Monitoring.</w:t>
      </w:r>
      <w:r w:rsidR="002B4865" w:rsidRPr="00041627">
        <w:rPr>
          <w:rStyle w:val="FootnoteReference"/>
          <w:rFonts w:ascii="Arial Nova Light" w:hAnsi="Arial Nova Light"/>
          <w:lang w:val="en-GB"/>
        </w:rPr>
        <w:footnoteReference w:id="2"/>
      </w:r>
      <w:r w:rsidR="00422B7A" w:rsidRPr="00041627">
        <w:rPr>
          <w:rFonts w:ascii="Arial Nova Light" w:hAnsi="Arial Nova Light"/>
          <w:lang w:val="en-GB"/>
        </w:rPr>
        <w:t xml:space="preserve"> T</w:t>
      </w:r>
      <w:r w:rsidR="00F3175B" w:rsidRPr="00041627">
        <w:rPr>
          <w:rFonts w:ascii="Arial Nova Light" w:hAnsi="Arial Nova Light"/>
          <w:lang w:val="en-GB"/>
        </w:rPr>
        <w:t xml:space="preserve">he same buffers used in previous versions of the progress monitoring rules to determine whether progress based on AARR is </w:t>
      </w:r>
      <w:r w:rsidR="00F43552" w:rsidRPr="00041627">
        <w:rPr>
          <w:rFonts w:ascii="Arial Nova Light" w:hAnsi="Arial Nova Light"/>
          <w:lang w:val="en-GB"/>
        </w:rPr>
        <w:t>“</w:t>
      </w:r>
      <w:r w:rsidR="00F3175B" w:rsidRPr="00041627">
        <w:rPr>
          <w:rFonts w:ascii="Arial Nova Light" w:hAnsi="Arial Nova Light"/>
          <w:lang w:val="en-GB"/>
        </w:rPr>
        <w:t>significant</w:t>
      </w:r>
      <w:r w:rsidR="00F43552" w:rsidRPr="00041627">
        <w:rPr>
          <w:rFonts w:ascii="Arial Nova Light" w:hAnsi="Arial Nova Light"/>
          <w:lang w:val="en-GB"/>
        </w:rPr>
        <w:t>”</w:t>
      </w:r>
      <w:r w:rsidR="00F3175B" w:rsidRPr="00041627">
        <w:rPr>
          <w:rFonts w:ascii="Arial Nova Light" w:hAnsi="Arial Nova Light"/>
          <w:lang w:val="en-GB"/>
        </w:rPr>
        <w:t xml:space="preserve"> will continue to apply. These are summarized in </w:t>
      </w:r>
      <w:r w:rsidR="00F3175B" w:rsidRPr="00041627">
        <w:rPr>
          <w:rFonts w:ascii="Arial Nova Light" w:hAnsi="Arial Nova Light"/>
          <w:b/>
          <w:bCs/>
          <w:lang w:val="en-GB"/>
        </w:rPr>
        <w:t>Table 3</w:t>
      </w:r>
      <w:r w:rsidR="00F3175B" w:rsidRPr="00041627">
        <w:rPr>
          <w:rFonts w:ascii="Arial Nova Light" w:hAnsi="Arial Nova Light"/>
          <w:lang w:val="en-GB"/>
        </w:rPr>
        <w:t>.</w:t>
      </w:r>
    </w:p>
    <w:p w14:paraId="5F5B5BB1" w14:textId="5CD62A1B" w:rsidR="006D5CE5" w:rsidRPr="00053313" w:rsidRDefault="006D5CE5" w:rsidP="00617338">
      <w:pPr>
        <w:pStyle w:val="Caption"/>
        <w:keepNext/>
        <w:spacing w:after="0"/>
        <w:ind w:left="142" w:right="453"/>
        <w:rPr>
          <w:rFonts w:ascii="Arial Nova Light" w:hAnsi="Arial Nova Light"/>
          <w:b/>
          <w:bCs/>
          <w:i w:val="0"/>
          <w:iCs w:val="0"/>
          <w:color w:val="595959" w:themeColor="text1" w:themeTint="A6"/>
          <w:sz w:val="20"/>
          <w:szCs w:val="20"/>
        </w:rPr>
      </w:pPr>
      <w:r w:rsidRPr="00053313">
        <w:rPr>
          <w:rFonts w:ascii="Arial Nova Light" w:hAnsi="Arial Nova Light"/>
          <w:b/>
          <w:bCs/>
          <w:i w:val="0"/>
          <w:iCs w:val="0"/>
          <w:color w:val="595959" w:themeColor="text1" w:themeTint="A6"/>
          <w:sz w:val="20"/>
          <w:szCs w:val="20"/>
        </w:rPr>
        <w:t xml:space="preserve">Table </w:t>
      </w:r>
      <w:r w:rsidRPr="00053313">
        <w:rPr>
          <w:rFonts w:ascii="Arial Nova Light" w:hAnsi="Arial Nova Light"/>
          <w:b/>
          <w:bCs/>
          <w:i w:val="0"/>
          <w:iCs w:val="0"/>
          <w:color w:val="595959" w:themeColor="text1" w:themeTint="A6"/>
          <w:sz w:val="20"/>
          <w:szCs w:val="20"/>
        </w:rPr>
        <w:fldChar w:fldCharType="begin"/>
      </w:r>
      <w:r w:rsidRPr="00053313">
        <w:rPr>
          <w:rFonts w:ascii="Arial Nova Light" w:hAnsi="Arial Nova Light"/>
          <w:b/>
          <w:bCs/>
          <w:i w:val="0"/>
          <w:iCs w:val="0"/>
          <w:color w:val="595959" w:themeColor="text1" w:themeTint="A6"/>
          <w:sz w:val="20"/>
          <w:szCs w:val="20"/>
        </w:rPr>
        <w:instrText xml:space="preserve"> SEQ Table \* ARABIC </w:instrText>
      </w:r>
      <w:r w:rsidRPr="00053313">
        <w:rPr>
          <w:rFonts w:ascii="Arial Nova Light" w:hAnsi="Arial Nova Light"/>
          <w:b/>
          <w:bCs/>
          <w:i w:val="0"/>
          <w:iCs w:val="0"/>
          <w:color w:val="595959" w:themeColor="text1" w:themeTint="A6"/>
          <w:sz w:val="20"/>
          <w:szCs w:val="20"/>
        </w:rPr>
        <w:fldChar w:fldCharType="separate"/>
      </w:r>
      <w:r w:rsidR="00D553E8" w:rsidRPr="00053313">
        <w:rPr>
          <w:rFonts w:ascii="Arial Nova Light" w:hAnsi="Arial Nova Light"/>
          <w:b/>
          <w:bCs/>
          <w:i w:val="0"/>
          <w:iCs w:val="0"/>
          <w:noProof/>
          <w:color w:val="595959" w:themeColor="text1" w:themeTint="A6"/>
          <w:sz w:val="20"/>
          <w:szCs w:val="20"/>
        </w:rPr>
        <w:t>3</w:t>
      </w:r>
      <w:r w:rsidRPr="00053313">
        <w:rPr>
          <w:rFonts w:ascii="Arial Nova Light" w:hAnsi="Arial Nova Light"/>
          <w:b/>
          <w:bCs/>
          <w:i w:val="0"/>
          <w:iCs w:val="0"/>
          <w:color w:val="595959" w:themeColor="text1" w:themeTint="A6"/>
          <w:sz w:val="20"/>
          <w:szCs w:val="20"/>
        </w:rPr>
        <w:fldChar w:fldCharType="end"/>
      </w:r>
      <w:r w:rsidR="00757CC1" w:rsidRPr="00053313">
        <w:rPr>
          <w:rFonts w:ascii="Arial Nova Light" w:hAnsi="Arial Nova Light"/>
          <w:b/>
          <w:bCs/>
          <w:i w:val="0"/>
          <w:iCs w:val="0"/>
          <w:color w:val="595959" w:themeColor="text1" w:themeTint="A6"/>
          <w:sz w:val="20"/>
          <w:szCs w:val="20"/>
        </w:rPr>
        <w:t xml:space="preserve">. </w:t>
      </w:r>
      <w:r w:rsidR="004D5DC9" w:rsidRPr="00053313">
        <w:rPr>
          <w:rFonts w:ascii="Arial Nova Light" w:hAnsi="Arial Nova Light"/>
          <w:b/>
          <w:bCs/>
          <w:i w:val="0"/>
          <w:iCs w:val="0"/>
          <w:color w:val="595959" w:themeColor="text1" w:themeTint="A6"/>
          <w:sz w:val="20"/>
          <w:szCs w:val="20"/>
        </w:rPr>
        <w:t>‘</w:t>
      </w:r>
      <w:r w:rsidRPr="00053313">
        <w:rPr>
          <w:rFonts w:ascii="Arial Nova Light" w:hAnsi="Arial Nova Light"/>
          <w:b/>
          <w:bCs/>
          <w:i w:val="0"/>
          <w:iCs w:val="0"/>
          <w:color w:val="595959" w:themeColor="text1" w:themeTint="A6"/>
          <w:sz w:val="20"/>
          <w:szCs w:val="20"/>
        </w:rPr>
        <w:t>No progress</w:t>
      </w:r>
      <w:r w:rsidR="004D5DC9" w:rsidRPr="00053313">
        <w:rPr>
          <w:rFonts w:ascii="Arial Nova Light" w:hAnsi="Arial Nova Light"/>
          <w:b/>
          <w:bCs/>
          <w:i w:val="0"/>
          <w:iCs w:val="0"/>
          <w:color w:val="595959" w:themeColor="text1" w:themeTint="A6"/>
          <w:sz w:val="20"/>
          <w:szCs w:val="20"/>
        </w:rPr>
        <w:t>’</w:t>
      </w:r>
      <w:r w:rsidRPr="00053313">
        <w:rPr>
          <w:rFonts w:ascii="Arial Nova Light" w:hAnsi="Arial Nova Light"/>
          <w:b/>
          <w:bCs/>
          <w:i w:val="0"/>
          <w:iCs w:val="0"/>
          <w:color w:val="595959" w:themeColor="text1" w:themeTint="A6"/>
          <w:sz w:val="20"/>
          <w:szCs w:val="20"/>
        </w:rPr>
        <w:t xml:space="preserve"> buffers for 2030 Global Nutrition Targets</w:t>
      </w:r>
    </w:p>
    <w:tbl>
      <w:tblPr>
        <w:tblStyle w:val="GridTable2"/>
        <w:tblpPr w:leftFromText="180" w:rightFromText="180" w:vertAnchor="text" w:horzAnchor="margin" w:tblpX="142" w:tblpY="222"/>
        <w:tblW w:w="4536" w:type="dxa"/>
        <w:tblLook w:val="04A0" w:firstRow="1" w:lastRow="0" w:firstColumn="1" w:lastColumn="0" w:noHBand="0" w:noVBand="1"/>
      </w:tblPr>
      <w:tblGrid>
        <w:gridCol w:w="2975"/>
        <w:gridCol w:w="1561"/>
      </w:tblGrid>
      <w:tr w:rsidR="008328E6" w:rsidRPr="00D2522F" w14:paraId="4BA8530D" w14:textId="77777777" w:rsidTr="00617338">
        <w:trPr>
          <w:cnfStyle w:val="100000000000" w:firstRow="1" w:lastRow="0" w:firstColumn="0" w:lastColumn="0" w:oddVBand="0" w:evenVBand="0" w:oddHBand="0" w:evenHBand="0" w:firstRowFirstColumn="0" w:firstRowLastColumn="0" w:lastRowFirstColumn="0" w:lastRowLastColumn="0"/>
          <w:trHeight w:val="24"/>
          <w:tblHeader/>
        </w:trPr>
        <w:tc>
          <w:tcPr>
            <w:cnfStyle w:val="001000000000" w:firstRow="0" w:lastRow="0" w:firstColumn="1" w:lastColumn="0" w:oddVBand="0" w:evenVBand="0" w:oddHBand="0" w:evenHBand="0" w:firstRowFirstColumn="0" w:firstRowLastColumn="0" w:lastRowFirstColumn="0" w:lastRowLastColumn="0"/>
            <w:tcW w:w="2975" w:type="dxa"/>
            <w:shd w:val="clear" w:color="auto" w:fill="595959" w:themeFill="text1" w:themeFillTint="A6"/>
            <w:vAlign w:val="center"/>
          </w:tcPr>
          <w:p w14:paraId="3E5C1995" w14:textId="77777777" w:rsidR="008328E6" w:rsidRPr="00871375" w:rsidRDefault="008328E6" w:rsidP="00617338">
            <w:pPr>
              <w:pStyle w:val="NoSpacing"/>
              <w:ind w:right="-47"/>
              <w:jc w:val="center"/>
              <w:rPr>
                <w:rFonts w:ascii="Arial Nova Light" w:hAnsi="Arial Nova Light"/>
                <w:color w:val="FFFFFF" w:themeColor="background1"/>
                <w:sz w:val="18"/>
                <w:szCs w:val="18"/>
                <w:lang w:val="en-GB"/>
              </w:rPr>
            </w:pPr>
            <w:r w:rsidRPr="00871375">
              <w:rPr>
                <w:rFonts w:ascii="Arial Nova Light" w:hAnsi="Arial Nova Light"/>
                <w:color w:val="FFFFFF" w:themeColor="background1"/>
                <w:sz w:val="18"/>
                <w:szCs w:val="18"/>
                <w:lang w:val="en-GB"/>
              </w:rPr>
              <w:t>Indicator</w:t>
            </w:r>
          </w:p>
        </w:tc>
        <w:tc>
          <w:tcPr>
            <w:tcW w:w="1561" w:type="dxa"/>
            <w:shd w:val="clear" w:color="auto" w:fill="595959" w:themeFill="text1" w:themeFillTint="A6"/>
            <w:vAlign w:val="center"/>
          </w:tcPr>
          <w:p w14:paraId="6E4E448A" w14:textId="77777777" w:rsidR="008328E6" w:rsidRPr="00871375" w:rsidRDefault="008328E6" w:rsidP="00617338">
            <w:pPr>
              <w:pStyle w:val="NoSpacing"/>
              <w:ind w:right="-109"/>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color w:val="FFFFFF" w:themeColor="background1"/>
                <w:sz w:val="18"/>
                <w:szCs w:val="18"/>
                <w:lang w:val="en-GB"/>
              </w:rPr>
            </w:pPr>
            <w:r w:rsidRPr="00871375">
              <w:rPr>
                <w:rFonts w:ascii="Arial Nova Light" w:hAnsi="Arial Nova Light"/>
                <w:color w:val="FFFFFF" w:themeColor="background1"/>
                <w:sz w:val="18"/>
                <w:szCs w:val="18"/>
                <w:lang w:val="en-GB"/>
              </w:rPr>
              <w:t>‘No progress’ buffers</w:t>
            </w:r>
          </w:p>
        </w:tc>
      </w:tr>
      <w:tr w:rsidR="0061526E" w:rsidRPr="00D2522F" w14:paraId="3FA2D7CE" w14:textId="77777777" w:rsidTr="00617338">
        <w:trPr>
          <w:cnfStyle w:val="100000000000" w:firstRow="1" w:lastRow="0" w:firstColumn="0" w:lastColumn="0" w:oddVBand="0" w:evenVBand="0" w:oddHBand="0" w:evenHBand="0" w:firstRowFirstColumn="0" w:firstRowLastColumn="0" w:lastRowFirstColumn="0" w:lastRowLastColumn="0"/>
          <w:trHeight w:val="16"/>
          <w:tblHeader/>
        </w:trPr>
        <w:tc>
          <w:tcPr>
            <w:cnfStyle w:val="001000000000" w:firstRow="0" w:lastRow="0" w:firstColumn="1" w:lastColumn="0" w:oddVBand="0" w:evenVBand="0" w:oddHBand="0" w:evenHBand="0" w:firstRowFirstColumn="0" w:firstRowLastColumn="0" w:lastRowFirstColumn="0" w:lastRowLastColumn="0"/>
            <w:tcW w:w="2975" w:type="dxa"/>
            <w:tcBorders>
              <w:top w:val="single" w:sz="12" w:space="0" w:color="666666" w:themeColor="text1" w:themeTint="99"/>
              <w:bottom w:val="single" w:sz="4" w:space="0" w:color="auto"/>
            </w:tcBorders>
            <w:shd w:val="clear" w:color="auto" w:fill="auto"/>
          </w:tcPr>
          <w:p w14:paraId="1386E960" w14:textId="77777777" w:rsidR="008328E6" w:rsidRPr="00D2522F" w:rsidRDefault="008328E6" w:rsidP="00617338">
            <w:pPr>
              <w:pStyle w:val="NoSpacing"/>
              <w:ind w:right="-110"/>
              <w:rPr>
                <w:rFonts w:ascii="Arial Nova Light" w:hAnsi="Arial Nova Light"/>
                <w:b w:val="0"/>
                <w:bCs w:val="0"/>
                <w:sz w:val="18"/>
                <w:szCs w:val="18"/>
                <w:lang w:val="en-GB"/>
              </w:rPr>
            </w:pPr>
            <w:r w:rsidRPr="00D2522F">
              <w:rPr>
                <w:rFonts w:ascii="Arial Nova Light" w:hAnsi="Arial Nova Light"/>
                <w:b w:val="0"/>
                <w:bCs w:val="0"/>
                <w:sz w:val="18"/>
                <w:szCs w:val="18"/>
                <w:lang w:val="en-GB"/>
              </w:rPr>
              <w:t>Childhood stunting</w:t>
            </w:r>
          </w:p>
        </w:tc>
        <w:tc>
          <w:tcPr>
            <w:tcW w:w="1561" w:type="dxa"/>
            <w:tcBorders>
              <w:top w:val="single" w:sz="12" w:space="0" w:color="666666" w:themeColor="text1" w:themeTint="99"/>
              <w:bottom w:val="single" w:sz="4" w:space="0" w:color="auto"/>
            </w:tcBorders>
            <w:shd w:val="clear" w:color="auto" w:fill="auto"/>
          </w:tcPr>
          <w:p w14:paraId="39B3BE93" w14:textId="77777777" w:rsidR="008328E6" w:rsidRPr="00D2522F" w:rsidRDefault="008328E6" w:rsidP="00617338">
            <w:pPr>
              <w:pStyle w:val="NoSpacing"/>
              <w:ind w:right="0"/>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sz w:val="18"/>
                <w:szCs w:val="18"/>
                <w:lang w:val="en-GB"/>
              </w:rPr>
            </w:pPr>
            <w:r w:rsidRPr="00D2522F">
              <w:rPr>
                <w:rFonts w:ascii="Arial Nova Light" w:hAnsi="Arial Nova Light"/>
                <w:b w:val="0"/>
                <w:bCs w:val="0"/>
                <w:sz w:val="18"/>
                <w:szCs w:val="18"/>
                <w:lang w:val="en-GB"/>
              </w:rPr>
              <w:t>-0.5 to 0.5</w:t>
            </w:r>
          </w:p>
        </w:tc>
      </w:tr>
      <w:tr w:rsidR="008328E6" w:rsidRPr="00D2522F" w14:paraId="31B5A60B" w14:textId="77777777" w:rsidTr="00617338">
        <w:trPr>
          <w:cnfStyle w:val="100000000000" w:firstRow="1" w:lastRow="0" w:firstColumn="0" w:lastColumn="0" w:oddVBand="0" w:evenVBand="0" w:oddHBand="0" w:evenHBand="0" w:firstRowFirstColumn="0" w:firstRowLastColumn="0" w:lastRowFirstColumn="0" w:lastRowLastColumn="0"/>
          <w:trHeight w:val="35"/>
          <w:tblHeader/>
        </w:trPr>
        <w:tc>
          <w:tcPr>
            <w:cnfStyle w:val="001000000000" w:firstRow="0" w:lastRow="0" w:firstColumn="1" w:lastColumn="0" w:oddVBand="0" w:evenVBand="0" w:oddHBand="0" w:evenHBand="0" w:firstRowFirstColumn="0" w:firstRowLastColumn="0" w:lastRowFirstColumn="0" w:lastRowLastColumn="0"/>
            <w:tcW w:w="2975" w:type="dxa"/>
            <w:tcBorders>
              <w:top w:val="single" w:sz="4" w:space="0" w:color="auto"/>
              <w:bottom w:val="single" w:sz="4" w:space="0" w:color="auto"/>
            </w:tcBorders>
            <w:shd w:val="clear" w:color="auto" w:fill="F2F2F2" w:themeFill="background1" w:themeFillShade="F2"/>
          </w:tcPr>
          <w:p w14:paraId="0922D890" w14:textId="77777777" w:rsidR="000C017B" w:rsidRDefault="008328E6" w:rsidP="00617338">
            <w:pPr>
              <w:pStyle w:val="NoSpacing"/>
              <w:ind w:right="-18"/>
              <w:rPr>
                <w:rFonts w:ascii="Arial Nova Light" w:hAnsi="Arial Nova Light"/>
                <w:sz w:val="18"/>
                <w:szCs w:val="18"/>
                <w:lang w:val="en-GB"/>
              </w:rPr>
            </w:pPr>
            <w:r w:rsidRPr="00D2522F">
              <w:rPr>
                <w:rFonts w:ascii="Arial Nova Light" w:hAnsi="Arial Nova Light"/>
                <w:b w:val="0"/>
                <w:bCs w:val="0"/>
                <w:sz w:val="18"/>
                <w:szCs w:val="18"/>
                <w:lang w:val="en-GB"/>
              </w:rPr>
              <w:t xml:space="preserve">Anaemia in women </w:t>
            </w:r>
          </w:p>
          <w:p w14:paraId="653DE1D6" w14:textId="027622D4" w:rsidR="008328E6" w:rsidRPr="00D2522F" w:rsidRDefault="008328E6" w:rsidP="00617338">
            <w:pPr>
              <w:pStyle w:val="NoSpacing"/>
              <w:ind w:right="-18"/>
              <w:rPr>
                <w:rFonts w:ascii="Arial Nova Light" w:hAnsi="Arial Nova Light"/>
                <w:b w:val="0"/>
                <w:bCs w:val="0"/>
                <w:sz w:val="18"/>
                <w:szCs w:val="18"/>
                <w:lang w:val="en-GB"/>
              </w:rPr>
            </w:pPr>
            <w:r w:rsidRPr="00D2522F">
              <w:rPr>
                <w:rFonts w:ascii="Arial Nova Light" w:hAnsi="Arial Nova Light"/>
                <w:b w:val="0"/>
                <w:bCs w:val="0"/>
                <w:sz w:val="18"/>
                <w:szCs w:val="18"/>
                <w:lang w:val="en-GB"/>
              </w:rPr>
              <w:t>aged 15 to 49 years</w:t>
            </w:r>
          </w:p>
        </w:tc>
        <w:tc>
          <w:tcPr>
            <w:tcW w:w="1561" w:type="dxa"/>
            <w:tcBorders>
              <w:top w:val="single" w:sz="4" w:space="0" w:color="auto"/>
              <w:bottom w:val="single" w:sz="4" w:space="0" w:color="auto"/>
            </w:tcBorders>
            <w:shd w:val="clear" w:color="auto" w:fill="F2F2F2" w:themeFill="background1" w:themeFillShade="F2"/>
          </w:tcPr>
          <w:p w14:paraId="120DAD14" w14:textId="77777777" w:rsidR="008328E6" w:rsidRPr="00D2522F" w:rsidRDefault="008328E6" w:rsidP="00617338">
            <w:pPr>
              <w:pStyle w:val="NoSpacing"/>
              <w:ind w:right="0"/>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sz w:val="18"/>
                <w:szCs w:val="18"/>
                <w:lang w:val="en-GB"/>
              </w:rPr>
            </w:pPr>
            <w:r w:rsidRPr="00D2522F">
              <w:rPr>
                <w:rFonts w:ascii="Arial Nova Light" w:hAnsi="Arial Nova Light"/>
                <w:b w:val="0"/>
                <w:bCs w:val="0"/>
                <w:sz w:val="18"/>
                <w:szCs w:val="18"/>
                <w:lang w:val="en-GB"/>
              </w:rPr>
              <w:t>-0.5 to 0.5</w:t>
            </w:r>
          </w:p>
        </w:tc>
      </w:tr>
      <w:tr w:rsidR="008328E6" w:rsidRPr="00D2522F" w14:paraId="3F215D7C" w14:textId="77777777" w:rsidTr="00617338">
        <w:trPr>
          <w:cnfStyle w:val="100000000000" w:firstRow="1" w:lastRow="0" w:firstColumn="0" w:lastColumn="0" w:oddVBand="0" w:evenVBand="0" w:oddHBand="0" w:evenHBand="0" w:firstRowFirstColumn="0" w:firstRowLastColumn="0" w:lastRowFirstColumn="0" w:lastRowLastColumn="0"/>
          <w:trHeight w:val="16"/>
          <w:tblHeader/>
        </w:trPr>
        <w:tc>
          <w:tcPr>
            <w:cnfStyle w:val="001000000000" w:firstRow="0" w:lastRow="0" w:firstColumn="1" w:lastColumn="0" w:oddVBand="0" w:evenVBand="0" w:oddHBand="0" w:evenHBand="0" w:firstRowFirstColumn="0" w:firstRowLastColumn="0" w:lastRowFirstColumn="0" w:lastRowLastColumn="0"/>
            <w:tcW w:w="2975" w:type="dxa"/>
            <w:tcBorders>
              <w:top w:val="single" w:sz="4" w:space="0" w:color="auto"/>
              <w:bottom w:val="single" w:sz="4" w:space="0" w:color="auto"/>
            </w:tcBorders>
            <w:shd w:val="clear" w:color="auto" w:fill="auto"/>
          </w:tcPr>
          <w:p w14:paraId="20AFBC4E" w14:textId="77777777" w:rsidR="008328E6" w:rsidRPr="00D2522F" w:rsidRDefault="008328E6" w:rsidP="00617338">
            <w:pPr>
              <w:pStyle w:val="NoSpacing"/>
              <w:rPr>
                <w:rFonts w:ascii="Arial Nova Light" w:hAnsi="Arial Nova Light"/>
                <w:b w:val="0"/>
                <w:bCs w:val="0"/>
                <w:sz w:val="18"/>
                <w:szCs w:val="18"/>
                <w:lang w:val="en-GB"/>
              </w:rPr>
            </w:pPr>
            <w:r w:rsidRPr="00D2522F">
              <w:rPr>
                <w:rFonts w:ascii="Arial Nova Light" w:hAnsi="Arial Nova Light"/>
                <w:b w:val="0"/>
                <w:bCs w:val="0"/>
                <w:sz w:val="18"/>
                <w:szCs w:val="18"/>
                <w:lang w:val="en-GB"/>
              </w:rPr>
              <w:t>Low birthweight</w:t>
            </w:r>
          </w:p>
        </w:tc>
        <w:tc>
          <w:tcPr>
            <w:tcW w:w="1561" w:type="dxa"/>
            <w:tcBorders>
              <w:top w:val="single" w:sz="4" w:space="0" w:color="auto"/>
              <w:bottom w:val="single" w:sz="4" w:space="0" w:color="auto"/>
            </w:tcBorders>
            <w:shd w:val="clear" w:color="auto" w:fill="auto"/>
          </w:tcPr>
          <w:p w14:paraId="10D7BAAE" w14:textId="77777777" w:rsidR="008328E6" w:rsidRPr="00D2522F" w:rsidRDefault="008328E6" w:rsidP="00617338">
            <w:pPr>
              <w:pStyle w:val="NoSpacing"/>
              <w:ind w:right="0"/>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sz w:val="18"/>
                <w:szCs w:val="18"/>
                <w:lang w:val="en-GB"/>
              </w:rPr>
            </w:pPr>
            <w:r w:rsidRPr="00D2522F">
              <w:rPr>
                <w:rFonts w:ascii="Arial Nova Light" w:hAnsi="Arial Nova Light"/>
                <w:b w:val="0"/>
                <w:bCs w:val="0"/>
                <w:sz w:val="18"/>
                <w:szCs w:val="18"/>
                <w:lang w:val="en-GB"/>
              </w:rPr>
              <w:t>-0.5 to 0.5</w:t>
            </w:r>
          </w:p>
        </w:tc>
      </w:tr>
      <w:tr w:rsidR="008328E6" w:rsidRPr="00D2522F" w14:paraId="4B418417" w14:textId="77777777" w:rsidTr="00617338">
        <w:trPr>
          <w:cnfStyle w:val="100000000000" w:firstRow="1" w:lastRow="0" w:firstColumn="0" w:lastColumn="0" w:oddVBand="0" w:evenVBand="0" w:oddHBand="0" w:evenHBand="0" w:firstRowFirstColumn="0" w:firstRowLastColumn="0" w:lastRowFirstColumn="0" w:lastRowLastColumn="0"/>
          <w:trHeight w:val="25"/>
          <w:tblHeader/>
        </w:trPr>
        <w:tc>
          <w:tcPr>
            <w:cnfStyle w:val="001000000000" w:firstRow="0" w:lastRow="0" w:firstColumn="1" w:lastColumn="0" w:oddVBand="0" w:evenVBand="0" w:oddHBand="0" w:evenHBand="0" w:firstRowFirstColumn="0" w:firstRowLastColumn="0" w:lastRowFirstColumn="0" w:lastRowLastColumn="0"/>
            <w:tcW w:w="2975" w:type="dxa"/>
            <w:tcBorders>
              <w:top w:val="single" w:sz="4" w:space="0" w:color="auto"/>
              <w:bottom w:val="single" w:sz="4" w:space="0" w:color="auto"/>
            </w:tcBorders>
            <w:shd w:val="clear" w:color="auto" w:fill="F2F2F2" w:themeFill="background1" w:themeFillShade="F2"/>
          </w:tcPr>
          <w:p w14:paraId="7E0C2154" w14:textId="77777777" w:rsidR="008328E6" w:rsidRPr="00D2522F" w:rsidRDefault="008328E6" w:rsidP="00617338">
            <w:pPr>
              <w:pStyle w:val="NoSpacing"/>
              <w:ind w:right="-108"/>
              <w:rPr>
                <w:rFonts w:ascii="Arial Nova Light" w:hAnsi="Arial Nova Light"/>
                <w:b w:val="0"/>
                <w:bCs w:val="0"/>
                <w:sz w:val="18"/>
                <w:szCs w:val="18"/>
                <w:lang w:val="en-GB"/>
              </w:rPr>
            </w:pPr>
            <w:r w:rsidRPr="00D2522F">
              <w:rPr>
                <w:rFonts w:ascii="Arial Nova Light" w:hAnsi="Arial Nova Light"/>
                <w:b w:val="0"/>
                <w:bCs w:val="0"/>
                <w:sz w:val="18"/>
                <w:szCs w:val="18"/>
                <w:lang w:val="en-GB"/>
              </w:rPr>
              <w:t>Childhood overweight</w:t>
            </w:r>
          </w:p>
        </w:tc>
        <w:tc>
          <w:tcPr>
            <w:tcW w:w="1561" w:type="dxa"/>
            <w:tcBorders>
              <w:top w:val="single" w:sz="4" w:space="0" w:color="auto"/>
              <w:bottom w:val="single" w:sz="4" w:space="0" w:color="auto"/>
            </w:tcBorders>
            <w:shd w:val="clear" w:color="auto" w:fill="F2F2F2" w:themeFill="background1" w:themeFillShade="F2"/>
          </w:tcPr>
          <w:p w14:paraId="32679811" w14:textId="77777777" w:rsidR="008328E6" w:rsidRPr="00D2522F" w:rsidRDefault="008328E6" w:rsidP="00617338">
            <w:pPr>
              <w:pStyle w:val="NoSpacing"/>
              <w:ind w:right="0"/>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sz w:val="18"/>
                <w:szCs w:val="18"/>
                <w:lang w:val="en-GB"/>
              </w:rPr>
            </w:pPr>
            <w:r w:rsidRPr="00D2522F">
              <w:rPr>
                <w:rFonts w:ascii="Arial Nova Light" w:hAnsi="Arial Nova Light"/>
                <w:b w:val="0"/>
                <w:bCs w:val="0"/>
                <w:sz w:val="18"/>
                <w:szCs w:val="18"/>
                <w:lang w:val="en-GB"/>
              </w:rPr>
              <w:t>-1.5 to 1.5</w:t>
            </w:r>
          </w:p>
        </w:tc>
      </w:tr>
      <w:tr w:rsidR="008328E6" w:rsidRPr="00D2522F" w14:paraId="0A100B86" w14:textId="77777777" w:rsidTr="00617338">
        <w:trPr>
          <w:cnfStyle w:val="100000000000" w:firstRow="1" w:lastRow="0" w:firstColumn="0" w:lastColumn="0" w:oddVBand="0" w:evenVBand="0" w:oddHBand="0" w:evenHBand="0" w:firstRowFirstColumn="0" w:firstRowLastColumn="0" w:lastRowFirstColumn="0" w:lastRowLastColumn="0"/>
          <w:trHeight w:val="24"/>
          <w:tblHeader/>
        </w:trPr>
        <w:tc>
          <w:tcPr>
            <w:cnfStyle w:val="001000000000" w:firstRow="0" w:lastRow="0" w:firstColumn="1" w:lastColumn="0" w:oddVBand="0" w:evenVBand="0" w:oddHBand="0" w:evenHBand="0" w:firstRowFirstColumn="0" w:firstRowLastColumn="0" w:lastRowFirstColumn="0" w:lastRowLastColumn="0"/>
            <w:tcW w:w="2975" w:type="dxa"/>
            <w:tcBorders>
              <w:top w:val="single" w:sz="4" w:space="0" w:color="auto"/>
              <w:bottom w:val="single" w:sz="4" w:space="0" w:color="auto"/>
            </w:tcBorders>
            <w:shd w:val="clear" w:color="auto" w:fill="auto"/>
          </w:tcPr>
          <w:p w14:paraId="2B753DE0" w14:textId="77777777" w:rsidR="008328E6" w:rsidRPr="00D2522F" w:rsidRDefault="008328E6" w:rsidP="00617338">
            <w:pPr>
              <w:pStyle w:val="NoSpacing"/>
              <w:ind w:right="-113"/>
              <w:rPr>
                <w:rFonts w:ascii="Arial Nova Light" w:hAnsi="Arial Nova Light"/>
                <w:b w:val="0"/>
                <w:bCs w:val="0"/>
                <w:sz w:val="18"/>
                <w:szCs w:val="18"/>
                <w:lang w:val="en-GB"/>
              </w:rPr>
            </w:pPr>
            <w:r w:rsidRPr="00D2522F">
              <w:rPr>
                <w:rFonts w:ascii="Arial Nova Light" w:hAnsi="Arial Nova Light"/>
                <w:b w:val="0"/>
                <w:bCs w:val="0"/>
                <w:sz w:val="18"/>
                <w:szCs w:val="18"/>
                <w:lang w:val="en-GB"/>
              </w:rPr>
              <w:t>Not exclusively breastfeeding</w:t>
            </w:r>
          </w:p>
        </w:tc>
        <w:tc>
          <w:tcPr>
            <w:tcW w:w="1561" w:type="dxa"/>
            <w:tcBorders>
              <w:top w:val="single" w:sz="4" w:space="0" w:color="auto"/>
              <w:bottom w:val="single" w:sz="4" w:space="0" w:color="auto"/>
            </w:tcBorders>
            <w:shd w:val="clear" w:color="auto" w:fill="auto"/>
          </w:tcPr>
          <w:p w14:paraId="4BD373D8" w14:textId="77777777" w:rsidR="008328E6" w:rsidRPr="00D2522F" w:rsidRDefault="008328E6" w:rsidP="00617338">
            <w:pPr>
              <w:pStyle w:val="NoSpacing"/>
              <w:ind w:right="0"/>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sz w:val="18"/>
                <w:szCs w:val="18"/>
                <w:lang w:val="en-GB"/>
              </w:rPr>
            </w:pPr>
            <w:r w:rsidRPr="00D2522F">
              <w:rPr>
                <w:rFonts w:ascii="Arial Nova Light" w:hAnsi="Arial Nova Light"/>
                <w:b w:val="0"/>
                <w:bCs w:val="0"/>
                <w:sz w:val="18"/>
                <w:szCs w:val="18"/>
                <w:lang w:val="en-GB"/>
              </w:rPr>
              <w:t>-0.8 to 0.8</w:t>
            </w:r>
          </w:p>
        </w:tc>
      </w:tr>
      <w:tr w:rsidR="008328E6" w:rsidRPr="00D2522F" w14:paraId="43A70132" w14:textId="77777777" w:rsidTr="00617338">
        <w:trPr>
          <w:cnfStyle w:val="100000000000" w:firstRow="1" w:lastRow="0" w:firstColumn="0" w:lastColumn="0" w:oddVBand="0" w:evenVBand="0" w:oddHBand="0" w:evenHBand="0" w:firstRowFirstColumn="0" w:firstRowLastColumn="0" w:lastRowFirstColumn="0" w:lastRowLastColumn="0"/>
          <w:trHeight w:val="25"/>
          <w:tblHeader/>
        </w:trPr>
        <w:tc>
          <w:tcPr>
            <w:cnfStyle w:val="001000000000" w:firstRow="0" w:lastRow="0" w:firstColumn="1" w:lastColumn="0" w:oddVBand="0" w:evenVBand="0" w:oddHBand="0" w:evenHBand="0" w:firstRowFirstColumn="0" w:firstRowLastColumn="0" w:lastRowFirstColumn="0" w:lastRowLastColumn="0"/>
            <w:tcW w:w="2975" w:type="dxa"/>
            <w:tcBorders>
              <w:top w:val="single" w:sz="4" w:space="0" w:color="auto"/>
              <w:bottom w:val="single" w:sz="4" w:space="0" w:color="auto"/>
            </w:tcBorders>
            <w:shd w:val="clear" w:color="auto" w:fill="F2F2F2" w:themeFill="background1" w:themeFillShade="F2"/>
          </w:tcPr>
          <w:p w14:paraId="2496D64B" w14:textId="77777777" w:rsidR="008328E6" w:rsidRPr="00D2522F" w:rsidRDefault="008328E6" w:rsidP="00617338">
            <w:pPr>
              <w:pStyle w:val="NoSpacing"/>
              <w:rPr>
                <w:rFonts w:ascii="Arial Nova Light" w:hAnsi="Arial Nova Light"/>
                <w:b w:val="0"/>
                <w:bCs w:val="0"/>
                <w:sz w:val="18"/>
                <w:szCs w:val="18"/>
                <w:lang w:val="en-GB"/>
              </w:rPr>
            </w:pPr>
            <w:r w:rsidRPr="00D2522F">
              <w:rPr>
                <w:rFonts w:ascii="Arial Nova Light" w:hAnsi="Arial Nova Light"/>
                <w:b w:val="0"/>
                <w:bCs w:val="0"/>
                <w:sz w:val="18"/>
                <w:szCs w:val="18"/>
                <w:lang w:val="en-GB"/>
              </w:rPr>
              <w:t>Childhood wasting</w:t>
            </w:r>
          </w:p>
        </w:tc>
        <w:tc>
          <w:tcPr>
            <w:tcW w:w="1561" w:type="dxa"/>
            <w:tcBorders>
              <w:top w:val="single" w:sz="4" w:space="0" w:color="auto"/>
              <w:bottom w:val="single" w:sz="4" w:space="0" w:color="auto"/>
            </w:tcBorders>
            <w:shd w:val="clear" w:color="auto" w:fill="F2F2F2" w:themeFill="background1" w:themeFillShade="F2"/>
          </w:tcPr>
          <w:p w14:paraId="49A7C114" w14:textId="77777777" w:rsidR="008328E6" w:rsidRPr="00D2522F" w:rsidRDefault="008328E6" w:rsidP="00617338">
            <w:pPr>
              <w:pStyle w:val="NoSpacing"/>
              <w:ind w:right="0"/>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sz w:val="18"/>
                <w:szCs w:val="18"/>
                <w:lang w:val="en-GB"/>
              </w:rPr>
            </w:pPr>
            <w:r w:rsidRPr="00D2522F">
              <w:rPr>
                <w:rFonts w:ascii="Arial Nova Light" w:hAnsi="Arial Nova Light"/>
                <w:b w:val="0"/>
                <w:bCs w:val="0"/>
                <w:sz w:val="18"/>
                <w:szCs w:val="18"/>
                <w:lang w:val="en-GB"/>
              </w:rPr>
              <w:t>-2.0 to 2.0</w:t>
            </w:r>
          </w:p>
        </w:tc>
      </w:tr>
    </w:tbl>
    <w:p w14:paraId="1F7A67D0" w14:textId="77777777" w:rsidR="005F4CA7" w:rsidRDefault="005F4CA7" w:rsidP="005B034E">
      <w:pPr>
        <w:spacing w:after="0" w:line="240" w:lineRule="auto"/>
      </w:pPr>
    </w:p>
    <w:p w14:paraId="5420E668" w14:textId="77777777" w:rsidR="0061526E" w:rsidRDefault="0061526E" w:rsidP="005B034E">
      <w:pPr>
        <w:spacing w:after="0" w:line="240" w:lineRule="auto"/>
      </w:pPr>
    </w:p>
    <w:p w14:paraId="3BF346B9" w14:textId="050E6981" w:rsidR="008328E6" w:rsidRPr="00D562DC" w:rsidRDefault="00D562DC" w:rsidP="005F4CA7">
      <w:pPr>
        <w:spacing w:after="0" w:line="240" w:lineRule="auto"/>
        <w:ind w:left="142" w:right="453"/>
        <w:rPr>
          <w:rFonts w:ascii="Century Gothic" w:hAnsi="Century Gothic"/>
          <w:color w:val="00205C"/>
          <w:sz w:val="32"/>
          <w:szCs w:val="32"/>
        </w:rPr>
      </w:pPr>
      <w:commentRangeStart w:id="50"/>
      <w:commentRangeStart w:id="51"/>
      <w:commentRangeStart w:id="52"/>
      <w:r>
        <w:rPr>
          <w:rFonts w:ascii="Century Gothic" w:hAnsi="Century Gothic"/>
          <w:color w:val="00205C"/>
          <w:sz w:val="32"/>
          <w:szCs w:val="32"/>
        </w:rPr>
        <w:t xml:space="preserve">6. </w:t>
      </w:r>
      <w:r w:rsidR="008328E6" w:rsidRPr="00D562DC">
        <w:rPr>
          <w:rFonts w:ascii="Century Gothic" w:hAnsi="Century Gothic"/>
          <w:color w:val="00205C"/>
          <w:sz w:val="32"/>
          <w:szCs w:val="32"/>
        </w:rPr>
        <w:t>PROGRESS ASSESSMENT CATEGORIES</w:t>
      </w:r>
      <w:commentRangeEnd w:id="50"/>
      <w:r w:rsidR="00582AAB" w:rsidRPr="00D562DC">
        <w:rPr>
          <w:rStyle w:val="CommentReference"/>
          <w:rFonts w:ascii="Century Gothic" w:hAnsi="Century Gothic"/>
          <w:color w:val="00205C"/>
          <w:sz w:val="32"/>
          <w:szCs w:val="32"/>
        </w:rPr>
        <w:commentReference w:id="50"/>
      </w:r>
      <w:commentRangeEnd w:id="51"/>
      <w:r w:rsidRPr="00D562DC">
        <w:rPr>
          <w:rStyle w:val="CommentReference"/>
          <w:rFonts w:ascii="Century Gothic" w:hAnsi="Century Gothic"/>
          <w:color w:val="00205C"/>
          <w:sz w:val="32"/>
          <w:szCs w:val="32"/>
        </w:rPr>
        <w:commentReference w:id="51"/>
      </w:r>
      <w:commentRangeEnd w:id="52"/>
      <w:r w:rsidR="00033134" w:rsidRPr="00D562DC">
        <w:rPr>
          <w:rStyle w:val="CommentReference"/>
          <w:rFonts w:ascii="Century Gothic" w:hAnsi="Century Gothic"/>
          <w:color w:val="00205C"/>
          <w:sz w:val="32"/>
          <w:szCs w:val="32"/>
        </w:rPr>
        <w:commentReference w:id="52"/>
      </w:r>
    </w:p>
    <w:p w14:paraId="0432DA41" w14:textId="12BFF397" w:rsidR="008328E6" w:rsidRDefault="008328E6" w:rsidP="005B034E">
      <w:pPr>
        <w:pStyle w:val="NoSpacing"/>
        <w:ind w:left="142" w:right="432"/>
        <w:jc w:val="both"/>
        <w:rPr>
          <w:rFonts w:ascii="Arial Nova Light" w:hAnsi="Arial Nova Light"/>
          <w:color w:val="auto"/>
          <w:lang w:val="en-GB"/>
        </w:rPr>
      </w:pPr>
      <w:r w:rsidRPr="00041627">
        <w:rPr>
          <w:rFonts w:ascii="Arial Nova Light" w:hAnsi="Arial Nova Light"/>
          <w:color w:val="auto"/>
          <w:lang w:val="en-GB"/>
        </w:rPr>
        <w:t>The four progress categories already in use will continue to be applied and the terminology will remain unchanged (</w:t>
      </w:r>
      <w:commentRangeStart w:id="53"/>
      <w:r w:rsidRPr="00041627">
        <w:rPr>
          <w:rFonts w:ascii="Arial Nova Light" w:hAnsi="Arial Nova Light"/>
          <w:b/>
          <w:bCs/>
          <w:color w:val="auto"/>
          <w:lang w:val="en-GB"/>
        </w:rPr>
        <w:t>Table 4</w:t>
      </w:r>
      <w:commentRangeEnd w:id="53"/>
      <w:r w:rsidR="00851094">
        <w:rPr>
          <w:rStyle w:val="CommentReference"/>
          <w:rFonts w:cstheme="minorBidi"/>
          <w:color w:val="auto"/>
          <w:lang w:val="en-GB"/>
        </w:rPr>
        <w:commentReference w:id="53"/>
      </w:r>
      <w:r w:rsidRPr="00041627">
        <w:rPr>
          <w:rFonts w:ascii="Arial Nova Light" w:hAnsi="Arial Nova Light"/>
          <w:color w:val="auto"/>
          <w:lang w:val="en-GB"/>
        </w:rPr>
        <w:t>). They are as follows:</w:t>
      </w:r>
    </w:p>
    <w:p w14:paraId="0BA56713" w14:textId="1AC0B5B8" w:rsidR="008328E6" w:rsidRDefault="008328E6" w:rsidP="005B034E">
      <w:pPr>
        <w:pStyle w:val="NoSpacing"/>
        <w:ind w:right="432"/>
        <w:jc w:val="both"/>
        <w:rPr>
          <w:rFonts w:ascii="Arial Nova Light" w:hAnsi="Arial Nova Light"/>
          <w:color w:val="auto"/>
          <w:lang w:val="en-GB"/>
        </w:rPr>
      </w:pPr>
    </w:p>
    <w:p w14:paraId="0A1EBCE1" w14:textId="5EEA3420" w:rsidR="008328E6" w:rsidRPr="00053313" w:rsidRDefault="008328E6" w:rsidP="00617338">
      <w:pPr>
        <w:pStyle w:val="Caption"/>
        <w:keepNext/>
        <w:spacing w:after="0"/>
        <w:ind w:left="142" w:right="432"/>
        <w:rPr>
          <w:rFonts w:ascii="Arial Nova Light" w:hAnsi="Arial Nova Light"/>
          <w:b/>
          <w:bCs/>
          <w:i w:val="0"/>
          <w:iCs w:val="0"/>
          <w:color w:val="595959" w:themeColor="text1" w:themeTint="A6"/>
          <w:sz w:val="20"/>
          <w:szCs w:val="20"/>
        </w:rPr>
      </w:pPr>
      <w:r w:rsidRPr="00053313">
        <w:rPr>
          <w:rFonts w:ascii="Arial Nova Light" w:hAnsi="Arial Nova Light"/>
          <w:b/>
          <w:bCs/>
          <w:i w:val="0"/>
          <w:iCs w:val="0"/>
          <w:color w:val="595959" w:themeColor="text1" w:themeTint="A6"/>
          <w:sz w:val="20"/>
          <w:szCs w:val="20"/>
        </w:rPr>
        <w:t xml:space="preserve">Table </w:t>
      </w:r>
      <w:r w:rsidRPr="00053313">
        <w:rPr>
          <w:rFonts w:ascii="Arial Nova Light" w:hAnsi="Arial Nova Light"/>
          <w:b/>
          <w:bCs/>
          <w:i w:val="0"/>
          <w:iCs w:val="0"/>
          <w:color w:val="595959" w:themeColor="text1" w:themeTint="A6"/>
          <w:sz w:val="20"/>
          <w:szCs w:val="20"/>
        </w:rPr>
        <w:fldChar w:fldCharType="begin"/>
      </w:r>
      <w:r w:rsidRPr="00053313">
        <w:rPr>
          <w:rFonts w:ascii="Arial Nova Light" w:hAnsi="Arial Nova Light"/>
          <w:b/>
          <w:bCs/>
          <w:i w:val="0"/>
          <w:iCs w:val="0"/>
          <w:color w:val="595959" w:themeColor="text1" w:themeTint="A6"/>
          <w:sz w:val="20"/>
          <w:szCs w:val="20"/>
        </w:rPr>
        <w:instrText xml:space="preserve"> SEQ Table \* ARABIC </w:instrText>
      </w:r>
      <w:r w:rsidRPr="00053313">
        <w:rPr>
          <w:rFonts w:ascii="Arial Nova Light" w:hAnsi="Arial Nova Light"/>
          <w:b/>
          <w:bCs/>
          <w:i w:val="0"/>
          <w:iCs w:val="0"/>
          <w:color w:val="595959" w:themeColor="text1" w:themeTint="A6"/>
          <w:sz w:val="20"/>
          <w:szCs w:val="20"/>
        </w:rPr>
        <w:fldChar w:fldCharType="separate"/>
      </w:r>
      <w:r w:rsidRPr="00053313">
        <w:rPr>
          <w:rFonts w:ascii="Arial Nova Light" w:hAnsi="Arial Nova Light"/>
          <w:b/>
          <w:bCs/>
          <w:i w:val="0"/>
          <w:iCs w:val="0"/>
          <w:noProof/>
          <w:color w:val="595959" w:themeColor="text1" w:themeTint="A6"/>
          <w:sz w:val="20"/>
          <w:szCs w:val="20"/>
        </w:rPr>
        <w:t>4</w:t>
      </w:r>
      <w:r w:rsidRPr="00053313">
        <w:rPr>
          <w:rFonts w:ascii="Arial Nova Light" w:hAnsi="Arial Nova Light"/>
          <w:b/>
          <w:bCs/>
          <w:i w:val="0"/>
          <w:iCs w:val="0"/>
          <w:color w:val="595959" w:themeColor="text1" w:themeTint="A6"/>
          <w:sz w:val="20"/>
          <w:szCs w:val="20"/>
        </w:rPr>
        <w:fldChar w:fldCharType="end"/>
      </w:r>
      <w:r w:rsidR="00617338">
        <w:rPr>
          <w:rFonts w:ascii="Arial Nova Light" w:hAnsi="Arial Nova Light"/>
          <w:b/>
          <w:bCs/>
          <w:i w:val="0"/>
          <w:iCs w:val="0"/>
          <w:color w:val="595959" w:themeColor="text1" w:themeTint="A6"/>
          <w:sz w:val="20"/>
          <w:szCs w:val="20"/>
        </w:rPr>
        <w:t>.</w:t>
      </w:r>
      <w:r w:rsidRPr="00053313">
        <w:rPr>
          <w:rFonts w:ascii="Arial Nova Light" w:hAnsi="Arial Nova Light"/>
          <w:b/>
          <w:bCs/>
          <w:i w:val="0"/>
          <w:iCs w:val="0"/>
          <w:color w:val="595959" w:themeColor="text1" w:themeTint="A6"/>
          <w:sz w:val="20"/>
          <w:szCs w:val="20"/>
        </w:rPr>
        <w:t xml:space="preserve"> Progress Assessment Categories</w:t>
      </w:r>
    </w:p>
    <w:tbl>
      <w:tblPr>
        <w:tblStyle w:val="GridTable2"/>
        <w:tblpPr w:leftFromText="180" w:rightFromText="180" w:vertAnchor="text" w:horzAnchor="margin" w:tblpX="142" w:tblpY="113"/>
        <w:tblW w:w="4536" w:type="dxa"/>
        <w:tblLayout w:type="fixed"/>
        <w:tblLook w:val="04A0" w:firstRow="1" w:lastRow="0" w:firstColumn="1" w:lastColumn="0" w:noHBand="0" w:noVBand="1"/>
      </w:tblPr>
      <w:tblGrid>
        <w:gridCol w:w="1276"/>
        <w:gridCol w:w="3260"/>
      </w:tblGrid>
      <w:tr w:rsidR="005F4CA7" w:rsidRPr="005F4CA7" w14:paraId="6DEC9BFF" w14:textId="77777777" w:rsidTr="00617338">
        <w:trPr>
          <w:cnfStyle w:val="100000000000" w:firstRow="1" w:lastRow="0" w:firstColumn="0" w:lastColumn="0" w:oddVBand="0" w:evenVBand="0" w:oddHBand="0" w:evenHBand="0" w:firstRowFirstColumn="0" w:firstRowLastColumn="0" w:lastRowFirstColumn="0" w:lastRowLastColumn="0"/>
          <w:trHeight w:val="343"/>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595959" w:themeFill="text1" w:themeFillTint="A6"/>
            <w:vAlign w:val="center"/>
          </w:tcPr>
          <w:p w14:paraId="4AF3C618" w14:textId="77777777" w:rsidR="005F4CA7" w:rsidRPr="005F4CA7" w:rsidRDefault="005F4CA7" w:rsidP="00617338">
            <w:pPr>
              <w:pStyle w:val="NoSpacing"/>
              <w:ind w:right="0"/>
              <w:jc w:val="center"/>
              <w:rPr>
                <w:rFonts w:ascii="Arial Nova Light" w:hAnsi="Arial Nova Light"/>
                <w:color w:val="FFFFFF" w:themeColor="background1"/>
                <w:sz w:val="18"/>
                <w:szCs w:val="18"/>
                <w:lang w:val="en-GB"/>
              </w:rPr>
            </w:pPr>
            <w:r w:rsidRPr="005F4CA7">
              <w:rPr>
                <w:color w:val="FFFFFF" w:themeColor="background1"/>
                <w:sz w:val="18"/>
                <w:szCs w:val="18"/>
              </w:rPr>
              <w:br w:type="column"/>
            </w:r>
            <w:commentRangeStart w:id="54"/>
            <w:r w:rsidRPr="005F4CA7">
              <w:rPr>
                <w:rFonts w:ascii="Arial Nova Light" w:hAnsi="Arial Nova Light"/>
                <w:color w:val="FFFFFF" w:themeColor="background1"/>
                <w:sz w:val="18"/>
                <w:szCs w:val="18"/>
                <w:lang w:val="en-GB"/>
              </w:rPr>
              <w:t>Progress</w:t>
            </w:r>
            <w:commentRangeEnd w:id="54"/>
            <w:r w:rsidR="006011E6">
              <w:rPr>
                <w:rStyle w:val="CommentReference"/>
                <w:rFonts w:eastAsiaTheme="minorHAnsi" w:cstheme="minorBidi"/>
                <w:b w:val="0"/>
                <w:bCs w:val="0"/>
                <w:color w:val="auto"/>
                <w:kern w:val="2"/>
                <w:lang w:val="en-GB" w:eastAsia="en-US"/>
                <w14:ligatures w14:val="standardContextual"/>
              </w:rPr>
              <w:commentReference w:id="54"/>
            </w:r>
            <w:r w:rsidRPr="005F4CA7">
              <w:rPr>
                <w:rFonts w:ascii="Arial Nova Light" w:hAnsi="Arial Nova Light"/>
                <w:color w:val="FFFFFF" w:themeColor="background1"/>
                <w:sz w:val="18"/>
                <w:szCs w:val="18"/>
                <w:lang w:val="en-GB"/>
              </w:rPr>
              <w:t xml:space="preserve"> Assessment </w:t>
            </w:r>
            <w:commentRangeStart w:id="55"/>
            <w:r w:rsidRPr="005F4CA7">
              <w:rPr>
                <w:rFonts w:ascii="Arial Nova Light" w:hAnsi="Arial Nova Light"/>
                <w:color w:val="FFFFFF" w:themeColor="background1"/>
                <w:sz w:val="18"/>
                <w:szCs w:val="18"/>
                <w:lang w:val="en-GB"/>
              </w:rPr>
              <w:t>Category</w:t>
            </w:r>
            <w:commentRangeEnd w:id="55"/>
            <w:r w:rsidR="00FC1511">
              <w:rPr>
                <w:rStyle w:val="CommentReference"/>
                <w:rFonts w:eastAsiaTheme="minorHAnsi" w:cstheme="minorBidi"/>
                <w:b w:val="0"/>
                <w:bCs w:val="0"/>
                <w:color w:val="auto"/>
                <w:kern w:val="2"/>
                <w:lang w:val="en-GB" w:eastAsia="en-US"/>
                <w14:ligatures w14:val="standardContextual"/>
              </w:rPr>
              <w:commentReference w:id="55"/>
            </w:r>
          </w:p>
        </w:tc>
        <w:tc>
          <w:tcPr>
            <w:tcW w:w="3260" w:type="dxa"/>
            <w:shd w:val="clear" w:color="auto" w:fill="595959" w:themeFill="text1" w:themeFillTint="A6"/>
            <w:vAlign w:val="center"/>
          </w:tcPr>
          <w:p w14:paraId="050362A9" w14:textId="77777777" w:rsidR="005F4CA7" w:rsidRPr="005F4CA7" w:rsidRDefault="005F4CA7" w:rsidP="00617338">
            <w:pPr>
              <w:pStyle w:val="NoSpacing"/>
              <w:ind w:right="0"/>
              <w:jc w:val="center"/>
              <w:cnfStyle w:val="100000000000" w:firstRow="1" w:lastRow="0" w:firstColumn="0" w:lastColumn="0" w:oddVBand="0" w:evenVBand="0" w:oddHBand="0" w:evenHBand="0" w:firstRowFirstColumn="0" w:firstRowLastColumn="0" w:lastRowFirstColumn="0" w:lastRowLastColumn="0"/>
              <w:rPr>
                <w:rFonts w:ascii="Arial Nova Light" w:hAnsi="Arial Nova Light"/>
                <w:color w:val="FFFFFF" w:themeColor="background1"/>
                <w:sz w:val="18"/>
                <w:szCs w:val="18"/>
                <w:lang w:val="en-GB"/>
              </w:rPr>
            </w:pPr>
            <w:r w:rsidRPr="005F4CA7">
              <w:rPr>
                <w:rFonts w:ascii="Arial Nova Light" w:hAnsi="Arial Nova Light"/>
                <w:color w:val="FFFFFF" w:themeColor="background1"/>
                <w:sz w:val="18"/>
                <w:szCs w:val="18"/>
                <w:lang w:val="en-GB"/>
              </w:rPr>
              <w:t>Criteria</w:t>
            </w:r>
          </w:p>
        </w:tc>
      </w:tr>
      <w:tr w:rsidR="005F4CA7" w:rsidRPr="005F4CA7" w14:paraId="7F77FABC" w14:textId="77777777" w:rsidTr="00617338">
        <w:trPr>
          <w:cnfStyle w:val="100000000000" w:firstRow="1" w:lastRow="0" w:firstColumn="0" w:lastColumn="0" w:oddVBand="0" w:evenVBand="0" w:oddHBand="0" w:evenHBand="0" w:firstRowFirstColumn="0" w:firstRowLastColumn="0" w:lastRowFirstColumn="0" w:lastRowLastColumn="0"/>
          <w:trHeight w:val="343"/>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12" w:space="0" w:color="666666"/>
              <w:bottom w:val="single" w:sz="4" w:space="0" w:color="auto"/>
            </w:tcBorders>
            <w:shd w:val="clear" w:color="auto" w:fill="auto"/>
          </w:tcPr>
          <w:p w14:paraId="29298517" w14:textId="77777777" w:rsidR="005F4CA7" w:rsidRPr="005F4CA7" w:rsidRDefault="005F4CA7" w:rsidP="00617338">
            <w:pPr>
              <w:pStyle w:val="NoSpacing"/>
              <w:ind w:right="-111"/>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On track</w:t>
            </w:r>
          </w:p>
        </w:tc>
        <w:tc>
          <w:tcPr>
            <w:tcW w:w="3260" w:type="dxa"/>
            <w:tcBorders>
              <w:top w:val="single" w:sz="12" w:space="0" w:color="666666"/>
              <w:bottom w:val="single" w:sz="4" w:space="0" w:color="auto"/>
            </w:tcBorders>
            <w:shd w:val="clear" w:color="auto" w:fill="auto"/>
          </w:tcPr>
          <w:p w14:paraId="38E39C25"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1</w:t>
            </w:r>
            <w:commentRangeStart w:id="56"/>
            <w:r w:rsidRPr="005F4CA7">
              <w:rPr>
                <w:rFonts w:ascii="Arial Nova Light" w:hAnsi="Arial Nova Light"/>
                <w:b w:val="0"/>
                <w:bCs w:val="0"/>
                <w:color w:val="auto"/>
                <w:sz w:val="18"/>
                <w:szCs w:val="18"/>
                <w:lang w:val="en-GB"/>
              </w:rPr>
              <w:t xml:space="preserve">. Latest estimate 2013 </w:t>
            </w:r>
            <w:commentRangeEnd w:id="56"/>
            <w:r w:rsidR="00A31FC5">
              <w:rPr>
                <w:rStyle w:val="CommentReference"/>
                <w:rFonts w:eastAsiaTheme="minorHAnsi" w:cstheme="minorBidi"/>
                <w:b w:val="0"/>
                <w:bCs w:val="0"/>
                <w:color w:val="auto"/>
                <w:kern w:val="2"/>
                <w:lang w:val="en-GB" w:eastAsia="en-US"/>
                <w14:ligatures w14:val="standardContextual"/>
              </w:rPr>
              <w:commentReference w:id="56"/>
            </w:r>
            <w:r w:rsidRPr="005F4CA7">
              <w:rPr>
                <w:rFonts w:ascii="Arial Nova Light" w:hAnsi="Arial Nova Light"/>
                <w:b w:val="0"/>
                <w:bCs w:val="0"/>
                <w:color w:val="auto"/>
                <w:sz w:val="18"/>
                <w:szCs w:val="18"/>
                <w:lang w:val="en-GB"/>
              </w:rPr>
              <w:t xml:space="preserve">onwards is below or equal to </w:t>
            </w:r>
            <w:commentRangeStart w:id="57"/>
            <w:proofErr w:type="gramStart"/>
            <w:r w:rsidRPr="004727ED">
              <w:rPr>
                <w:rFonts w:ascii="Arial Nova Light" w:hAnsi="Arial Nova Light"/>
                <w:b w:val="0"/>
                <w:bCs w:val="0"/>
                <w:color w:val="auto"/>
                <w:sz w:val="18"/>
                <w:szCs w:val="18"/>
                <w:highlight w:val="yellow"/>
                <w:lang w:val="en-GB"/>
                <w:rPrChange w:id="58" w:author="Chika Hayashi" w:date="2026-03-17T08:38:00Z" w16du:dateUtc="2026-03-17T12:38:00Z">
                  <w:rPr>
                    <w:rFonts w:ascii="Arial Nova Light" w:hAnsi="Arial Nova Light"/>
                    <w:b w:val="0"/>
                    <w:bCs w:val="0"/>
                    <w:color w:val="auto"/>
                    <w:sz w:val="18"/>
                    <w:szCs w:val="18"/>
                    <w:lang w:val="en-GB"/>
                  </w:rPr>
                </w:rPrChange>
              </w:rPr>
              <w:t>on-track</w:t>
            </w:r>
            <w:proofErr w:type="gramEnd"/>
            <w:r w:rsidRPr="005F4CA7">
              <w:rPr>
                <w:rFonts w:ascii="Arial Nova Light" w:hAnsi="Arial Nova Light"/>
                <w:b w:val="0"/>
                <w:bCs w:val="0"/>
                <w:color w:val="auto"/>
                <w:sz w:val="18"/>
                <w:szCs w:val="18"/>
                <w:lang w:val="en-GB"/>
              </w:rPr>
              <w:t xml:space="preserve"> </w:t>
            </w:r>
            <w:commentRangeEnd w:id="57"/>
            <w:r w:rsidR="009035FA">
              <w:rPr>
                <w:rStyle w:val="CommentReference"/>
                <w:rFonts w:eastAsiaTheme="minorHAnsi" w:cstheme="minorBidi"/>
                <w:b w:val="0"/>
                <w:bCs w:val="0"/>
                <w:color w:val="auto"/>
                <w:kern w:val="2"/>
                <w:lang w:val="en-GB" w:eastAsia="en-US"/>
                <w14:ligatures w14:val="standardContextual"/>
              </w:rPr>
              <w:commentReference w:id="57"/>
            </w:r>
            <w:r w:rsidRPr="005F4CA7">
              <w:rPr>
                <w:rFonts w:ascii="Arial Nova Light" w:hAnsi="Arial Nova Light"/>
                <w:b w:val="0"/>
                <w:bCs w:val="0"/>
                <w:color w:val="auto"/>
                <w:sz w:val="18"/>
                <w:szCs w:val="18"/>
                <w:lang w:val="en-GB"/>
              </w:rPr>
              <w:t xml:space="preserve">prevalence level </w:t>
            </w:r>
          </w:p>
          <w:p w14:paraId="0EEA1AA6"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OR</w:t>
            </w:r>
          </w:p>
          <w:p w14:paraId="460D18AA"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2. Current AARR is greater than or equal to required AARR</w:t>
            </w:r>
          </w:p>
        </w:tc>
      </w:tr>
      <w:tr w:rsidR="005F4CA7" w:rsidRPr="005F4CA7" w14:paraId="65C3090E" w14:textId="77777777" w:rsidTr="00617338">
        <w:trPr>
          <w:cnfStyle w:val="100000000000" w:firstRow="1" w:lastRow="0" w:firstColumn="0" w:lastColumn="0" w:oddVBand="0" w:evenVBand="0" w:oddHBand="0" w:evenHBand="0" w:firstRowFirstColumn="0" w:firstRowLastColumn="0" w:lastRowFirstColumn="0" w:lastRowLastColumn="0"/>
          <w:trHeight w:val="343"/>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shd w:val="clear" w:color="auto" w:fill="F2F2F2" w:themeFill="background1" w:themeFillShade="F2"/>
          </w:tcPr>
          <w:p w14:paraId="38DAFB5A" w14:textId="77777777" w:rsidR="005F4CA7" w:rsidRPr="005F4CA7" w:rsidRDefault="005F4CA7" w:rsidP="00617338">
            <w:pPr>
              <w:pStyle w:val="NoSpacing"/>
              <w:ind w:right="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Off track – Some progress</w:t>
            </w:r>
          </w:p>
        </w:tc>
        <w:tc>
          <w:tcPr>
            <w:tcW w:w="3260" w:type="dxa"/>
            <w:tcBorders>
              <w:top w:val="single" w:sz="4" w:space="0" w:color="auto"/>
              <w:bottom w:val="single" w:sz="4" w:space="0" w:color="auto"/>
            </w:tcBorders>
            <w:shd w:val="clear" w:color="auto" w:fill="F2F2F2" w:themeFill="background1" w:themeFillShade="F2"/>
          </w:tcPr>
          <w:p w14:paraId="43E98BAE"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 xml:space="preserve">1. Latest estimate 2013 onwards is above </w:t>
            </w:r>
            <w:r w:rsidRPr="004727ED">
              <w:rPr>
                <w:rFonts w:ascii="Arial Nova Light" w:hAnsi="Arial Nova Light"/>
                <w:b w:val="0"/>
                <w:bCs w:val="0"/>
                <w:color w:val="auto"/>
                <w:sz w:val="18"/>
                <w:szCs w:val="18"/>
                <w:highlight w:val="yellow"/>
                <w:lang w:val="en-GB"/>
                <w:rPrChange w:id="59" w:author="Chika Hayashi" w:date="2026-03-17T08:38:00Z" w16du:dateUtc="2026-03-17T12:38:00Z">
                  <w:rPr>
                    <w:rFonts w:ascii="Arial Nova Light" w:hAnsi="Arial Nova Light"/>
                    <w:b w:val="0"/>
                    <w:bCs w:val="0"/>
                    <w:color w:val="auto"/>
                    <w:sz w:val="18"/>
                    <w:szCs w:val="18"/>
                    <w:lang w:val="en-GB"/>
                  </w:rPr>
                </w:rPrChange>
              </w:rPr>
              <w:t>on-track</w:t>
            </w:r>
            <w:r w:rsidRPr="005F4CA7">
              <w:rPr>
                <w:rFonts w:ascii="Arial Nova Light" w:hAnsi="Arial Nova Light"/>
                <w:b w:val="0"/>
                <w:bCs w:val="0"/>
                <w:color w:val="auto"/>
                <w:sz w:val="18"/>
                <w:szCs w:val="18"/>
                <w:lang w:val="en-GB"/>
              </w:rPr>
              <w:t xml:space="preserve"> prevalence level</w:t>
            </w:r>
          </w:p>
          <w:p w14:paraId="71A05FD5"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AND</w:t>
            </w:r>
          </w:p>
          <w:p w14:paraId="3089757A"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 xml:space="preserve">2. Current AARR is less than required AARR </w:t>
            </w:r>
          </w:p>
          <w:p w14:paraId="246C8FFB"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AND</w:t>
            </w:r>
          </w:p>
          <w:p w14:paraId="73DC4EAC"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3. Current AARR is greater than upper bound of ‘no progress’ buffer</w:t>
            </w:r>
          </w:p>
        </w:tc>
      </w:tr>
      <w:tr w:rsidR="005F4CA7" w:rsidRPr="005F4CA7" w14:paraId="3320CD01" w14:textId="77777777" w:rsidTr="00617338">
        <w:trPr>
          <w:cnfStyle w:val="100000000000" w:firstRow="1" w:lastRow="0" w:firstColumn="0" w:lastColumn="0" w:oddVBand="0" w:evenVBand="0" w:oddHBand="0" w:evenHBand="0" w:firstRowFirstColumn="0" w:firstRowLastColumn="0" w:lastRowFirstColumn="0" w:lastRowLastColumn="0"/>
          <w:trHeight w:val="343"/>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shd w:val="clear" w:color="auto" w:fill="auto"/>
          </w:tcPr>
          <w:p w14:paraId="063F3F92" w14:textId="77777777" w:rsidR="005F4CA7" w:rsidRPr="005F4CA7" w:rsidRDefault="005F4CA7" w:rsidP="00617338">
            <w:pPr>
              <w:pStyle w:val="NoSpacing"/>
              <w:ind w:right="-102"/>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 xml:space="preserve">Off track – </w:t>
            </w:r>
          </w:p>
          <w:p w14:paraId="43768394" w14:textId="77777777" w:rsidR="005F4CA7" w:rsidRPr="005F4CA7" w:rsidRDefault="005F4CA7" w:rsidP="00617338">
            <w:pPr>
              <w:pStyle w:val="NoSpacing"/>
              <w:ind w:right="-102"/>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No progress</w:t>
            </w:r>
          </w:p>
        </w:tc>
        <w:tc>
          <w:tcPr>
            <w:tcW w:w="3260" w:type="dxa"/>
            <w:tcBorders>
              <w:top w:val="single" w:sz="4" w:space="0" w:color="auto"/>
              <w:bottom w:val="single" w:sz="4" w:space="0" w:color="auto"/>
            </w:tcBorders>
            <w:shd w:val="clear" w:color="auto" w:fill="auto"/>
          </w:tcPr>
          <w:p w14:paraId="34A29FCE"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 xml:space="preserve">1. Latest estimate 2013 onwards is above </w:t>
            </w:r>
            <w:r w:rsidRPr="004727ED">
              <w:rPr>
                <w:rFonts w:ascii="Arial Nova Light" w:hAnsi="Arial Nova Light"/>
                <w:b w:val="0"/>
                <w:bCs w:val="0"/>
                <w:color w:val="auto"/>
                <w:sz w:val="18"/>
                <w:szCs w:val="18"/>
                <w:highlight w:val="yellow"/>
                <w:lang w:val="en-GB"/>
                <w:rPrChange w:id="60" w:author="Chika Hayashi" w:date="2026-03-17T08:38:00Z" w16du:dateUtc="2026-03-17T12:38:00Z">
                  <w:rPr>
                    <w:rFonts w:ascii="Arial Nova Light" w:hAnsi="Arial Nova Light"/>
                    <w:b w:val="0"/>
                    <w:bCs w:val="0"/>
                    <w:color w:val="auto"/>
                    <w:sz w:val="18"/>
                    <w:szCs w:val="18"/>
                    <w:lang w:val="en-GB"/>
                  </w:rPr>
                </w:rPrChange>
              </w:rPr>
              <w:t>on-track</w:t>
            </w:r>
            <w:r w:rsidRPr="005F4CA7">
              <w:rPr>
                <w:rFonts w:ascii="Arial Nova Light" w:hAnsi="Arial Nova Light"/>
                <w:b w:val="0"/>
                <w:bCs w:val="0"/>
                <w:color w:val="auto"/>
                <w:sz w:val="18"/>
                <w:szCs w:val="18"/>
                <w:lang w:val="en-GB"/>
              </w:rPr>
              <w:t xml:space="preserve"> prevalence level</w:t>
            </w:r>
          </w:p>
          <w:p w14:paraId="5DD96FE9"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AND</w:t>
            </w:r>
          </w:p>
          <w:p w14:paraId="79A721D2"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2. Current AARR is less than required AARR</w:t>
            </w:r>
          </w:p>
          <w:p w14:paraId="1BC96FE0"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AND</w:t>
            </w:r>
          </w:p>
          <w:p w14:paraId="19D59E26"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3. Current AARR is in between or equal to bounds of ‘no progress’ buffer</w:t>
            </w:r>
          </w:p>
        </w:tc>
      </w:tr>
      <w:tr w:rsidR="005F4CA7" w:rsidRPr="005F4CA7" w14:paraId="14C77B6B" w14:textId="77777777" w:rsidTr="00617338">
        <w:trPr>
          <w:cnfStyle w:val="100000000000" w:firstRow="1" w:lastRow="0" w:firstColumn="0" w:lastColumn="0" w:oddVBand="0" w:evenVBand="0" w:oddHBand="0" w:evenHBand="0" w:firstRowFirstColumn="0" w:firstRowLastColumn="0" w:lastRowFirstColumn="0" w:lastRowLastColumn="0"/>
          <w:trHeight w:val="343"/>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shd w:val="clear" w:color="auto" w:fill="F2F2F2" w:themeFill="background1" w:themeFillShade="F2"/>
          </w:tcPr>
          <w:p w14:paraId="0C6577DB" w14:textId="77777777" w:rsidR="005F4CA7" w:rsidRPr="005F4CA7" w:rsidRDefault="005F4CA7" w:rsidP="00617338">
            <w:pPr>
              <w:pStyle w:val="NoSpacing"/>
              <w:ind w:right="-102"/>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Off track – Worsening</w:t>
            </w:r>
          </w:p>
        </w:tc>
        <w:tc>
          <w:tcPr>
            <w:tcW w:w="3260" w:type="dxa"/>
            <w:tcBorders>
              <w:top w:val="single" w:sz="4" w:space="0" w:color="auto"/>
              <w:bottom w:val="single" w:sz="4" w:space="0" w:color="auto"/>
            </w:tcBorders>
            <w:shd w:val="clear" w:color="auto" w:fill="F2F2F2" w:themeFill="background1" w:themeFillShade="F2"/>
          </w:tcPr>
          <w:p w14:paraId="2BB3D3E4"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 xml:space="preserve">1. Latest estimate 2013 onwards is above </w:t>
            </w:r>
            <w:r w:rsidRPr="004727ED">
              <w:rPr>
                <w:rFonts w:ascii="Arial Nova Light" w:hAnsi="Arial Nova Light"/>
                <w:b w:val="0"/>
                <w:bCs w:val="0"/>
                <w:color w:val="auto"/>
                <w:sz w:val="18"/>
                <w:szCs w:val="18"/>
                <w:highlight w:val="yellow"/>
                <w:lang w:val="en-GB"/>
                <w:rPrChange w:id="61" w:author="Chika Hayashi" w:date="2026-03-17T08:38:00Z" w16du:dateUtc="2026-03-17T12:38:00Z">
                  <w:rPr>
                    <w:rFonts w:ascii="Arial Nova Light" w:hAnsi="Arial Nova Light"/>
                    <w:b w:val="0"/>
                    <w:bCs w:val="0"/>
                    <w:color w:val="auto"/>
                    <w:sz w:val="18"/>
                    <w:szCs w:val="18"/>
                    <w:lang w:val="en-GB"/>
                  </w:rPr>
                </w:rPrChange>
              </w:rPr>
              <w:t>on-track</w:t>
            </w:r>
            <w:r w:rsidRPr="005F4CA7">
              <w:rPr>
                <w:rFonts w:ascii="Arial Nova Light" w:hAnsi="Arial Nova Light"/>
                <w:b w:val="0"/>
                <w:bCs w:val="0"/>
                <w:color w:val="auto"/>
                <w:sz w:val="18"/>
                <w:szCs w:val="18"/>
                <w:lang w:val="en-GB"/>
              </w:rPr>
              <w:t xml:space="preserve"> prevalence level</w:t>
            </w:r>
          </w:p>
          <w:p w14:paraId="2CD4A8AC"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AND</w:t>
            </w:r>
          </w:p>
          <w:p w14:paraId="755795F7"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2. Current AARR is less than required AARR</w:t>
            </w:r>
          </w:p>
          <w:p w14:paraId="3C210982"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 xml:space="preserve">AND </w:t>
            </w:r>
          </w:p>
          <w:p w14:paraId="5A76A5E7" w14:textId="77777777" w:rsidR="005F4CA7" w:rsidRPr="005F4CA7" w:rsidRDefault="005F4CA7" w:rsidP="00617338">
            <w:pPr>
              <w:pStyle w:val="NoSpacing"/>
              <w:ind w:right="-113"/>
              <w:cnfStyle w:val="100000000000" w:firstRow="1" w:lastRow="0" w:firstColumn="0" w:lastColumn="0" w:oddVBand="0" w:evenVBand="0" w:oddHBand="0" w:evenHBand="0" w:firstRowFirstColumn="0" w:firstRowLastColumn="0" w:lastRowFirstColumn="0" w:lastRowLastColumn="0"/>
              <w:rPr>
                <w:rFonts w:ascii="Arial Nova Light" w:hAnsi="Arial Nova Light"/>
                <w:b w:val="0"/>
                <w:bCs w:val="0"/>
                <w:color w:val="auto"/>
                <w:sz w:val="18"/>
                <w:szCs w:val="18"/>
                <w:lang w:val="en-GB"/>
              </w:rPr>
            </w:pPr>
            <w:r w:rsidRPr="005F4CA7">
              <w:rPr>
                <w:rFonts w:ascii="Arial Nova Light" w:hAnsi="Arial Nova Light"/>
                <w:b w:val="0"/>
                <w:bCs w:val="0"/>
                <w:color w:val="auto"/>
                <w:sz w:val="18"/>
                <w:szCs w:val="18"/>
                <w:lang w:val="en-GB"/>
              </w:rPr>
              <w:t>3. Current AARR is less than the lower bounds of ‘no progress’ buffer</w:t>
            </w:r>
          </w:p>
        </w:tc>
      </w:tr>
    </w:tbl>
    <w:p w14:paraId="285C9E55" w14:textId="3DC00C32" w:rsidR="008328E6" w:rsidRDefault="008328E6" w:rsidP="005B034E">
      <w:pPr>
        <w:spacing w:after="0" w:line="240" w:lineRule="auto"/>
      </w:pPr>
    </w:p>
    <w:p w14:paraId="677C93C6" w14:textId="17E47493" w:rsidR="00FF1568" w:rsidRPr="00D562DC" w:rsidRDefault="00D562DC" w:rsidP="00F96B89">
      <w:pPr>
        <w:spacing w:after="0" w:line="240" w:lineRule="auto"/>
        <w:ind w:left="142" w:right="453"/>
        <w:rPr>
          <w:rFonts w:ascii="Century Gothic" w:hAnsi="Century Gothic"/>
          <w:color w:val="00205C"/>
          <w:sz w:val="32"/>
          <w:szCs w:val="32"/>
        </w:rPr>
      </w:pPr>
      <w:r>
        <w:rPr>
          <w:rFonts w:ascii="Century Gothic" w:hAnsi="Century Gothic"/>
          <w:color w:val="00205C"/>
          <w:sz w:val="32"/>
          <w:szCs w:val="32"/>
        </w:rPr>
        <w:t xml:space="preserve">7. </w:t>
      </w:r>
      <w:r w:rsidR="00FF1568" w:rsidRPr="00D562DC">
        <w:rPr>
          <w:rFonts w:ascii="Century Gothic" w:hAnsi="Century Gothic"/>
          <w:color w:val="00205C"/>
          <w:sz w:val="32"/>
          <w:szCs w:val="32"/>
        </w:rPr>
        <w:t>NEXT STEPS</w:t>
      </w:r>
    </w:p>
    <w:p w14:paraId="22617772" w14:textId="65D2FFE0" w:rsidR="00C52FD8" w:rsidRPr="00041627" w:rsidRDefault="73040AA6" w:rsidP="00F96B89">
      <w:pPr>
        <w:spacing w:after="0" w:line="240" w:lineRule="auto"/>
        <w:ind w:left="142" w:right="453"/>
        <w:jc w:val="both"/>
        <w:rPr>
          <w:rFonts w:ascii="Arial Nova Light" w:hAnsi="Arial Nova Light"/>
          <w:sz w:val="20"/>
          <w:szCs w:val="20"/>
        </w:rPr>
      </w:pPr>
      <w:commentRangeStart w:id="62"/>
      <w:r w:rsidRPr="397CD3FB">
        <w:rPr>
          <w:rFonts w:ascii="Arial Nova Light" w:hAnsi="Arial Nova Light"/>
          <w:sz w:val="20"/>
          <w:szCs w:val="20"/>
        </w:rPr>
        <w:t xml:space="preserve">A technical note is currently being finalized that will outline the methodology </w:t>
      </w:r>
      <w:r w:rsidR="65B1B3EA" w:rsidRPr="397CD3FB">
        <w:rPr>
          <w:rFonts w:ascii="Arial Nova Light" w:hAnsi="Arial Nova Light"/>
          <w:sz w:val="20"/>
          <w:szCs w:val="20"/>
        </w:rPr>
        <w:t>WHO</w:t>
      </w:r>
      <w:commentRangeEnd w:id="62"/>
      <w:r w:rsidR="007A71A3">
        <w:rPr>
          <w:rStyle w:val="CommentReference"/>
        </w:rPr>
        <w:commentReference w:id="62"/>
      </w:r>
      <w:r w:rsidR="65B1B3EA" w:rsidRPr="397CD3FB">
        <w:rPr>
          <w:rFonts w:ascii="Arial Nova Light" w:hAnsi="Arial Nova Light"/>
          <w:sz w:val="20"/>
          <w:szCs w:val="20"/>
        </w:rPr>
        <w:t xml:space="preserve">, </w:t>
      </w:r>
      <w:ins w:id="63" w:author="Chika Hayashi" w:date="2026-03-17T08:17:00Z" w16du:dateUtc="2026-03-17T12:17:00Z">
        <w:r w:rsidR="005C2AB9">
          <w:rPr>
            <w:rFonts w:ascii="Arial Nova Light" w:hAnsi="Arial Nova Light"/>
            <w:sz w:val="20"/>
            <w:szCs w:val="20"/>
          </w:rPr>
          <w:t xml:space="preserve">UNICEF, </w:t>
        </w:r>
      </w:ins>
      <w:r w:rsidR="7391FC2F" w:rsidRPr="397CD3FB">
        <w:rPr>
          <w:rFonts w:ascii="Arial Nova Light" w:hAnsi="Arial Nova Light"/>
          <w:sz w:val="20"/>
          <w:szCs w:val="20"/>
        </w:rPr>
        <w:t>countries</w:t>
      </w:r>
      <w:r w:rsidR="1D6A31E4" w:rsidRPr="397CD3FB">
        <w:rPr>
          <w:rFonts w:ascii="Arial Nova Light" w:hAnsi="Arial Nova Light"/>
          <w:sz w:val="20"/>
          <w:szCs w:val="20"/>
        </w:rPr>
        <w:t xml:space="preserve"> and key stakeholders</w:t>
      </w:r>
      <w:r w:rsidR="65B1B3EA" w:rsidRPr="397CD3FB">
        <w:rPr>
          <w:rFonts w:ascii="Arial Nova Light" w:hAnsi="Arial Nova Light"/>
          <w:sz w:val="20"/>
          <w:szCs w:val="20"/>
        </w:rPr>
        <w:t xml:space="preserve"> will</w:t>
      </w:r>
      <w:r w:rsidR="79DB4E39" w:rsidRPr="397CD3FB">
        <w:rPr>
          <w:rFonts w:ascii="Arial Nova Light" w:hAnsi="Arial Nova Light"/>
          <w:sz w:val="20"/>
          <w:szCs w:val="20"/>
        </w:rPr>
        <w:t xml:space="preserve"> use</w:t>
      </w:r>
      <w:r w:rsidR="7391FC2F" w:rsidRPr="397CD3FB">
        <w:rPr>
          <w:rFonts w:ascii="Arial Nova Light" w:hAnsi="Arial Nova Light"/>
          <w:sz w:val="20"/>
          <w:szCs w:val="20"/>
        </w:rPr>
        <w:t xml:space="preserve"> </w:t>
      </w:r>
      <w:r w:rsidRPr="397CD3FB">
        <w:rPr>
          <w:rFonts w:ascii="Arial Nova Light" w:hAnsi="Arial Nova Light"/>
          <w:sz w:val="20"/>
          <w:szCs w:val="20"/>
        </w:rPr>
        <w:t xml:space="preserve">to monitor progress toward the 2030 </w:t>
      </w:r>
      <w:ins w:id="64" w:author="Chika Hayashi" w:date="2026-03-17T08:17:00Z" w16du:dateUtc="2026-03-17T12:17:00Z">
        <w:r w:rsidR="005C2AB9">
          <w:rPr>
            <w:rFonts w:ascii="Arial Nova Light" w:hAnsi="Arial Nova Light"/>
            <w:sz w:val="20"/>
            <w:szCs w:val="20"/>
          </w:rPr>
          <w:t xml:space="preserve">nutrition </w:t>
        </w:r>
      </w:ins>
      <w:r w:rsidRPr="397CD3FB">
        <w:rPr>
          <w:rFonts w:ascii="Arial Nova Light" w:hAnsi="Arial Nova Light"/>
          <w:sz w:val="20"/>
          <w:szCs w:val="20"/>
        </w:rPr>
        <w:t>targets</w:t>
      </w:r>
      <w:r w:rsidR="6CA772D1" w:rsidRPr="397CD3FB">
        <w:rPr>
          <w:rFonts w:ascii="Arial Nova Light" w:hAnsi="Arial Nova Light"/>
          <w:sz w:val="20"/>
          <w:szCs w:val="20"/>
        </w:rPr>
        <w:t>. This methodology will be used by WHO</w:t>
      </w:r>
      <w:r w:rsidRPr="397CD3FB">
        <w:rPr>
          <w:rFonts w:ascii="Arial Nova Light" w:hAnsi="Arial Nova Light"/>
          <w:sz w:val="20"/>
          <w:szCs w:val="20"/>
        </w:rPr>
        <w:t xml:space="preserve"> for reporting to Member States, the World Health Assembly and the Executive Board. This same methodology will also underpin the analyses presented in WHO’s World Health Statistics Report</w:t>
      </w:r>
      <w:ins w:id="65" w:author="Chika Hayashi" w:date="2026-03-17T08:18:00Z" w16du:dateUtc="2026-03-17T12:18:00Z">
        <w:r w:rsidR="00D746A3">
          <w:rPr>
            <w:rFonts w:ascii="Arial Nova Light" w:hAnsi="Arial Nova Light"/>
            <w:sz w:val="20"/>
            <w:szCs w:val="20"/>
          </w:rPr>
          <w:t>, UNICEF/WHO/WB Joint Malnutrition Estimates,</w:t>
        </w:r>
      </w:ins>
      <w:r w:rsidR="1D6A31E4" w:rsidRPr="397CD3FB">
        <w:rPr>
          <w:rFonts w:ascii="Arial Nova Light" w:hAnsi="Arial Nova Light"/>
          <w:sz w:val="20"/>
          <w:szCs w:val="20"/>
        </w:rPr>
        <w:t xml:space="preserve"> and other global reports</w:t>
      </w:r>
      <w:r w:rsidRPr="397CD3FB">
        <w:rPr>
          <w:rFonts w:ascii="Arial Nova Light" w:hAnsi="Arial Nova Light"/>
          <w:sz w:val="20"/>
          <w:szCs w:val="20"/>
        </w:rPr>
        <w:t xml:space="preserve">. Additional tools to support Member States in monitoring their own progress are </w:t>
      </w:r>
      <w:r w:rsidR="1D5EF4E2" w:rsidRPr="397CD3FB">
        <w:rPr>
          <w:rFonts w:ascii="Arial Nova Light" w:hAnsi="Arial Nova Light"/>
          <w:sz w:val="20"/>
          <w:szCs w:val="20"/>
        </w:rPr>
        <w:t>forthcoming</w:t>
      </w:r>
      <w:r w:rsidR="7B4D729B" w:rsidRPr="397CD3FB">
        <w:rPr>
          <w:rFonts w:ascii="Arial Nova Light" w:hAnsi="Arial Nova Light"/>
          <w:sz w:val="20"/>
          <w:szCs w:val="20"/>
        </w:rPr>
        <w:t>.</w:t>
      </w:r>
    </w:p>
    <w:p w14:paraId="13B2427D" w14:textId="77777777" w:rsidR="00E33C64" w:rsidRPr="00041627" w:rsidRDefault="00E33C64" w:rsidP="005B034E">
      <w:pPr>
        <w:spacing w:after="0" w:line="240" w:lineRule="auto"/>
        <w:ind w:right="432"/>
        <w:jc w:val="both"/>
        <w:rPr>
          <w:rFonts w:ascii="Arial Nova Light" w:hAnsi="Arial Nova Light"/>
          <w:sz w:val="20"/>
          <w:szCs w:val="20"/>
        </w:rPr>
      </w:pPr>
    </w:p>
    <w:p w14:paraId="25C9F9A9" w14:textId="1542858A" w:rsidR="00300DB1" w:rsidRPr="00F96B89" w:rsidRDefault="00300DB1" w:rsidP="00F96B89">
      <w:pPr>
        <w:pStyle w:val="Heading1"/>
        <w:spacing w:before="0" w:after="0" w:line="240" w:lineRule="auto"/>
        <w:ind w:left="142"/>
        <w:rPr>
          <w:sz w:val="32"/>
          <w:szCs w:val="36"/>
        </w:rPr>
      </w:pPr>
      <w:r w:rsidRPr="00F96B89">
        <w:rPr>
          <w:sz w:val="32"/>
          <w:szCs w:val="36"/>
        </w:rPr>
        <w:t xml:space="preserve">CONTACT </w:t>
      </w:r>
    </w:p>
    <w:p w14:paraId="507B94E5" w14:textId="12481EE7" w:rsidR="00300DB1" w:rsidRPr="00041627" w:rsidRDefault="00300DB1" w:rsidP="00F96B89">
      <w:pPr>
        <w:pStyle w:val="NoSpacing"/>
        <w:ind w:left="142" w:right="453"/>
        <w:rPr>
          <w:rFonts w:ascii="Arial Nova Light" w:hAnsi="Arial Nova Light"/>
          <w:lang w:val="en-GB"/>
        </w:rPr>
      </w:pPr>
      <w:r w:rsidRPr="00041627">
        <w:rPr>
          <w:rFonts w:ascii="Arial Nova Light" w:hAnsi="Arial Nova Light"/>
          <w:lang w:val="en-GB"/>
        </w:rPr>
        <w:t xml:space="preserve">Department of Nutrition and Food Safety </w:t>
      </w:r>
    </w:p>
    <w:p w14:paraId="300C007D" w14:textId="2D46FCB1" w:rsidR="00300DB1" w:rsidRPr="00041627" w:rsidRDefault="00300DB1" w:rsidP="00F96B89">
      <w:pPr>
        <w:pStyle w:val="NoSpacing"/>
        <w:ind w:left="142" w:right="453"/>
        <w:rPr>
          <w:rFonts w:ascii="Arial Nova Light" w:hAnsi="Arial Nova Light"/>
          <w:lang w:val="en-GB"/>
        </w:rPr>
      </w:pPr>
      <w:r w:rsidRPr="00041627">
        <w:rPr>
          <w:rFonts w:ascii="Arial Nova Light" w:hAnsi="Arial Nova Light"/>
          <w:lang w:val="en-GB"/>
        </w:rPr>
        <w:t xml:space="preserve">Monitoring and Surveillance Unit </w:t>
      </w:r>
    </w:p>
    <w:p w14:paraId="577B9972" w14:textId="019C9E98" w:rsidR="00300DB1" w:rsidRPr="00041627" w:rsidRDefault="00300DB1" w:rsidP="00F96B89">
      <w:pPr>
        <w:pStyle w:val="NoSpacing"/>
        <w:ind w:left="142" w:right="453"/>
        <w:rPr>
          <w:rFonts w:ascii="Arial Nova Light" w:hAnsi="Arial Nova Light"/>
          <w:lang w:val="en-GB"/>
        </w:rPr>
      </w:pPr>
      <w:r w:rsidRPr="00041627">
        <w:rPr>
          <w:rFonts w:ascii="Arial Nova Light" w:hAnsi="Arial Nova Light"/>
          <w:lang w:val="en-GB"/>
        </w:rPr>
        <w:t xml:space="preserve">World Health Organization </w:t>
      </w:r>
    </w:p>
    <w:p w14:paraId="3BBA82AE" w14:textId="77777777" w:rsidR="00300DB1" w:rsidRPr="00583402" w:rsidRDefault="00300DB1" w:rsidP="00F96B89">
      <w:pPr>
        <w:pStyle w:val="NoSpacing"/>
        <w:ind w:left="142" w:right="453"/>
        <w:rPr>
          <w:rFonts w:ascii="Arial Nova Light" w:hAnsi="Arial Nova Light"/>
          <w:lang w:val="it-IT"/>
          <w:rPrChange w:id="66" w:author="Chika Hayashi" w:date="2026-03-17T07:41:00Z" w16du:dateUtc="2026-03-17T11:41:00Z">
            <w:rPr>
              <w:rFonts w:ascii="Arial Nova Light" w:hAnsi="Arial Nova Light"/>
              <w:lang w:val="en-GB"/>
            </w:rPr>
          </w:rPrChange>
        </w:rPr>
      </w:pPr>
      <w:r w:rsidRPr="00583402">
        <w:rPr>
          <w:rFonts w:ascii="Arial Nova Light" w:hAnsi="Arial Nova Light"/>
          <w:lang w:val="it-IT"/>
          <w:rPrChange w:id="67" w:author="Chika Hayashi" w:date="2026-03-17T07:41:00Z" w16du:dateUtc="2026-03-17T11:41:00Z">
            <w:rPr>
              <w:rFonts w:ascii="Arial Nova Light" w:hAnsi="Arial Nova Light"/>
              <w:lang w:val="en-GB"/>
            </w:rPr>
          </w:rPrChange>
        </w:rPr>
        <w:t xml:space="preserve">20 Avenue Appia  </w:t>
      </w:r>
    </w:p>
    <w:p w14:paraId="7D3425FF" w14:textId="7434E2DB" w:rsidR="00300DB1" w:rsidRPr="00583402" w:rsidRDefault="00300DB1" w:rsidP="00F96B89">
      <w:pPr>
        <w:pStyle w:val="NoSpacing"/>
        <w:ind w:left="142" w:right="453"/>
        <w:rPr>
          <w:rFonts w:ascii="Arial Nova Light" w:hAnsi="Arial Nova Light"/>
          <w:lang w:val="it-IT"/>
          <w:rPrChange w:id="68" w:author="Chika Hayashi" w:date="2026-03-17T07:41:00Z" w16du:dateUtc="2026-03-17T11:41:00Z">
            <w:rPr>
              <w:rFonts w:ascii="Arial Nova Light" w:hAnsi="Arial Nova Light"/>
              <w:lang w:val="en-GB"/>
            </w:rPr>
          </w:rPrChange>
        </w:rPr>
      </w:pPr>
      <w:r w:rsidRPr="00583402">
        <w:rPr>
          <w:rFonts w:ascii="Arial Nova Light" w:hAnsi="Arial Nova Light"/>
          <w:lang w:val="it-IT"/>
          <w:rPrChange w:id="69" w:author="Chika Hayashi" w:date="2026-03-17T07:41:00Z" w16du:dateUtc="2026-03-17T11:41:00Z">
            <w:rPr>
              <w:rFonts w:ascii="Arial Nova Light" w:hAnsi="Arial Nova Light"/>
              <w:lang w:val="en-GB"/>
            </w:rPr>
          </w:rPrChange>
        </w:rPr>
        <w:t xml:space="preserve">1211 Geneva 27 </w:t>
      </w:r>
    </w:p>
    <w:p w14:paraId="54A2B134" w14:textId="16381F7F" w:rsidR="00300DB1" w:rsidRPr="00583402" w:rsidRDefault="00300DB1" w:rsidP="00F96B89">
      <w:pPr>
        <w:pStyle w:val="NoSpacing"/>
        <w:ind w:left="142" w:right="453"/>
        <w:rPr>
          <w:rFonts w:ascii="Arial Nova Light" w:hAnsi="Arial Nova Light"/>
          <w:lang w:val="it-IT"/>
          <w:rPrChange w:id="70" w:author="Chika Hayashi" w:date="2026-03-17T07:41:00Z" w16du:dateUtc="2026-03-17T11:41:00Z">
            <w:rPr>
              <w:rFonts w:ascii="Arial Nova Light" w:hAnsi="Arial Nova Light"/>
            </w:rPr>
          </w:rPrChange>
        </w:rPr>
      </w:pPr>
      <w:r w:rsidRPr="00583402">
        <w:rPr>
          <w:rFonts w:ascii="Arial Nova Light" w:hAnsi="Arial Nova Light"/>
          <w:lang w:val="it-IT"/>
          <w:rPrChange w:id="71" w:author="Chika Hayashi" w:date="2026-03-17T07:41:00Z" w16du:dateUtc="2026-03-17T11:41:00Z">
            <w:rPr>
              <w:rFonts w:ascii="Arial Nova Light" w:hAnsi="Arial Nova Light"/>
            </w:rPr>
          </w:rPrChange>
        </w:rPr>
        <w:t xml:space="preserve">Switzerland </w:t>
      </w:r>
    </w:p>
    <w:p w14:paraId="0075049E" w14:textId="4E82372B" w:rsidR="00300DB1" w:rsidRPr="00583402" w:rsidRDefault="00F96B89" w:rsidP="00F96B89">
      <w:pPr>
        <w:pStyle w:val="NoSpacing"/>
        <w:rPr>
          <w:rFonts w:ascii="Arial Nova Light" w:hAnsi="Arial Nova Light"/>
          <w:sz w:val="18"/>
          <w:szCs w:val="18"/>
          <w:lang w:val="it-IT"/>
          <w:rPrChange w:id="72" w:author="Chika Hayashi" w:date="2026-03-17T07:41:00Z" w16du:dateUtc="2026-03-17T11:41:00Z">
            <w:rPr>
              <w:rFonts w:ascii="Arial Nova Light" w:hAnsi="Arial Nova Light"/>
              <w:sz w:val="18"/>
              <w:szCs w:val="18"/>
            </w:rPr>
          </w:rPrChange>
        </w:rPr>
      </w:pPr>
      <w:r>
        <w:rPr>
          <w:noProof/>
        </w:rPr>
        <w:drawing>
          <wp:anchor distT="0" distB="0" distL="114300" distR="114300" simplePos="0" relativeHeight="251658241" behindDoc="0" locked="0" layoutInCell="1" allowOverlap="1" wp14:anchorId="46A028F5" wp14:editId="34B4BD83">
            <wp:simplePos x="0" y="0"/>
            <wp:positionH relativeFrom="column">
              <wp:posOffset>95885</wp:posOffset>
            </wp:positionH>
            <wp:positionV relativeFrom="paragraph">
              <wp:posOffset>13335</wp:posOffset>
            </wp:positionV>
            <wp:extent cx="133350" cy="133350"/>
            <wp:effectExtent l="0" t="0" r="0" b="0"/>
            <wp:wrapNone/>
            <wp:docPr id="719493945" name="Graphic 5"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3945" name="Graphic 719493945" descr="Envelope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133350" cy="133350"/>
                    </a:xfrm>
                    <a:prstGeom prst="rect">
                      <a:avLst/>
                    </a:prstGeom>
                  </pic:spPr>
                </pic:pic>
              </a:graphicData>
            </a:graphic>
            <wp14:sizeRelH relativeFrom="margin">
              <wp14:pctWidth>0</wp14:pctWidth>
            </wp14:sizeRelH>
            <wp14:sizeRelV relativeFrom="margin">
              <wp14:pctHeight>0</wp14:pctHeight>
            </wp14:sizeRelV>
          </wp:anchor>
        </w:drawing>
      </w:r>
      <w:r w:rsidR="00B8394B" w:rsidRPr="00583402">
        <w:rPr>
          <w:rFonts w:ascii="Arial Nova Light" w:hAnsi="Arial Nova Light" w:cs="Noto Sans"/>
          <w:sz w:val="18"/>
          <w:szCs w:val="18"/>
          <w:lang w:val="it-IT"/>
          <w:rPrChange w:id="73" w:author="Chika Hayashi" w:date="2026-03-17T07:41:00Z" w16du:dateUtc="2026-03-17T11:41:00Z">
            <w:rPr>
              <w:rFonts w:ascii="Arial Nova Light" w:hAnsi="Arial Nova Light" w:cs="Noto Sans"/>
              <w:sz w:val="18"/>
              <w:szCs w:val="18"/>
            </w:rPr>
          </w:rPrChange>
        </w:rPr>
        <w:t xml:space="preserve">         </w:t>
      </w:r>
      <w:r>
        <w:fldChar w:fldCharType="begin"/>
      </w:r>
      <w:r w:rsidRPr="00583402">
        <w:rPr>
          <w:lang w:val="it-IT"/>
          <w:rPrChange w:id="74" w:author="Chika Hayashi" w:date="2026-03-17T07:41:00Z" w16du:dateUtc="2026-03-17T11:41:00Z">
            <w:rPr/>
          </w:rPrChange>
        </w:rPr>
        <w:instrText>HYPERLINK "mailto:nfsdata@who.int"</w:instrText>
      </w:r>
      <w:r>
        <w:fldChar w:fldCharType="separate"/>
      </w:r>
      <w:r w:rsidRPr="00583402">
        <w:rPr>
          <w:rStyle w:val="Hyperlink"/>
          <w:rFonts w:ascii="Arial Nova Light" w:hAnsi="Arial Nova Light" w:cs="Noto Sans"/>
          <w:sz w:val="18"/>
          <w:szCs w:val="18"/>
          <w:lang w:val="it-IT"/>
          <w:rPrChange w:id="75" w:author="Chika Hayashi" w:date="2026-03-17T07:41:00Z" w16du:dateUtc="2026-03-17T11:41:00Z">
            <w:rPr>
              <w:rStyle w:val="Hyperlink"/>
              <w:rFonts w:ascii="Arial Nova Light" w:hAnsi="Arial Nova Light" w:cs="Noto Sans"/>
              <w:sz w:val="18"/>
              <w:szCs w:val="18"/>
            </w:rPr>
          </w:rPrChange>
        </w:rPr>
        <w:t>nfsdata@who.int</w:t>
      </w:r>
      <w:r>
        <w:fldChar w:fldCharType="end"/>
      </w:r>
      <w:r w:rsidR="00300DB1" w:rsidRPr="00583402">
        <w:rPr>
          <w:rFonts w:ascii="Arial Nova Light" w:hAnsi="Arial Nova Light"/>
          <w:sz w:val="18"/>
          <w:szCs w:val="18"/>
          <w:lang w:val="it-IT"/>
          <w:rPrChange w:id="76" w:author="Chika Hayashi" w:date="2026-03-17T07:41:00Z" w16du:dateUtc="2026-03-17T11:41:00Z">
            <w:rPr>
              <w:rFonts w:ascii="Arial Nova Light" w:hAnsi="Arial Nova Light"/>
              <w:sz w:val="18"/>
              <w:szCs w:val="18"/>
            </w:rPr>
          </w:rPrChange>
        </w:rPr>
        <w:t xml:space="preserve"> </w:t>
      </w:r>
    </w:p>
    <w:p w14:paraId="1EBBCD91" w14:textId="798112B4" w:rsidR="00300DB1" w:rsidRDefault="00B8394B" w:rsidP="00F96B89">
      <w:pPr>
        <w:pStyle w:val="NoSpacing"/>
        <w:ind w:left="426" w:right="6"/>
        <w:rPr>
          <w:ins w:id="77" w:author="Chika Hayashi" w:date="2026-03-17T08:16:00Z" w16du:dateUtc="2026-03-17T12:16:00Z"/>
        </w:rPr>
      </w:pPr>
      <w:r>
        <w:rPr>
          <w:noProof/>
        </w:rPr>
        <w:drawing>
          <wp:anchor distT="0" distB="0" distL="114300" distR="114300" simplePos="0" relativeHeight="251658242" behindDoc="0" locked="0" layoutInCell="1" allowOverlap="1" wp14:anchorId="7691F311" wp14:editId="0746A3CA">
            <wp:simplePos x="0" y="0"/>
            <wp:positionH relativeFrom="column">
              <wp:posOffset>100965</wp:posOffset>
            </wp:positionH>
            <wp:positionV relativeFrom="paragraph">
              <wp:posOffset>15875</wp:posOffset>
            </wp:positionV>
            <wp:extent cx="127000" cy="127000"/>
            <wp:effectExtent l="0" t="0" r="6350" b="6350"/>
            <wp:wrapNone/>
            <wp:docPr id="259046395" name="Graphic 6" descr="Worl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46395" name="Graphic 259046395" descr="World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127000" cy="127000"/>
                    </a:xfrm>
                    <a:prstGeom prst="rect">
                      <a:avLst/>
                    </a:prstGeom>
                  </pic:spPr>
                </pic:pic>
              </a:graphicData>
            </a:graphic>
            <wp14:sizeRelH relativeFrom="margin">
              <wp14:pctWidth>0</wp14:pctWidth>
            </wp14:sizeRelH>
            <wp14:sizeRelV relativeFrom="margin">
              <wp14:pctHeight>0</wp14:pctHeight>
            </wp14:sizeRelV>
          </wp:anchor>
        </w:drawing>
      </w:r>
      <w:r w:rsidR="00F96B89">
        <w:fldChar w:fldCharType="begin"/>
      </w:r>
      <w:r w:rsidR="00F96B89" w:rsidRPr="00583402">
        <w:rPr>
          <w:lang w:val="it-IT"/>
          <w:rPrChange w:id="78" w:author="Chika Hayashi" w:date="2026-03-17T07:41:00Z" w16du:dateUtc="2026-03-17T11:41:00Z">
            <w:rPr/>
          </w:rPrChange>
        </w:rPr>
        <w:instrText>HYPERLINK "https://www.who.int/teams/nutrition-and-food-safety"</w:instrText>
      </w:r>
      <w:r w:rsidR="00F96B89">
        <w:fldChar w:fldCharType="separate"/>
      </w:r>
      <w:r w:rsidR="00F96B89" w:rsidRPr="00583402">
        <w:rPr>
          <w:rStyle w:val="Hyperlink"/>
          <w:rFonts w:ascii="Arial Nova Light" w:hAnsi="Arial Nova Light"/>
          <w:sz w:val="18"/>
          <w:szCs w:val="18"/>
          <w:lang w:val="it-IT"/>
          <w:rPrChange w:id="79" w:author="Chika Hayashi" w:date="2026-03-17T07:41:00Z" w16du:dateUtc="2026-03-17T11:41:00Z">
            <w:rPr>
              <w:rStyle w:val="Hyperlink"/>
              <w:rFonts w:ascii="Arial Nova Light" w:hAnsi="Arial Nova Light"/>
              <w:sz w:val="18"/>
              <w:szCs w:val="18"/>
            </w:rPr>
          </w:rPrChange>
        </w:rPr>
        <w:t>https://www.who.int/teams/nutrition-and-food-safety</w:t>
      </w:r>
      <w:r w:rsidR="00F96B89">
        <w:fldChar w:fldCharType="end"/>
      </w:r>
    </w:p>
    <w:p w14:paraId="41F9DF80" w14:textId="77777777" w:rsidR="009632F5" w:rsidRDefault="009632F5" w:rsidP="00F96B89">
      <w:pPr>
        <w:pStyle w:val="NoSpacing"/>
        <w:ind w:left="426" w:right="6"/>
        <w:rPr>
          <w:ins w:id="80" w:author="Chika Hayashi" w:date="2026-03-17T08:16:00Z" w16du:dateUtc="2026-03-17T12:16:00Z"/>
        </w:rPr>
      </w:pPr>
    </w:p>
    <w:p w14:paraId="72EE1F4C" w14:textId="5130E04D" w:rsidR="009632F5" w:rsidRPr="00041627" w:rsidRDefault="009632F5" w:rsidP="009632F5">
      <w:pPr>
        <w:pStyle w:val="NoSpacing"/>
        <w:ind w:left="142" w:right="453"/>
        <w:rPr>
          <w:ins w:id="81" w:author="Chika Hayashi" w:date="2026-03-17T08:16:00Z" w16du:dateUtc="2026-03-17T12:16:00Z"/>
          <w:rFonts w:ascii="Arial Nova Light" w:hAnsi="Arial Nova Light"/>
          <w:lang w:val="en-GB"/>
        </w:rPr>
      </w:pPr>
      <w:ins w:id="82" w:author="Chika Hayashi" w:date="2026-03-17T08:16:00Z" w16du:dateUtc="2026-03-17T12:16:00Z">
        <w:r>
          <w:rPr>
            <w:rFonts w:ascii="Arial Nova Light" w:hAnsi="Arial Nova Light"/>
            <w:lang w:val="en-GB"/>
          </w:rPr>
          <w:t>Office of Strategy and Evidence</w:t>
        </w:r>
      </w:ins>
    </w:p>
    <w:p w14:paraId="3433955B" w14:textId="48537EB6" w:rsidR="009632F5" w:rsidRPr="00041627" w:rsidRDefault="00D746A3" w:rsidP="009632F5">
      <w:pPr>
        <w:pStyle w:val="NoSpacing"/>
        <w:ind w:left="142" w:right="453"/>
        <w:rPr>
          <w:ins w:id="83" w:author="Chika Hayashi" w:date="2026-03-17T08:16:00Z" w16du:dateUtc="2026-03-17T12:16:00Z"/>
          <w:rFonts w:ascii="Arial Nova Light" w:hAnsi="Arial Nova Light"/>
          <w:lang w:val="en-GB"/>
        </w:rPr>
      </w:pPr>
      <w:ins w:id="84" w:author="Chika Hayashi" w:date="2026-03-17T08:18:00Z" w16du:dateUtc="2026-03-17T12:18:00Z">
        <w:r>
          <w:rPr>
            <w:rFonts w:ascii="Arial Nova Light" w:hAnsi="Arial Nova Light"/>
            <w:lang w:val="en-GB"/>
          </w:rPr>
          <w:t>Data &amp; Analytics Section</w:t>
        </w:r>
      </w:ins>
    </w:p>
    <w:p w14:paraId="39F58985" w14:textId="3EB5D021" w:rsidR="009632F5" w:rsidRPr="00041627" w:rsidRDefault="009632F5" w:rsidP="009632F5">
      <w:pPr>
        <w:pStyle w:val="NoSpacing"/>
        <w:ind w:left="142" w:right="453"/>
        <w:rPr>
          <w:ins w:id="85" w:author="Chika Hayashi" w:date="2026-03-17T08:16:00Z" w16du:dateUtc="2026-03-17T12:16:00Z"/>
          <w:rFonts w:ascii="Arial Nova Light" w:hAnsi="Arial Nova Light"/>
          <w:lang w:val="en-GB"/>
        </w:rPr>
      </w:pPr>
      <w:ins w:id="86" w:author="Chika Hayashi" w:date="2026-03-17T08:16:00Z" w16du:dateUtc="2026-03-17T12:16:00Z">
        <w:r>
          <w:rPr>
            <w:rFonts w:ascii="Arial Nova Light" w:hAnsi="Arial Nova Light"/>
            <w:lang w:val="en-GB"/>
          </w:rPr>
          <w:t>UNICEF</w:t>
        </w:r>
      </w:ins>
      <w:ins w:id="87" w:author="Chika Hayashi" w:date="2026-03-17T08:19:00Z" w16du:dateUtc="2026-03-17T12:19:00Z">
        <w:r w:rsidR="00D746A3">
          <w:rPr>
            <w:rFonts w:ascii="Arial Nova Light" w:hAnsi="Arial Nova Light"/>
            <w:lang w:val="en-GB"/>
          </w:rPr>
          <w:t>-Innocenti</w:t>
        </w:r>
      </w:ins>
    </w:p>
    <w:p w14:paraId="793CED1A" w14:textId="79DF677D" w:rsidR="009632F5" w:rsidRPr="00A414F1" w:rsidRDefault="009632F5" w:rsidP="009632F5">
      <w:pPr>
        <w:pStyle w:val="NoSpacing"/>
        <w:rPr>
          <w:ins w:id="88" w:author="Chika Hayashi" w:date="2026-03-17T08:16:00Z" w16du:dateUtc="2026-03-17T12:16:00Z"/>
          <w:rFonts w:ascii="Arial Nova Light" w:hAnsi="Arial Nova Light"/>
          <w:sz w:val="18"/>
          <w:szCs w:val="18"/>
          <w:lang w:val="it-IT"/>
        </w:rPr>
      </w:pPr>
      <w:ins w:id="89" w:author="Chika Hayashi" w:date="2026-03-17T08:16:00Z" w16du:dateUtc="2026-03-17T12:16:00Z">
        <w:r>
          <w:rPr>
            <w:noProof/>
          </w:rPr>
          <w:drawing>
            <wp:anchor distT="0" distB="0" distL="114300" distR="114300" simplePos="0" relativeHeight="251660290" behindDoc="0" locked="0" layoutInCell="1" allowOverlap="1" wp14:anchorId="6F8C29D7" wp14:editId="6F2E1FED">
              <wp:simplePos x="0" y="0"/>
              <wp:positionH relativeFrom="column">
                <wp:posOffset>95885</wp:posOffset>
              </wp:positionH>
              <wp:positionV relativeFrom="paragraph">
                <wp:posOffset>13335</wp:posOffset>
              </wp:positionV>
              <wp:extent cx="133350" cy="133350"/>
              <wp:effectExtent l="0" t="0" r="0" b="0"/>
              <wp:wrapNone/>
              <wp:docPr id="2016748747" name="Graphic 5"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3945" name="Graphic 719493945" descr="Envelope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133350" cy="133350"/>
                      </a:xfrm>
                      <a:prstGeom prst="rect">
                        <a:avLst/>
                      </a:prstGeom>
                    </pic:spPr>
                  </pic:pic>
                </a:graphicData>
              </a:graphic>
              <wp14:sizeRelH relativeFrom="margin">
                <wp14:pctWidth>0</wp14:pctWidth>
              </wp14:sizeRelH>
              <wp14:sizeRelV relativeFrom="margin">
                <wp14:pctHeight>0</wp14:pctHeight>
              </wp14:sizeRelV>
            </wp:anchor>
          </w:drawing>
        </w:r>
        <w:r w:rsidRPr="00A414F1">
          <w:rPr>
            <w:rFonts w:ascii="Arial Nova Light" w:hAnsi="Arial Nova Light" w:cs="Noto Sans"/>
            <w:sz w:val="18"/>
            <w:szCs w:val="18"/>
            <w:lang w:val="it-IT"/>
          </w:rPr>
          <w:t xml:space="preserve">         </w:t>
        </w:r>
      </w:ins>
      <w:ins w:id="90" w:author="Chika Hayashi" w:date="2026-03-17T08:19:00Z" w16du:dateUtc="2026-03-17T12:19:00Z">
        <w:r w:rsidR="00EE2496" w:rsidRPr="00EE2496">
          <w:rPr>
            <w:rFonts w:ascii="Arial Nova Light" w:hAnsi="Arial Nova Light" w:cs="Noto Sans"/>
            <w:sz w:val="18"/>
            <w:szCs w:val="18"/>
            <w:lang w:val="it-IT"/>
            <w:rPrChange w:id="91" w:author="Chika Hayashi" w:date="2026-03-17T08:19:00Z" w16du:dateUtc="2026-03-17T12:19:00Z">
              <w:rPr>
                <w:rStyle w:val="Hyperlink"/>
                <w:rFonts w:ascii="Arial Nova Light" w:hAnsi="Arial Nova Light" w:cs="Noto Sans"/>
                <w:sz w:val="18"/>
                <w:szCs w:val="18"/>
                <w:lang w:val="it-IT"/>
              </w:rPr>
            </w:rPrChange>
          </w:rPr>
          <w:t>data</w:t>
        </w:r>
      </w:ins>
      <w:ins w:id="92" w:author="Chika Hayashi" w:date="2026-03-17T08:16:00Z" w16du:dateUtc="2026-03-17T12:16:00Z">
        <w:r w:rsidR="00EE2496" w:rsidRPr="00EE2496">
          <w:rPr>
            <w:rFonts w:ascii="Arial Nova Light" w:hAnsi="Arial Nova Light" w:cs="Noto Sans"/>
            <w:sz w:val="18"/>
            <w:szCs w:val="18"/>
            <w:lang w:val="it-IT"/>
            <w:rPrChange w:id="93" w:author="Chika Hayashi" w:date="2026-03-17T08:19:00Z" w16du:dateUtc="2026-03-17T12:19:00Z">
              <w:rPr>
                <w:rStyle w:val="Hyperlink"/>
                <w:rFonts w:ascii="Arial Nova Light" w:hAnsi="Arial Nova Light" w:cs="Noto Sans"/>
                <w:sz w:val="18"/>
                <w:szCs w:val="18"/>
                <w:lang w:val="it-IT"/>
              </w:rPr>
            </w:rPrChange>
          </w:rPr>
          <w:t>@</w:t>
        </w:r>
      </w:ins>
      <w:ins w:id="94" w:author="Chika Hayashi" w:date="2026-03-17T08:19:00Z" w16du:dateUtc="2026-03-17T12:19:00Z">
        <w:r w:rsidR="00EE2496">
          <w:rPr>
            <w:rFonts w:ascii="Arial Nova Light" w:hAnsi="Arial Nova Light" w:cs="Noto Sans"/>
            <w:sz w:val="18"/>
            <w:szCs w:val="18"/>
            <w:lang w:val="it-IT"/>
          </w:rPr>
          <w:t>unicef.org</w:t>
        </w:r>
      </w:ins>
    </w:p>
    <w:p w14:paraId="55E5BC68" w14:textId="20146F4D" w:rsidR="009632F5" w:rsidRPr="00583402" w:rsidRDefault="009632F5" w:rsidP="00F96B89">
      <w:pPr>
        <w:pStyle w:val="NoSpacing"/>
        <w:ind w:left="426" w:right="6"/>
        <w:rPr>
          <w:rFonts w:ascii="Arial Nova Light" w:hAnsi="Arial Nova Light"/>
          <w:sz w:val="18"/>
          <w:szCs w:val="18"/>
          <w:lang w:val="it-IT"/>
          <w:rPrChange w:id="95" w:author="Chika Hayashi" w:date="2026-03-17T07:41:00Z" w16du:dateUtc="2026-03-17T11:41:00Z">
            <w:rPr>
              <w:rFonts w:ascii="Arial Nova Light" w:hAnsi="Arial Nova Light"/>
              <w:sz w:val="18"/>
              <w:szCs w:val="18"/>
            </w:rPr>
          </w:rPrChange>
        </w:rPr>
      </w:pPr>
      <w:ins w:id="96" w:author="Chika Hayashi" w:date="2026-03-17T08:16:00Z" w16du:dateUtc="2026-03-17T12:16:00Z">
        <w:r>
          <w:rPr>
            <w:noProof/>
          </w:rPr>
          <w:drawing>
            <wp:anchor distT="0" distB="0" distL="114300" distR="114300" simplePos="0" relativeHeight="251661314" behindDoc="0" locked="0" layoutInCell="1" allowOverlap="1" wp14:anchorId="578BCCFE" wp14:editId="29441CE4">
              <wp:simplePos x="0" y="0"/>
              <wp:positionH relativeFrom="column">
                <wp:posOffset>100965</wp:posOffset>
              </wp:positionH>
              <wp:positionV relativeFrom="paragraph">
                <wp:posOffset>15875</wp:posOffset>
              </wp:positionV>
              <wp:extent cx="127000" cy="127000"/>
              <wp:effectExtent l="0" t="0" r="6350" b="6350"/>
              <wp:wrapNone/>
              <wp:docPr id="812864600" name="Graphic 6" descr="Worl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46395" name="Graphic 259046395" descr="World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127000" cy="127000"/>
                      </a:xfrm>
                      <a:prstGeom prst="rect">
                        <a:avLst/>
                      </a:prstGeom>
                    </pic:spPr>
                  </pic:pic>
                </a:graphicData>
              </a:graphic>
              <wp14:sizeRelH relativeFrom="margin">
                <wp14:pctWidth>0</wp14:pctWidth>
              </wp14:sizeRelH>
              <wp14:sizeRelV relativeFrom="margin">
                <wp14:pctHeight>0</wp14:pctHeight>
              </wp14:sizeRelV>
            </wp:anchor>
          </w:drawing>
        </w:r>
      </w:ins>
      <w:ins w:id="97" w:author="Chika Hayashi" w:date="2026-03-17T08:20:00Z" w16du:dateUtc="2026-03-17T12:20:00Z">
        <w:r w:rsidR="0043679E" w:rsidRPr="0043679E">
          <w:t xml:space="preserve"> </w:t>
        </w:r>
        <w:r w:rsidR="0043679E" w:rsidRPr="0043679E">
          <w:t>https://data.unicef.org/topic/nutrition/child-nutrition/</w:t>
        </w:r>
      </w:ins>
    </w:p>
    <w:p w14:paraId="54B5EE5A" w14:textId="422402DB" w:rsidR="00D562DC" w:rsidRPr="00583402" w:rsidRDefault="00D562DC" w:rsidP="005B034E">
      <w:pPr>
        <w:pStyle w:val="NoSpacing"/>
        <w:ind w:right="6"/>
        <w:rPr>
          <w:lang w:val="it-IT"/>
          <w:rPrChange w:id="98" w:author="Chika Hayashi" w:date="2026-03-17T07:41:00Z" w16du:dateUtc="2026-03-17T11:41:00Z">
            <w:rPr/>
          </w:rPrChange>
        </w:rPr>
      </w:pPr>
    </w:p>
    <w:p w14:paraId="448298BB" w14:textId="115E7FD0" w:rsidR="00D562DC" w:rsidRPr="00583402" w:rsidRDefault="00D562DC" w:rsidP="005B034E">
      <w:pPr>
        <w:pStyle w:val="NoSpacing"/>
        <w:ind w:right="6"/>
        <w:rPr>
          <w:lang w:val="it-IT"/>
          <w:rPrChange w:id="99" w:author="Chika Hayashi" w:date="2026-03-17T07:41:00Z" w16du:dateUtc="2026-03-17T11:41:00Z">
            <w:rPr/>
          </w:rPrChange>
        </w:rPr>
      </w:pPr>
    </w:p>
    <w:p w14:paraId="27ADCF4B" w14:textId="50EFB035" w:rsidR="00D562DC" w:rsidRPr="00583402" w:rsidRDefault="00D562DC" w:rsidP="005B034E">
      <w:pPr>
        <w:pStyle w:val="NoSpacing"/>
        <w:ind w:right="6"/>
        <w:rPr>
          <w:lang w:val="it-IT"/>
          <w:rPrChange w:id="100" w:author="Chika Hayashi" w:date="2026-03-17T07:41:00Z" w16du:dateUtc="2026-03-17T11:41:00Z">
            <w:rPr/>
          </w:rPrChange>
        </w:rPr>
      </w:pPr>
    </w:p>
    <w:p w14:paraId="6C3AF110" w14:textId="778D4D71" w:rsidR="00D562DC" w:rsidRPr="00583402" w:rsidRDefault="00D562DC" w:rsidP="005B034E">
      <w:pPr>
        <w:pStyle w:val="NoSpacing"/>
        <w:ind w:right="6"/>
        <w:rPr>
          <w:lang w:val="it-IT"/>
          <w:rPrChange w:id="101" w:author="Chika Hayashi" w:date="2026-03-17T07:41:00Z" w16du:dateUtc="2026-03-17T11:41:00Z">
            <w:rPr/>
          </w:rPrChange>
        </w:rPr>
      </w:pPr>
    </w:p>
    <w:p w14:paraId="062030A7" w14:textId="0DAA847E" w:rsidR="00D562DC" w:rsidRPr="00583402" w:rsidRDefault="00D562DC" w:rsidP="005B034E">
      <w:pPr>
        <w:pStyle w:val="NoSpacing"/>
        <w:ind w:right="6"/>
        <w:rPr>
          <w:lang w:val="it-IT"/>
          <w:rPrChange w:id="102" w:author="Chika Hayashi" w:date="2026-03-17T07:41:00Z" w16du:dateUtc="2026-03-17T11:41:00Z">
            <w:rPr/>
          </w:rPrChange>
        </w:rPr>
      </w:pPr>
    </w:p>
    <w:p w14:paraId="73694700" w14:textId="6B733F7E" w:rsidR="00D562DC" w:rsidRPr="00583402" w:rsidRDefault="00D562DC" w:rsidP="005B034E">
      <w:pPr>
        <w:pStyle w:val="NoSpacing"/>
        <w:ind w:right="6"/>
        <w:rPr>
          <w:lang w:val="it-IT"/>
          <w:rPrChange w:id="103" w:author="Chika Hayashi" w:date="2026-03-17T07:41:00Z" w16du:dateUtc="2026-03-17T11:41:00Z">
            <w:rPr/>
          </w:rPrChange>
        </w:rPr>
      </w:pPr>
    </w:p>
    <w:p w14:paraId="2A3DD9F5" w14:textId="77777777" w:rsidR="00D562DC" w:rsidRPr="00583402" w:rsidRDefault="00D562DC" w:rsidP="005B034E">
      <w:pPr>
        <w:pStyle w:val="NoSpacing"/>
        <w:ind w:right="6"/>
        <w:rPr>
          <w:lang w:val="it-IT"/>
          <w:rPrChange w:id="104" w:author="Chika Hayashi" w:date="2026-03-17T07:41:00Z" w16du:dateUtc="2026-03-17T11:41:00Z">
            <w:rPr/>
          </w:rPrChange>
        </w:rPr>
      </w:pPr>
    </w:p>
    <w:p w14:paraId="0DE933F8" w14:textId="77777777" w:rsidR="00D562DC" w:rsidRPr="00583402" w:rsidRDefault="00D562DC" w:rsidP="005B034E">
      <w:pPr>
        <w:pStyle w:val="NoSpacing"/>
        <w:ind w:right="6"/>
        <w:rPr>
          <w:lang w:val="it-IT"/>
          <w:rPrChange w:id="105" w:author="Chika Hayashi" w:date="2026-03-17T07:41:00Z" w16du:dateUtc="2026-03-17T11:41:00Z">
            <w:rPr/>
          </w:rPrChange>
        </w:rPr>
      </w:pPr>
    </w:p>
    <w:p w14:paraId="07FBD923" w14:textId="77777777" w:rsidR="00D562DC" w:rsidRPr="00583402" w:rsidRDefault="00D562DC" w:rsidP="005B034E">
      <w:pPr>
        <w:pStyle w:val="NoSpacing"/>
        <w:ind w:right="6"/>
        <w:rPr>
          <w:lang w:val="it-IT"/>
          <w:rPrChange w:id="106" w:author="Chika Hayashi" w:date="2026-03-17T07:41:00Z" w16du:dateUtc="2026-03-17T11:41:00Z">
            <w:rPr/>
          </w:rPrChange>
        </w:rPr>
      </w:pPr>
    </w:p>
    <w:p w14:paraId="33CB27BE" w14:textId="77777777" w:rsidR="00D562DC" w:rsidRPr="00583402" w:rsidRDefault="00D562DC" w:rsidP="005B034E">
      <w:pPr>
        <w:pStyle w:val="NoSpacing"/>
        <w:ind w:right="6"/>
        <w:rPr>
          <w:lang w:val="it-IT"/>
          <w:rPrChange w:id="107" w:author="Chika Hayashi" w:date="2026-03-17T07:41:00Z" w16du:dateUtc="2026-03-17T11:41:00Z">
            <w:rPr/>
          </w:rPrChange>
        </w:rPr>
      </w:pPr>
    </w:p>
    <w:p w14:paraId="5AA0B958" w14:textId="02E4B3AE" w:rsidR="00D562DC" w:rsidRPr="00583402" w:rsidRDefault="00D562DC" w:rsidP="005B034E">
      <w:pPr>
        <w:pStyle w:val="NoSpacing"/>
        <w:ind w:right="6"/>
        <w:rPr>
          <w:lang w:val="it-IT"/>
          <w:rPrChange w:id="108" w:author="Chika Hayashi" w:date="2026-03-17T07:41:00Z" w16du:dateUtc="2026-03-17T11:41:00Z">
            <w:rPr/>
          </w:rPrChange>
        </w:rPr>
      </w:pPr>
    </w:p>
    <w:p w14:paraId="2A86684F" w14:textId="77777777" w:rsidR="00D562DC" w:rsidRPr="00583402" w:rsidRDefault="00D562DC" w:rsidP="005B034E">
      <w:pPr>
        <w:pStyle w:val="NoSpacing"/>
        <w:ind w:right="6"/>
        <w:rPr>
          <w:lang w:val="it-IT"/>
          <w:rPrChange w:id="109" w:author="Chika Hayashi" w:date="2026-03-17T07:41:00Z" w16du:dateUtc="2026-03-17T11:41:00Z">
            <w:rPr/>
          </w:rPrChange>
        </w:rPr>
      </w:pPr>
    </w:p>
    <w:p w14:paraId="5301FDE2" w14:textId="77777777" w:rsidR="00D562DC" w:rsidRPr="00583402" w:rsidRDefault="00D562DC" w:rsidP="005B034E">
      <w:pPr>
        <w:pStyle w:val="NoSpacing"/>
        <w:ind w:right="6"/>
        <w:rPr>
          <w:lang w:val="it-IT"/>
          <w:rPrChange w:id="110" w:author="Chika Hayashi" w:date="2026-03-17T07:41:00Z" w16du:dateUtc="2026-03-17T11:41:00Z">
            <w:rPr/>
          </w:rPrChange>
        </w:rPr>
      </w:pPr>
    </w:p>
    <w:p w14:paraId="51E2B83B" w14:textId="77777777" w:rsidR="00D562DC" w:rsidRPr="00583402" w:rsidRDefault="00D562DC" w:rsidP="005B034E">
      <w:pPr>
        <w:pStyle w:val="NoSpacing"/>
        <w:ind w:right="6"/>
        <w:rPr>
          <w:lang w:val="it-IT"/>
          <w:rPrChange w:id="111" w:author="Chika Hayashi" w:date="2026-03-17T07:41:00Z" w16du:dateUtc="2026-03-17T11:41:00Z">
            <w:rPr/>
          </w:rPrChange>
        </w:rPr>
      </w:pPr>
    </w:p>
    <w:p w14:paraId="1D97E56F" w14:textId="77777777" w:rsidR="00D562DC" w:rsidRPr="00583402" w:rsidRDefault="00D562DC" w:rsidP="005B034E">
      <w:pPr>
        <w:pStyle w:val="NoSpacing"/>
        <w:ind w:right="6"/>
        <w:rPr>
          <w:lang w:val="it-IT"/>
          <w:rPrChange w:id="112" w:author="Chika Hayashi" w:date="2026-03-17T07:41:00Z" w16du:dateUtc="2026-03-17T11:41:00Z">
            <w:rPr/>
          </w:rPrChange>
        </w:rPr>
      </w:pPr>
    </w:p>
    <w:p w14:paraId="0CF8B5CE" w14:textId="08E56B52" w:rsidR="00D562DC" w:rsidRPr="00583402" w:rsidRDefault="00D562DC" w:rsidP="005B034E">
      <w:pPr>
        <w:pStyle w:val="NoSpacing"/>
        <w:ind w:right="6"/>
        <w:rPr>
          <w:lang w:val="it-IT"/>
          <w:rPrChange w:id="113" w:author="Chika Hayashi" w:date="2026-03-17T07:41:00Z" w16du:dateUtc="2026-03-17T11:41:00Z">
            <w:rPr/>
          </w:rPrChange>
        </w:rPr>
      </w:pPr>
    </w:p>
    <w:sectPr w:rsidR="00D562DC" w:rsidRPr="00583402" w:rsidSect="00995DD1">
      <w:type w:val="continuous"/>
      <w:pgSz w:w="12240" w:h="15840"/>
      <w:pgMar w:top="1440" w:right="1080" w:bottom="1440" w:left="1080" w:header="720" w:footer="720" w:gutter="0"/>
      <w:cols w:num="2" w:space="10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l Conkle" w:date="2026-03-13T10:47:00Z" w:initials="JC">
    <w:p w14:paraId="2D7E4A7E" w14:textId="77777777" w:rsidR="009C5591" w:rsidRDefault="009C5591" w:rsidP="009C5591">
      <w:pPr>
        <w:pStyle w:val="CommentText"/>
      </w:pPr>
      <w:r>
        <w:rPr>
          <w:rStyle w:val="CommentReference"/>
        </w:rPr>
        <w:annotationRef/>
      </w:r>
      <w:r>
        <w:t xml:space="preserve">Overall very clear and makes it easy to implement. </w:t>
      </w:r>
    </w:p>
    <w:p w14:paraId="60FC9CC9" w14:textId="77777777" w:rsidR="009C5591" w:rsidRDefault="009C5591" w:rsidP="009C5591">
      <w:pPr>
        <w:pStyle w:val="CommentText"/>
      </w:pPr>
    </w:p>
    <w:p w14:paraId="76BA5164" w14:textId="77777777" w:rsidR="009C5591" w:rsidRDefault="009C5591" w:rsidP="009C5591">
      <w:pPr>
        <w:pStyle w:val="CommentText"/>
      </w:pPr>
      <w:r>
        <w:t>Only technical question is on reversing exclusive breastfeeding. By reversing we make sure that AARR gives diminishing absolute change over time (assuming there is progress), which is nice because it is more realistic than the opposite of exponential growth.  Is it worth applying the same logic at country/aggregate level, where if a country is not progressing we reverse the indicator to make projections with no exponential growth (and then convert back to original indicator). If we are only projecting out a few years, it probably makes no difference, but if we project out further it could have a substantial impact.</w:t>
      </w:r>
    </w:p>
  </w:comment>
  <w:comment w:id="1" w:author="BORGHI, Elaine" w:date="2026-03-13T11:55:00Z" w:initials="BE">
    <w:p w14:paraId="24A0AA49" w14:textId="1A34807F" w:rsidR="00A610B0" w:rsidRDefault="00A610B0">
      <w:pPr>
        <w:pStyle w:val="CommentText"/>
      </w:pPr>
      <w:r>
        <w:rPr>
          <w:rStyle w:val="CommentReference"/>
        </w:rPr>
        <w:annotationRef/>
      </w:r>
      <w:r w:rsidRPr="7F7957CD">
        <w:t xml:space="preserve">Thaks Joel. These rules are only about progress assessment,  and for EBF that has always been done, reversing. But in terms of presenting trend on the targets, end EBF rates are always depicted at the originla scale. </w:t>
      </w:r>
    </w:p>
  </w:comment>
  <w:comment w:id="2" w:author="Vrinda Mehra" w:date="2026-03-16T15:17:00Z" w:initials="VM">
    <w:p w14:paraId="1C2FE637" w14:textId="77777777" w:rsidR="00022866" w:rsidRDefault="00095048" w:rsidP="00022866">
      <w:pPr>
        <w:pStyle w:val="CommentText"/>
      </w:pPr>
      <w:r>
        <w:rPr>
          <w:rStyle w:val="CommentReference"/>
        </w:rPr>
        <w:annotationRef/>
      </w:r>
      <w:r w:rsidR="00022866">
        <w:t xml:space="preserve">Is a word missing? </w:t>
      </w:r>
    </w:p>
  </w:comment>
  <w:comment w:id="3" w:author="Vrinda Mehra" w:date="2026-03-16T15:24:00Z" w:initials="VM">
    <w:p w14:paraId="66EB4EB5" w14:textId="77777777" w:rsidR="000C6029" w:rsidRDefault="00B63D82" w:rsidP="000C6029">
      <w:pPr>
        <w:pStyle w:val="CommentText"/>
      </w:pPr>
      <w:r>
        <w:rPr>
          <w:rStyle w:val="CommentReference"/>
        </w:rPr>
        <w:annotationRef/>
      </w:r>
      <w:r w:rsidR="000C6029">
        <w:t xml:space="preserve">Although the assessment is based on NEBF, perhaps we should mention the actual target that was ratified by WHA i.e. </w:t>
      </w:r>
      <w:r w:rsidR="000C6029">
        <w:rPr>
          <w:color w:val="3C4245"/>
          <w:highlight w:val="white"/>
        </w:rPr>
        <w:t> Increase the rate of exclusive breastfeeding in the first 6 months up to at least 60%</w:t>
      </w:r>
      <w:r w:rsidR="000C6029">
        <w:t xml:space="preserve"> . </w:t>
      </w:r>
    </w:p>
    <w:p w14:paraId="6C3760E6" w14:textId="77777777" w:rsidR="000C6029" w:rsidRDefault="000C6029" w:rsidP="000C6029">
      <w:pPr>
        <w:pStyle w:val="CommentText"/>
      </w:pPr>
    </w:p>
    <w:p w14:paraId="593CBDD2" w14:textId="77777777" w:rsidR="000C6029" w:rsidRDefault="000C6029" w:rsidP="000C6029">
      <w:pPr>
        <w:pStyle w:val="CommentText"/>
      </w:pPr>
      <w:r>
        <w:t>Or we can mention the actual target (and in brackets present NEBF).</w:t>
      </w:r>
    </w:p>
  </w:comment>
  <w:comment w:id="4" w:author="Chika Hayashi" w:date="2026-03-17T07:41:00Z" w:initials="CH">
    <w:p w14:paraId="1E7F87CC" w14:textId="77777777" w:rsidR="00583402" w:rsidRDefault="00583402" w:rsidP="00583402">
      <w:pPr>
        <w:pStyle w:val="CommentText"/>
      </w:pPr>
      <w:r>
        <w:rPr>
          <w:rStyle w:val="CommentReference"/>
        </w:rPr>
        <w:annotationRef/>
      </w:r>
      <w:r>
        <w:t>I’m not sure if this order is set in stone based on some other documents, but it would be easier to absorb if you can put the OW and WA next to each other as they’re opposite sides of the spectrum and at 5%</w:t>
      </w:r>
    </w:p>
  </w:comment>
  <w:comment w:id="5" w:author="Vrinda Mehra" w:date="2026-03-16T15:50:00Z" w:initials="VM">
    <w:p w14:paraId="0B1D7F27" w14:textId="19C08359" w:rsidR="000F4D97" w:rsidRDefault="00DE32B0" w:rsidP="000F4D97">
      <w:pPr>
        <w:pStyle w:val="CommentText"/>
      </w:pPr>
      <w:r>
        <w:rPr>
          <w:rStyle w:val="CommentReference"/>
        </w:rPr>
        <w:annotationRef/>
      </w:r>
      <w:r w:rsidR="000F4D97">
        <w:t xml:space="preserve">Shouldn’t we preface the 2 criteria to say for non-modeled/survey-based estimates of EBF and wasting as it only applies in those cases? </w:t>
      </w:r>
    </w:p>
    <w:p w14:paraId="5631BDC6" w14:textId="77777777" w:rsidR="000F4D97" w:rsidRDefault="000F4D97" w:rsidP="000F4D97">
      <w:pPr>
        <w:pStyle w:val="CommentText"/>
      </w:pPr>
      <w:r>
        <w:t>And then add criteria 3 of using modeled estimates for the year 2012 for all other indicators.</w:t>
      </w:r>
    </w:p>
  </w:comment>
  <w:comment w:id="10" w:author="Chika Hayashi" w:date="2026-03-17T07:45:00Z" w:initials="CH">
    <w:p w14:paraId="19A651A7" w14:textId="77777777" w:rsidR="006C02A1" w:rsidRDefault="006C02A1" w:rsidP="006C02A1">
      <w:pPr>
        <w:pStyle w:val="CommentText"/>
      </w:pPr>
      <w:r>
        <w:rPr>
          <w:rStyle w:val="CommentReference"/>
        </w:rPr>
        <w:annotationRef/>
      </w:r>
      <w:r>
        <w:t>The target is still the number for stunting.</w:t>
      </w:r>
    </w:p>
    <w:p w14:paraId="159302DF" w14:textId="77777777" w:rsidR="006C02A1" w:rsidRDefault="006C02A1" w:rsidP="006C02A1">
      <w:pPr>
        <w:pStyle w:val="CommentText"/>
      </w:pPr>
      <w:r>
        <w:t>Maybe you can delete the word prevalence and it should work.</w:t>
      </w:r>
    </w:p>
  </w:comment>
  <w:comment w:id="12" w:author="Chika Hayashi" w:date="2026-03-17T07:50:00Z" w:initials="CH">
    <w:p w14:paraId="252C005E" w14:textId="77777777" w:rsidR="00BF083B" w:rsidRDefault="00BF083B" w:rsidP="00BF083B">
      <w:pPr>
        <w:pStyle w:val="CommentText"/>
      </w:pPr>
      <w:r>
        <w:rPr>
          <w:rStyle w:val="CommentReference"/>
        </w:rPr>
        <w:annotationRef/>
      </w:r>
      <w:r>
        <w:t>For all the years before 2030, you can be on track without reaching these levels, and maybe a different name would make it clearer. Maybe “on target”?</w:t>
      </w:r>
    </w:p>
  </w:comment>
  <w:comment w:id="16" w:author="Chika Hayashi" w:date="2026-03-17T08:11:00Z" w:initials="CH">
    <w:p w14:paraId="3C4804CB" w14:textId="77777777" w:rsidR="00071144" w:rsidRDefault="00071144" w:rsidP="00071144">
      <w:pPr>
        <w:pStyle w:val="CommentText"/>
      </w:pPr>
      <w:r>
        <w:rPr>
          <w:rStyle w:val="CommentReference"/>
        </w:rPr>
        <w:annotationRef/>
      </w:r>
      <w:r>
        <w:t>Below, or ”on or below”?</w:t>
      </w:r>
    </w:p>
  </w:comment>
  <w:comment w:id="27" w:author="BORGHI, Elaine" w:date="2026-03-13T11:38:00Z" w:initials="BE">
    <w:p w14:paraId="0CCF4523" w14:textId="0EFC9E95" w:rsidR="00627D15" w:rsidRDefault="00627D15">
      <w:pPr>
        <w:pStyle w:val="CommentText"/>
      </w:pPr>
      <w:r>
        <w:rPr>
          <w:rStyle w:val="CommentReference"/>
        </w:rPr>
        <w:annotationRef/>
      </w:r>
      <w:r w:rsidRPr="5E4B2106">
        <w:t>Good alternative text. Thanks.</w:t>
      </w:r>
    </w:p>
  </w:comment>
  <w:comment w:id="19" w:author="Chika Hayashi" w:date="2026-03-17T07:56:00Z" w:initials="CH">
    <w:p w14:paraId="1C47B319" w14:textId="77777777" w:rsidR="006F7B98" w:rsidRDefault="006F7B98" w:rsidP="006F7B98">
      <w:pPr>
        <w:pStyle w:val="CommentText"/>
      </w:pPr>
      <w:r>
        <w:rPr>
          <w:rStyle w:val="CommentReference"/>
        </w:rPr>
        <w:annotationRef/>
      </w:r>
      <w:r>
        <w:t>Wordy.  I think just say “same as the 2030 targets.”</w:t>
      </w:r>
    </w:p>
  </w:comment>
  <w:comment w:id="29" w:author="Chika Hayashi" w:date="2026-03-17T07:51:00Z" w:initials="CH">
    <w:p w14:paraId="22F4F439" w14:textId="77F252C1" w:rsidR="00041354" w:rsidRDefault="00041354" w:rsidP="00041354">
      <w:pPr>
        <w:pStyle w:val="CommentText"/>
      </w:pPr>
      <w:r>
        <w:rPr>
          <w:rStyle w:val="CommentReference"/>
        </w:rPr>
        <w:annotationRef/>
      </w:r>
      <w:r>
        <w:t>Should we try to make this 5%?</w:t>
      </w:r>
    </w:p>
  </w:comment>
  <w:comment w:id="28" w:author="Vrinda Mehra" w:date="2026-03-16T16:27:00Z" w:initials="VM">
    <w:p w14:paraId="21F4DCDC" w14:textId="33FDC1F0" w:rsidR="002900B8" w:rsidRDefault="002900B8" w:rsidP="002900B8">
      <w:pPr>
        <w:pStyle w:val="CommentText"/>
      </w:pPr>
      <w:r>
        <w:rPr>
          <w:rStyle w:val="CommentReference"/>
        </w:rPr>
        <w:annotationRef/>
      </w:r>
      <w:r>
        <w:t>To make it crystal clear, can add a column in table 2 titled target based on and add relative reduction and absolute targets in front of the relevant indicators.</w:t>
      </w:r>
    </w:p>
  </w:comment>
  <w:comment w:id="31" w:author="Chika Hayashi" w:date="2026-03-17T08:00:00Z" w:initials="CH">
    <w:p w14:paraId="22379173" w14:textId="77777777" w:rsidR="001457BD" w:rsidRDefault="001457BD" w:rsidP="001457BD">
      <w:pPr>
        <w:pStyle w:val="CommentText"/>
      </w:pPr>
      <w:r>
        <w:rPr>
          <w:rStyle w:val="CommentReference"/>
        </w:rPr>
        <w:annotationRef/>
      </w:r>
      <w:r>
        <w:t>Why current prev level? Is it because it can be &lt; than the Table 2 %? I think some more words to explain can be helpful</w:t>
      </w:r>
    </w:p>
  </w:comment>
  <w:comment w:id="32" w:author="Chika Hayashi" w:date="2026-03-17T08:05:00Z" w:initials="CH">
    <w:p w14:paraId="5AB6E76F" w14:textId="77777777" w:rsidR="00C026C8" w:rsidRDefault="00C026C8" w:rsidP="00C026C8">
      <w:pPr>
        <w:pStyle w:val="CommentText"/>
      </w:pPr>
      <w:r>
        <w:rPr>
          <w:rStyle w:val="CommentReference"/>
        </w:rPr>
        <w:annotationRef/>
      </w:r>
      <w:r>
        <w:t>Not sure why this sentence is added, are we trying to say that we only need 2 but we are using all?</w:t>
      </w:r>
    </w:p>
  </w:comment>
  <w:comment w:id="33" w:author="Joel Conkle" w:date="2026-03-04T14:36:00Z" w:initials="JC">
    <w:p w14:paraId="7BA370F0" w14:textId="7635E572" w:rsidR="00C837A7" w:rsidRDefault="00C837A7" w:rsidP="00C837A7">
      <w:pPr>
        <w:pStyle w:val="CommentText"/>
      </w:pPr>
      <w:r>
        <w:rPr>
          <w:rStyle w:val="CommentReference"/>
        </w:rPr>
        <w:annotationRef/>
      </w:r>
      <w:r>
        <w:t>I tried to re-word because I didn’t really understand it. I’m not sure if this is the same meaning.</w:t>
      </w:r>
    </w:p>
  </w:comment>
  <w:comment w:id="34" w:author="BORGHI, Elaine" w:date="2026-03-13T11:41:00Z" w:initials="BE">
    <w:p w14:paraId="486D3BE4" w14:textId="42FBE9D7" w:rsidR="00520B03" w:rsidRDefault="00520B03">
      <w:pPr>
        <w:pStyle w:val="CommentText"/>
      </w:pPr>
      <w:r>
        <w:rPr>
          <w:rStyle w:val="CommentReference"/>
        </w:rPr>
        <w:annotationRef/>
      </w:r>
      <w:r w:rsidRPr="68DCBAAA">
        <w:t xml:space="preserve">The terminology comes from our current techncial note - "Latest estimates" is one of the depicted statistics. The idea here is to clarify how it is determined. Let's consider your suggestions wihtout changing what we have being used. </w:t>
      </w:r>
    </w:p>
  </w:comment>
  <w:comment w:id="35" w:author="Vrinda Mehra" w:date="2026-03-16T16:23:00Z" w:initials="VM">
    <w:p w14:paraId="09CC9DF3" w14:textId="77777777" w:rsidR="001966C1" w:rsidRDefault="001966C1" w:rsidP="001966C1">
      <w:pPr>
        <w:pStyle w:val="CommentText"/>
      </w:pPr>
      <w:r>
        <w:rPr>
          <w:rStyle w:val="CommentReference"/>
        </w:rPr>
        <w:annotationRef/>
      </w:r>
      <w:r>
        <w:t>Move this after defining the baseline so that the terminologies are clarified up top.</w:t>
      </w:r>
    </w:p>
  </w:comment>
  <w:comment w:id="49" w:author="Vrinda Mehra" w:date="2026-03-16T16:16:00Z" w:initials="VM">
    <w:p w14:paraId="26F35CE6" w14:textId="6C3F9F29" w:rsidR="000D283E" w:rsidRDefault="000D283E" w:rsidP="000D283E">
      <w:pPr>
        <w:pStyle w:val="CommentText"/>
      </w:pPr>
      <w:r>
        <w:rPr>
          <w:rStyle w:val="CommentReference"/>
        </w:rPr>
        <w:annotationRef/>
      </w:r>
      <w:r>
        <w:t>Suggest swapping this with number 6. Would flow better if we first introduce the categories and then people can follow that buffers are only for 1 progress assessment category.</w:t>
      </w:r>
    </w:p>
  </w:comment>
  <w:comment w:id="50" w:author="Joel Conkle" w:date="2026-03-04T14:45:00Z" w:initials="JC">
    <w:p w14:paraId="14B82634" w14:textId="05BD291F" w:rsidR="00582AAB" w:rsidRDefault="00582AAB" w:rsidP="00582AAB">
      <w:pPr>
        <w:pStyle w:val="CommentText"/>
      </w:pPr>
      <w:r>
        <w:rPr>
          <w:rStyle w:val="CommentReference"/>
        </w:rPr>
        <w:annotationRef/>
      </w:r>
      <w:r>
        <w:t>The categories are already listed in Table 3.</w:t>
      </w:r>
    </w:p>
  </w:comment>
  <w:comment w:id="51" w:author="BORGHI, Elaine" w:date="2026-03-13T11:43:00Z" w:initials="BE">
    <w:p w14:paraId="43A64C3C" w14:textId="27B72E06" w:rsidR="00FB399A" w:rsidRDefault="00FB399A">
      <w:pPr>
        <w:pStyle w:val="CommentText"/>
      </w:pPr>
      <w:r>
        <w:rPr>
          <w:rStyle w:val="CommentReference"/>
        </w:rPr>
        <w:annotationRef/>
      </w:r>
      <w:r w:rsidRPr="56E92CC6">
        <w:t>Table 3 is about the buffer only - uncertainty around on or off track categories.</w:t>
      </w:r>
    </w:p>
  </w:comment>
  <w:comment w:id="52" w:author="Joel Conkle" w:date="2026-03-13T11:56:00Z" w:initials="JC">
    <w:p w14:paraId="5FF6A722" w14:textId="77777777" w:rsidR="00033134" w:rsidRDefault="00033134" w:rsidP="00033134">
      <w:pPr>
        <w:pStyle w:val="CommentText"/>
      </w:pPr>
      <w:r>
        <w:rPr>
          <w:rStyle w:val="CommentReference"/>
        </w:rPr>
        <w:annotationRef/>
      </w:r>
      <w:r>
        <w:t>Oh, maybe table 4 is in wrong place?</w:t>
      </w:r>
    </w:p>
  </w:comment>
  <w:comment w:id="53" w:author="Chika Hayashi" w:date="2026-03-17T08:40:00Z" w:initials="CH">
    <w:p w14:paraId="2F3CF72D" w14:textId="77777777" w:rsidR="00851094" w:rsidRDefault="00851094" w:rsidP="00851094">
      <w:pPr>
        <w:pStyle w:val="CommentText"/>
      </w:pPr>
      <w:r>
        <w:rPr>
          <w:rStyle w:val="CommentReference"/>
        </w:rPr>
        <w:annotationRef/>
      </w:r>
      <w:r>
        <w:t>I think this refers to the table on the left,? Or if not, it’s missing a table</w:t>
      </w:r>
    </w:p>
  </w:comment>
  <w:comment w:id="54" w:author="Chika Hayashi" w:date="2026-03-17T08:15:00Z" w:initials="CH">
    <w:p w14:paraId="484601C3" w14:textId="1731E166" w:rsidR="006011E6" w:rsidRDefault="006011E6" w:rsidP="006011E6">
      <w:pPr>
        <w:pStyle w:val="CommentText"/>
      </w:pPr>
      <w:r>
        <w:rPr>
          <w:rStyle w:val="CommentReference"/>
        </w:rPr>
        <w:annotationRef/>
      </w:r>
      <w:r>
        <w:t>This table is key, I’m wondering whether it should be displayed upfront  and then all the explanation may make more sense/easier to digest after having seen this table</w:t>
      </w:r>
    </w:p>
  </w:comment>
  <w:comment w:id="55" w:author="Chika Hayashi" w:date="2026-03-17T08:16:00Z" w:initials="CH">
    <w:p w14:paraId="161E2158" w14:textId="77777777" w:rsidR="00FC1511" w:rsidRDefault="00FC1511" w:rsidP="00FC1511">
      <w:pPr>
        <w:pStyle w:val="CommentText"/>
      </w:pPr>
      <w:r>
        <w:rPr>
          <w:rStyle w:val="CommentReference"/>
        </w:rPr>
        <w:annotationRef/>
      </w:r>
      <w:r>
        <w:t>Will we not have the target met category for 2030?</w:t>
      </w:r>
    </w:p>
  </w:comment>
  <w:comment w:id="56" w:author="Chika Hayashi" w:date="2026-03-17T08:14:00Z" w:initials="CH">
    <w:p w14:paraId="3DE15EFB" w14:textId="7B3D39F3" w:rsidR="00A31FC5" w:rsidRDefault="00A31FC5" w:rsidP="00A31FC5">
      <w:pPr>
        <w:pStyle w:val="CommentText"/>
      </w:pPr>
      <w:r>
        <w:rPr>
          <w:rStyle w:val="CommentReference"/>
        </w:rPr>
        <w:annotationRef/>
      </w:r>
      <w:r>
        <w:t>Assuming we are using the modelled estimates?  (Vrinda had a comment earlier to explicitly mention this earlier, and that would be important)</w:t>
      </w:r>
    </w:p>
  </w:comment>
  <w:comment w:id="57" w:author="Chika Hayashi" w:date="2026-03-17T08:39:00Z" w:initials="CH">
    <w:p w14:paraId="7B43B927" w14:textId="77777777" w:rsidR="009035FA" w:rsidRDefault="009035FA" w:rsidP="009035FA">
      <w:pPr>
        <w:pStyle w:val="CommentText"/>
      </w:pPr>
      <w:r>
        <w:rPr>
          <w:rStyle w:val="CommentReference"/>
        </w:rPr>
        <w:annotationRef/>
      </w:r>
      <w:r>
        <w:t>Already mentioned above, but on target may be better, to not confuse with other on-track prev which can exist</w:t>
      </w:r>
    </w:p>
  </w:comment>
  <w:comment w:id="62" w:author="Chika Hayashi" w:date="2026-03-17T08:41:00Z" w:initials="CH">
    <w:p w14:paraId="6A818052" w14:textId="77777777" w:rsidR="007A71A3" w:rsidRDefault="007A71A3" w:rsidP="007A71A3">
      <w:pPr>
        <w:pStyle w:val="CommentText"/>
      </w:pPr>
      <w:r>
        <w:rPr>
          <w:rStyle w:val="CommentReference"/>
        </w:rPr>
        <w:annotationRef/>
      </w:r>
      <w:r>
        <w:t>I think this outlines it pretty well, and everyone would appreciate a short document.</w:t>
      </w:r>
    </w:p>
    <w:p w14:paraId="3C5A35DD" w14:textId="77777777" w:rsidR="007A71A3" w:rsidRDefault="007A71A3" w:rsidP="007A71A3">
      <w:pPr>
        <w:pStyle w:val="CommentText"/>
      </w:pPr>
      <w:r>
        <w:t>A longer one will be helpful if practical, and also to explain the buffer or show the evidence behind it unless we keep on referring to the old document, but I prefer to have a clean updated one we use moving forward.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BA5164" w15:done="0"/>
  <w15:commentEx w15:paraId="24A0AA49" w15:paraIdParent="76BA5164" w15:done="0"/>
  <w15:commentEx w15:paraId="1C2FE637" w15:done="0"/>
  <w15:commentEx w15:paraId="593CBDD2" w15:done="0"/>
  <w15:commentEx w15:paraId="1E7F87CC" w15:done="0"/>
  <w15:commentEx w15:paraId="5631BDC6" w15:done="0"/>
  <w15:commentEx w15:paraId="159302DF" w15:done="0"/>
  <w15:commentEx w15:paraId="252C005E" w15:done="0"/>
  <w15:commentEx w15:paraId="3C4804CB" w15:done="0"/>
  <w15:commentEx w15:paraId="0CCF4523" w15:done="0"/>
  <w15:commentEx w15:paraId="1C47B319" w15:done="0"/>
  <w15:commentEx w15:paraId="22F4F439" w15:done="0"/>
  <w15:commentEx w15:paraId="21F4DCDC" w15:done="0"/>
  <w15:commentEx w15:paraId="22379173" w15:done="0"/>
  <w15:commentEx w15:paraId="5AB6E76F" w15:done="0"/>
  <w15:commentEx w15:paraId="7BA370F0" w15:done="0"/>
  <w15:commentEx w15:paraId="486D3BE4" w15:paraIdParent="7BA370F0" w15:done="0"/>
  <w15:commentEx w15:paraId="09CC9DF3" w15:done="0"/>
  <w15:commentEx w15:paraId="26F35CE6" w15:done="0"/>
  <w15:commentEx w15:paraId="14B82634" w15:done="0"/>
  <w15:commentEx w15:paraId="43A64C3C" w15:paraIdParent="14B82634" w15:done="0"/>
  <w15:commentEx w15:paraId="5FF6A722" w15:paraIdParent="14B82634" w15:done="0"/>
  <w15:commentEx w15:paraId="2F3CF72D" w15:done="0"/>
  <w15:commentEx w15:paraId="484601C3" w15:done="0"/>
  <w15:commentEx w15:paraId="161E2158" w15:done="0"/>
  <w15:commentEx w15:paraId="3DE15EFB" w15:done="0"/>
  <w15:commentEx w15:paraId="7B43B927" w15:done="0"/>
  <w15:commentEx w15:paraId="3C5A35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FAD1F2" w16cex:dateUtc="2026-03-13T09:47:00Z"/>
  <w16cex:commentExtensible w16cex:durableId="4C2F0271" w16cex:dateUtc="2026-03-13T10:55:00Z"/>
  <w16cex:commentExtensible w16cex:durableId="0015FD29" w16cex:dateUtc="2026-03-16T14:17:00Z"/>
  <w16cex:commentExtensible w16cex:durableId="0992E65B" w16cex:dateUtc="2026-03-16T14:24:00Z"/>
  <w16cex:commentExtensible w16cex:durableId="5415E55F" w16cex:dateUtc="2026-03-17T11:41:00Z"/>
  <w16cex:commentExtensible w16cex:durableId="0E99723D" w16cex:dateUtc="2026-03-16T14:50:00Z">
    <w16cex:extLst>
      <w16:ext w16:uri="{CE6994B0-6A32-4C9F-8C6B-6E91EDA988CE}">
        <cr:reactions xmlns:cr="http://schemas.microsoft.com/office/comments/2020/reactions">
          <cr:reaction reactionType="1">
            <cr:reactionInfo dateUtc="2026-03-17T11:43:58Z">
              <cr:user userId="S::chayashi@unicef.org::2eb81348-b8cc-46f6-983c-40067d7e3b97" userProvider="AD" userName="Chika Hayashi"/>
            </cr:reactionInfo>
          </cr:reaction>
        </cr:reactions>
      </w16:ext>
    </w16cex:extLst>
  </w16cex:commentExtensible>
  <w16cex:commentExtensible w16cex:durableId="558059E6" w16cex:dateUtc="2026-03-17T11:45:00Z"/>
  <w16cex:commentExtensible w16cex:durableId="54031ED7" w16cex:dateUtc="2026-03-17T11:50:00Z"/>
  <w16cex:commentExtensible w16cex:durableId="61C518F2" w16cex:dateUtc="2026-03-17T12:11:00Z"/>
  <w16cex:commentExtensible w16cex:durableId="018C9E68" w16cex:dateUtc="2026-03-13T10:38:00Z"/>
  <w16cex:commentExtensible w16cex:durableId="09AA0B34" w16cex:dateUtc="2026-03-17T11:56:00Z"/>
  <w16cex:commentExtensible w16cex:durableId="7529DED7" w16cex:dateUtc="2026-03-17T11:51:00Z"/>
  <w16cex:commentExtensible w16cex:durableId="0CB06BBC" w16cex:dateUtc="2026-03-16T15:27:00Z"/>
  <w16cex:commentExtensible w16cex:durableId="04DE16D0" w16cex:dateUtc="2026-03-17T12:00:00Z"/>
  <w16cex:commentExtensible w16cex:durableId="114DDD7A" w16cex:dateUtc="2026-03-17T12:05:00Z"/>
  <w16cex:commentExtensible w16cex:durableId="72035D8A" w16cex:dateUtc="2026-03-04T13:36:00Z"/>
  <w16cex:commentExtensible w16cex:durableId="7C8049BF" w16cex:dateUtc="2026-03-13T10:41:00Z"/>
  <w16cex:commentExtensible w16cex:durableId="507567A0" w16cex:dateUtc="2026-03-16T15:23:00Z"/>
  <w16cex:commentExtensible w16cex:durableId="6319552A" w16cex:dateUtc="2026-03-16T15:16:00Z"/>
  <w16cex:commentExtensible w16cex:durableId="1A74854D" w16cex:dateUtc="2026-03-04T13:45:00Z"/>
  <w16cex:commentExtensible w16cex:durableId="0FD3EFCA" w16cex:dateUtc="2026-03-13T10:43:00Z"/>
  <w16cex:commentExtensible w16cex:durableId="72A30ADB" w16cex:dateUtc="2026-03-13T10:56:00Z"/>
  <w16cex:commentExtensible w16cex:durableId="0C9EC214" w16cex:dateUtc="2026-03-17T12:40:00Z"/>
  <w16cex:commentExtensible w16cex:durableId="2B81EC4D" w16cex:dateUtc="2026-03-17T12:15:00Z"/>
  <w16cex:commentExtensible w16cex:durableId="49CE77A6" w16cex:dateUtc="2026-03-17T12:16:00Z"/>
  <w16cex:commentExtensible w16cex:durableId="0811385D" w16cex:dateUtc="2026-03-17T12:14:00Z"/>
  <w16cex:commentExtensible w16cex:durableId="5C521F8B" w16cex:dateUtc="2026-03-17T12:39:00Z"/>
  <w16cex:commentExtensible w16cex:durableId="0B54FE21" w16cex:dateUtc="2026-03-17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BA5164" w16cid:durableId="6EFAD1F2"/>
  <w16cid:commentId w16cid:paraId="24A0AA49" w16cid:durableId="4C2F0271"/>
  <w16cid:commentId w16cid:paraId="1C2FE637" w16cid:durableId="0015FD29"/>
  <w16cid:commentId w16cid:paraId="593CBDD2" w16cid:durableId="0992E65B"/>
  <w16cid:commentId w16cid:paraId="1E7F87CC" w16cid:durableId="5415E55F"/>
  <w16cid:commentId w16cid:paraId="5631BDC6" w16cid:durableId="0E99723D"/>
  <w16cid:commentId w16cid:paraId="159302DF" w16cid:durableId="558059E6"/>
  <w16cid:commentId w16cid:paraId="252C005E" w16cid:durableId="54031ED7"/>
  <w16cid:commentId w16cid:paraId="3C4804CB" w16cid:durableId="61C518F2"/>
  <w16cid:commentId w16cid:paraId="0CCF4523" w16cid:durableId="018C9E68"/>
  <w16cid:commentId w16cid:paraId="1C47B319" w16cid:durableId="09AA0B34"/>
  <w16cid:commentId w16cid:paraId="22F4F439" w16cid:durableId="7529DED7"/>
  <w16cid:commentId w16cid:paraId="21F4DCDC" w16cid:durableId="0CB06BBC"/>
  <w16cid:commentId w16cid:paraId="22379173" w16cid:durableId="04DE16D0"/>
  <w16cid:commentId w16cid:paraId="5AB6E76F" w16cid:durableId="114DDD7A"/>
  <w16cid:commentId w16cid:paraId="7BA370F0" w16cid:durableId="72035D8A"/>
  <w16cid:commentId w16cid:paraId="486D3BE4" w16cid:durableId="7C8049BF"/>
  <w16cid:commentId w16cid:paraId="09CC9DF3" w16cid:durableId="507567A0"/>
  <w16cid:commentId w16cid:paraId="26F35CE6" w16cid:durableId="6319552A"/>
  <w16cid:commentId w16cid:paraId="14B82634" w16cid:durableId="1A74854D"/>
  <w16cid:commentId w16cid:paraId="43A64C3C" w16cid:durableId="0FD3EFCA"/>
  <w16cid:commentId w16cid:paraId="5FF6A722" w16cid:durableId="72A30ADB"/>
  <w16cid:commentId w16cid:paraId="2F3CF72D" w16cid:durableId="0C9EC214"/>
  <w16cid:commentId w16cid:paraId="484601C3" w16cid:durableId="2B81EC4D"/>
  <w16cid:commentId w16cid:paraId="161E2158" w16cid:durableId="49CE77A6"/>
  <w16cid:commentId w16cid:paraId="3DE15EFB" w16cid:durableId="0811385D"/>
  <w16cid:commentId w16cid:paraId="7B43B927" w16cid:durableId="5C521F8B"/>
  <w16cid:commentId w16cid:paraId="3C5A35DD" w16cid:durableId="0B54FE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FC3C" w14:textId="77777777" w:rsidR="00532A1B" w:rsidRDefault="00532A1B" w:rsidP="00300DB1">
      <w:pPr>
        <w:spacing w:after="0" w:line="240" w:lineRule="auto"/>
      </w:pPr>
      <w:r>
        <w:separator/>
      </w:r>
    </w:p>
  </w:endnote>
  <w:endnote w:type="continuationSeparator" w:id="0">
    <w:p w14:paraId="44712107" w14:textId="77777777" w:rsidR="00532A1B" w:rsidRDefault="00532A1B" w:rsidP="00300DB1">
      <w:pPr>
        <w:spacing w:after="0" w:line="240" w:lineRule="auto"/>
      </w:pPr>
      <w:r>
        <w:continuationSeparator/>
      </w:r>
    </w:p>
  </w:endnote>
  <w:endnote w:type="continuationNotice" w:id="1">
    <w:p w14:paraId="607BF846" w14:textId="77777777" w:rsidR="00532A1B" w:rsidRDefault="00532A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Body CS)">
    <w:altName w:val="Arial"/>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Arial Nova Light">
    <w:charset w:val="00"/>
    <w:family w:val="swiss"/>
    <w:pitch w:val="variable"/>
    <w:sig w:usb0="0000028F" w:usb1="00000002" w:usb2="00000000" w:usb3="00000000" w:csb0="0000019F" w:csb1="00000000"/>
  </w:font>
  <w:font w:name="Noto Sans">
    <w:panose1 w:val="020B0502040504020204"/>
    <w:charset w:val="00"/>
    <w:family w:val="swiss"/>
    <w:pitch w:val="variable"/>
    <w:sig w:usb0="E00002FF" w:usb1="4000201F" w:usb2="0800002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AD78" w14:textId="0685CE8B" w:rsidR="0088026B" w:rsidRPr="00871375" w:rsidRDefault="0088026B">
    <w:pPr>
      <w:pStyle w:val="Footer"/>
      <w:jc w:val="center"/>
      <w:rPr>
        <w:rFonts w:ascii="Century Gothic" w:hAnsi="Century Gothic"/>
        <w:sz w:val="18"/>
        <w:szCs w:val="18"/>
      </w:rPr>
    </w:pPr>
  </w:p>
  <w:p w14:paraId="56175299" w14:textId="56516E28" w:rsidR="0088026B" w:rsidRDefault="00EF7D02">
    <w:pPr>
      <w:pStyle w:val="Footer"/>
    </w:pPr>
    <w:r w:rsidRPr="008508AF">
      <w:rPr>
        <w:rFonts w:ascii="Noto Sans" w:hAnsi="Noto Sans" w:cs="Noto Sans"/>
        <w:noProof/>
        <w:sz w:val="24"/>
      </w:rPr>
      <mc:AlternateContent>
        <mc:Choice Requires="wps">
          <w:drawing>
            <wp:anchor distT="0" distB="0" distL="114300" distR="114300" simplePos="0" relativeHeight="251658240" behindDoc="1" locked="0" layoutInCell="1" allowOverlap="1" wp14:anchorId="701C0EC2" wp14:editId="7DE5C382">
              <wp:simplePos x="0" y="0"/>
              <wp:positionH relativeFrom="page">
                <wp:posOffset>0</wp:posOffset>
              </wp:positionH>
              <wp:positionV relativeFrom="paragraph">
                <wp:posOffset>129236</wp:posOffset>
              </wp:positionV>
              <wp:extent cx="7764145" cy="506730"/>
              <wp:effectExtent l="0" t="0" r="8255" b="7620"/>
              <wp:wrapNone/>
              <wp:docPr id="1177263210" name="Rectangle 78"/>
              <wp:cNvGraphicFramePr/>
              <a:graphic xmlns:a="http://schemas.openxmlformats.org/drawingml/2006/main">
                <a:graphicData uri="http://schemas.microsoft.com/office/word/2010/wordprocessingShape">
                  <wps:wsp>
                    <wps:cNvSpPr/>
                    <wps:spPr>
                      <a:xfrm>
                        <a:off x="0" y="0"/>
                        <a:ext cx="7764145" cy="506730"/>
                      </a:xfrm>
                      <a:prstGeom prst="rect">
                        <a:avLst/>
                      </a:prstGeom>
                      <a:solidFill>
                        <a:srgbClr val="0020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0FE1324" id="Rectangle 78" o:spid="_x0000_s1026" style="position:absolute;margin-left:0;margin-top:10.2pt;width:611.35pt;height:39.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" fillcolor="#00205c"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79BB0" w14:textId="77777777" w:rsidR="00532A1B" w:rsidRDefault="00532A1B" w:rsidP="00300DB1">
      <w:pPr>
        <w:spacing w:after="0" w:line="240" w:lineRule="auto"/>
      </w:pPr>
      <w:r>
        <w:separator/>
      </w:r>
    </w:p>
  </w:footnote>
  <w:footnote w:type="continuationSeparator" w:id="0">
    <w:p w14:paraId="1551C39F" w14:textId="77777777" w:rsidR="00532A1B" w:rsidRDefault="00532A1B" w:rsidP="00300DB1">
      <w:pPr>
        <w:spacing w:after="0" w:line="240" w:lineRule="auto"/>
      </w:pPr>
      <w:r>
        <w:continuationSeparator/>
      </w:r>
    </w:p>
  </w:footnote>
  <w:footnote w:type="continuationNotice" w:id="1">
    <w:p w14:paraId="7AA51ACB" w14:textId="77777777" w:rsidR="00532A1B" w:rsidRDefault="00532A1B">
      <w:pPr>
        <w:spacing w:after="0" w:line="240" w:lineRule="auto"/>
      </w:pPr>
    </w:p>
  </w:footnote>
  <w:footnote w:id="2">
    <w:p w14:paraId="678E2713" w14:textId="264A216D" w:rsidR="002B4865" w:rsidRPr="008328E6" w:rsidRDefault="002B4865" w:rsidP="0019249F">
      <w:pPr>
        <w:pStyle w:val="FootnoteText"/>
        <w:ind w:right="432"/>
        <w:jc w:val="both"/>
        <w:rPr>
          <w:rFonts w:ascii="Arial Nova Light" w:hAnsi="Arial Nova Light"/>
          <w:sz w:val="15"/>
          <w:szCs w:val="15"/>
          <w:lang w:val="en-US"/>
        </w:rPr>
      </w:pPr>
      <w:r w:rsidRPr="00E65733">
        <w:rPr>
          <w:rStyle w:val="FootnoteReference"/>
          <w:rFonts w:ascii="Arial Nova Light" w:hAnsi="Arial Nova Light"/>
          <w:sz w:val="16"/>
          <w:szCs w:val="16"/>
        </w:rPr>
        <w:footnoteRef/>
      </w:r>
      <w:r w:rsidRPr="00E65733">
        <w:rPr>
          <w:rFonts w:ascii="Arial Nova Light" w:hAnsi="Arial Nova Light"/>
          <w:sz w:val="16"/>
          <w:szCs w:val="16"/>
        </w:rPr>
        <w:t xml:space="preserve"> </w:t>
      </w:r>
      <w:r w:rsidR="00D24367" w:rsidRPr="00E65733">
        <w:rPr>
          <w:rFonts w:ascii="Arial Nova Light" w:hAnsi="Arial Nova Light"/>
          <w:sz w:val="16"/>
          <w:szCs w:val="16"/>
        </w:rPr>
        <w:t xml:space="preserve"> Methodology for monitoring progress towards the global nutrition targets for 2025 – technical report. World Health Organization and the United Nations Children’s Fund (UNICEF) Technical Expert Advisory Group on Nutrition Monitoring (TEAM), 2017. Licence: CC BY-NC-SA 3.0 IGO</w:t>
      </w:r>
      <w:r w:rsidR="00F211BA" w:rsidRPr="00E65733">
        <w:rPr>
          <w:rFonts w:ascii="Arial Nova Light" w:hAnsi="Arial Nova Light"/>
          <w:sz w:val="16"/>
          <w:szCs w:val="16"/>
        </w:rPr>
        <w:t>. Available at:</w:t>
      </w:r>
      <w:r w:rsidR="00D24367" w:rsidRPr="00E65733">
        <w:rPr>
          <w:rFonts w:ascii="Arial Nova Light" w:hAnsi="Arial Nova Light"/>
          <w:sz w:val="16"/>
          <w:szCs w:val="16"/>
          <w:lang w:val="en-US"/>
        </w:rPr>
        <w:t xml:space="preserve"> </w:t>
      </w:r>
      <w:hyperlink r:id="rId1" w:history="1">
        <w:r w:rsidR="00B375BD" w:rsidRPr="00E65733">
          <w:rPr>
            <w:rStyle w:val="Hyperlink"/>
            <w:rFonts w:ascii="Arial Nova Light" w:hAnsi="Arial Nova Light"/>
            <w:sz w:val="16"/>
            <w:szCs w:val="16"/>
            <w:lang w:val="en-US"/>
          </w:rPr>
          <w:t>https://iris.who.int/server/api/core/bitstreams/028ed2a6-e706-435d-9a71-08cb3006479e/content</w:t>
        </w:r>
      </w:hyperlink>
      <w:r w:rsidR="00B375BD" w:rsidRPr="00E65733">
        <w:rPr>
          <w:rFonts w:ascii="Arial Nova Light" w:hAnsi="Arial Nova Light"/>
          <w:sz w:val="16"/>
          <w:szCs w:val="16"/>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66F"/>
    <w:multiLevelType w:val="hybridMultilevel"/>
    <w:tmpl w:val="1F30BB60"/>
    <w:lvl w:ilvl="0" w:tplc="4809000F">
      <w:start w:val="1"/>
      <w:numFmt w:val="decimal"/>
      <w:lvlText w:val="%1."/>
      <w:lvlJc w:val="left"/>
      <w:pPr>
        <w:ind w:left="3055" w:hanging="360"/>
      </w:pPr>
    </w:lvl>
    <w:lvl w:ilvl="1" w:tplc="48090019" w:tentative="1">
      <w:start w:val="1"/>
      <w:numFmt w:val="lowerLetter"/>
      <w:lvlText w:val="%2."/>
      <w:lvlJc w:val="left"/>
      <w:pPr>
        <w:ind w:left="3775" w:hanging="360"/>
      </w:pPr>
    </w:lvl>
    <w:lvl w:ilvl="2" w:tplc="4809001B" w:tentative="1">
      <w:start w:val="1"/>
      <w:numFmt w:val="lowerRoman"/>
      <w:lvlText w:val="%3."/>
      <w:lvlJc w:val="right"/>
      <w:pPr>
        <w:ind w:left="4495" w:hanging="180"/>
      </w:pPr>
    </w:lvl>
    <w:lvl w:ilvl="3" w:tplc="4809000F" w:tentative="1">
      <w:start w:val="1"/>
      <w:numFmt w:val="decimal"/>
      <w:lvlText w:val="%4."/>
      <w:lvlJc w:val="left"/>
      <w:pPr>
        <w:ind w:left="5215" w:hanging="360"/>
      </w:pPr>
    </w:lvl>
    <w:lvl w:ilvl="4" w:tplc="48090019" w:tentative="1">
      <w:start w:val="1"/>
      <w:numFmt w:val="lowerLetter"/>
      <w:lvlText w:val="%5."/>
      <w:lvlJc w:val="left"/>
      <w:pPr>
        <w:ind w:left="5935" w:hanging="360"/>
      </w:pPr>
    </w:lvl>
    <w:lvl w:ilvl="5" w:tplc="4809001B" w:tentative="1">
      <w:start w:val="1"/>
      <w:numFmt w:val="lowerRoman"/>
      <w:lvlText w:val="%6."/>
      <w:lvlJc w:val="right"/>
      <w:pPr>
        <w:ind w:left="6655" w:hanging="180"/>
      </w:pPr>
    </w:lvl>
    <w:lvl w:ilvl="6" w:tplc="4809000F" w:tentative="1">
      <w:start w:val="1"/>
      <w:numFmt w:val="decimal"/>
      <w:lvlText w:val="%7."/>
      <w:lvlJc w:val="left"/>
      <w:pPr>
        <w:ind w:left="7375" w:hanging="360"/>
      </w:pPr>
    </w:lvl>
    <w:lvl w:ilvl="7" w:tplc="48090019" w:tentative="1">
      <w:start w:val="1"/>
      <w:numFmt w:val="lowerLetter"/>
      <w:lvlText w:val="%8."/>
      <w:lvlJc w:val="left"/>
      <w:pPr>
        <w:ind w:left="8095" w:hanging="360"/>
      </w:pPr>
    </w:lvl>
    <w:lvl w:ilvl="8" w:tplc="4809001B" w:tentative="1">
      <w:start w:val="1"/>
      <w:numFmt w:val="lowerRoman"/>
      <w:lvlText w:val="%9."/>
      <w:lvlJc w:val="right"/>
      <w:pPr>
        <w:ind w:left="8815" w:hanging="180"/>
      </w:pPr>
    </w:lvl>
  </w:abstractNum>
  <w:abstractNum w:abstractNumId="1" w15:restartNumberingAfterBreak="0">
    <w:nsid w:val="182E642D"/>
    <w:multiLevelType w:val="multilevel"/>
    <w:tmpl w:val="9EBC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B78AD"/>
    <w:multiLevelType w:val="hybridMultilevel"/>
    <w:tmpl w:val="9146C60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5221065"/>
    <w:multiLevelType w:val="hybridMultilevel"/>
    <w:tmpl w:val="5374021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D406EA0"/>
    <w:multiLevelType w:val="hybridMultilevel"/>
    <w:tmpl w:val="855A605E"/>
    <w:lvl w:ilvl="0" w:tplc="0809000F">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 w15:restartNumberingAfterBreak="0">
    <w:nsid w:val="44DC785A"/>
    <w:multiLevelType w:val="hybridMultilevel"/>
    <w:tmpl w:val="6F9051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1DB0B3F"/>
    <w:multiLevelType w:val="hybridMultilevel"/>
    <w:tmpl w:val="4FC4756A"/>
    <w:lvl w:ilvl="0" w:tplc="1FD0AE8A">
      <w:start w:val="4"/>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AB2203B"/>
    <w:multiLevelType w:val="hybridMultilevel"/>
    <w:tmpl w:val="E70094CA"/>
    <w:lvl w:ilvl="0" w:tplc="0C60346E">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8" w15:restartNumberingAfterBreak="0">
    <w:nsid w:val="60CB1A55"/>
    <w:multiLevelType w:val="hybridMultilevel"/>
    <w:tmpl w:val="E70094CA"/>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9" w15:restartNumberingAfterBreak="0">
    <w:nsid w:val="69D73272"/>
    <w:multiLevelType w:val="hybridMultilevel"/>
    <w:tmpl w:val="AB0089D4"/>
    <w:lvl w:ilvl="0" w:tplc="A5EE1FE2">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10" w15:restartNumberingAfterBreak="0">
    <w:nsid w:val="6AC85A35"/>
    <w:multiLevelType w:val="hybridMultilevel"/>
    <w:tmpl w:val="DD0EFD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1CA1EC0"/>
    <w:multiLevelType w:val="multilevel"/>
    <w:tmpl w:val="CB72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100411"/>
    <w:multiLevelType w:val="hybridMultilevel"/>
    <w:tmpl w:val="C18822BC"/>
    <w:lvl w:ilvl="0" w:tplc="48090011">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A6F3D8D"/>
    <w:multiLevelType w:val="multilevel"/>
    <w:tmpl w:val="04E2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B475CB"/>
    <w:multiLevelType w:val="hybridMultilevel"/>
    <w:tmpl w:val="DD0EFD5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29467787">
    <w:abstractNumId w:val="0"/>
  </w:num>
  <w:num w:numId="2" w16cid:durableId="343940655">
    <w:abstractNumId w:val="3"/>
  </w:num>
  <w:num w:numId="3" w16cid:durableId="1004018730">
    <w:abstractNumId w:val="2"/>
  </w:num>
  <w:num w:numId="4" w16cid:durableId="2056537347">
    <w:abstractNumId w:val="5"/>
  </w:num>
  <w:num w:numId="5" w16cid:durableId="1923103076">
    <w:abstractNumId w:val="14"/>
  </w:num>
  <w:num w:numId="6" w16cid:durableId="1832670558">
    <w:abstractNumId w:val="4"/>
  </w:num>
  <w:num w:numId="7" w16cid:durableId="903416814">
    <w:abstractNumId w:val="6"/>
  </w:num>
  <w:num w:numId="8" w16cid:durableId="677927569">
    <w:abstractNumId w:val="1"/>
  </w:num>
  <w:num w:numId="9" w16cid:durableId="1629817281">
    <w:abstractNumId w:val="12"/>
  </w:num>
  <w:num w:numId="10" w16cid:durableId="2126003015">
    <w:abstractNumId w:val="13"/>
  </w:num>
  <w:num w:numId="11" w16cid:durableId="1952668395">
    <w:abstractNumId w:val="11"/>
  </w:num>
  <w:num w:numId="12" w16cid:durableId="784543816">
    <w:abstractNumId w:val="7"/>
  </w:num>
  <w:num w:numId="13" w16cid:durableId="1717663343">
    <w:abstractNumId w:val="8"/>
  </w:num>
  <w:num w:numId="14" w16cid:durableId="1854687940">
    <w:abstractNumId w:val="10"/>
  </w:num>
  <w:num w:numId="15" w16cid:durableId="81966087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Conkle">
    <w15:presenceInfo w15:providerId="AD" w15:userId="S::jconkle@unicef.org::506e55e2-a71b-4da1-b4f2-542baa59d431"/>
  </w15:person>
  <w15:person w15:author="BORGHI, Elaine">
    <w15:presenceInfo w15:providerId="AD" w15:userId="S::borghie@who.int::6e43848b-bfab-4bea-a334-19905a33e07f"/>
  </w15:person>
  <w15:person w15:author="Vrinda Mehra">
    <w15:presenceInfo w15:providerId="AD" w15:userId="S::vrmehra@unicef.org::a08ae291-d033-484b-b058-c752fbd35af8"/>
  </w15:person>
  <w15:person w15:author="Chika Hayashi">
    <w15:presenceInfo w15:providerId="AD" w15:userId="S::chayashi@unicef.org::2eb81348-b8cc-46f6-983c-40067d7e3b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568"/>
    <w:rsid w:val="00006B81"/>
    <w:rsid w:val="00006D65"/>
    <w:rsid w:val="00017CCA"/>
    <w:rsid w:val="00022866"/>
    <w:rsid w:val="0002766A"/>
    <w:rsid w:val="00033134"/>
    <w:rsid w:val="00034C28"/>
    <w:rsid w:val="0003564A"/>
    <w:rsid w:val="00036551"/>
    <w:rsid w:val="00041354"/>
    <w:rsid w:val="00041627"/>
    <w:rsid w:val="00050794"/>
    <w:rsid w:val="00053313"/>
    <w:rsid w:val="00053CDB"/>
    <w:rsid w:val="00056378"/>
    <w:rsid w:val="0005706B"/>
    <w:rsid w:val="00062D2E"/>
    <w:rsid w:val="000640E2"/>
    <w:rsid w:val="000645F1"/>
    <w:rsid w:val="00064923"/>
    <w:rsid w:val="0006522B"/>
    <w:rsid w:val="000665F9"/>
    <w:rsid w:val="00066F5D"/>
    <w:rsid w:val="00067489"/>
    <w:rsid w:val="00071144"/>
    <w:rsid w:val="00071700"/>
    <w:rsid w:val="00071E04"/>
    <w:rsid w:val="000722BB"/>
    <w:rsid w:val="00072DA3"/>
    <w:rsid w:val="0008197D"/>
    <w:rsid w:val="000909AA"/>
    <w:rsid w:val="00095048"/>
    <w:rsid w:val="00096D62"/>
    <w:rsid w:val="000A1EA4"/>
    <w:rsid w:val="000A4B94"/>
    <w:rsid w:val="000B3AE0"/>
    <w:rsid w:val="000B4FA4"/>
    <w:rsid w:val="000C017B"/>
    <w:rsid w:val="000C1EC7"/>
    <w:rsid w:val="000C6029"/>
    <w:rsid w:val="000D283E"/>
    <w:rsid w:val="000E5760"/>
    <w:rsid w:val="000F0753"/>
    <w:rsid w:val="000F4D97"/>
    <w:rsid w:val="000F5179"/>
    <w:rsid w:val="000F6144"/>
    <w:rsid w:val="001019EC"/>
    <w:rsid w:val="001035A1"/>
    <w:rsid w:val="0010660D"/>
    <w:rsid w:val="00125A4D"/>
    <w:rsid w:val="00125D66"/>
    <w:rsid w:val="0013029C"/>
    <w:rsid w:val="00133955"/>
    <w:rsid w:val="00134A52"/>
    <w:rsid w:val="00137DFE"/>
    <w:rsid w:val="001400E6"/>
    <w:rsid w:val="00142D0A"/>
    <w:rsid w:val="001457BD"/>
    <w:rsid w:val="00156D7A"/>
    <w:rsid w:val="00164728"/>
    <w:rsid w:val="001670F3"/>
    <w:rsid w:val="001714B8"/>
    <w:rsid w:val="001763DE"/>
    <w:rsid w:val="001765DA"/>
    <w:rsid w:val="001801A0"/>
    <w:rsid w:val="0018035E"/>
    <w:rsid w:val="0019249F"/>
    <w:rsid w:val="001939E4"/>
    <w:rsid w:val="001966C1"/>
    <w:rsid w:val="001A1C6C"/>
    <w:rsid w:val="001A2F73"/>
    <w:rsid w:val="001A314E"/>
    <w:rsid w:val="001A52AF"/>
    <w:rsid w:val="001A5CD1"/>
    <w:rsid w:val="001B2F07"/>
    <w:rsid w:val="001B3420"/>
    <w:rsid w:val="001B3A67"/>
    <w:rsid w:val="001B537E"/>
    <w:rsid w:val="001C2CC5"/>
    <w:rsid w:val="001C5F3B"/>
    <w:rsid w:val="001C72F3"/>
    <w:rsid w:val="001D0A8C"/>
    <w:rsid w:val="001D2537"/>
    <w:rsid w:val="001D3344"/>
    <w:rsid w:val="001D419E"/>
    <w:rsid w:val="001E0648"/>
    <w:rsid w:val="001E0B00"/>
    <w:rsid w:val="001E2070"/>
    <w:rsid w:val="001E774D"/>
    <w:rsid w:val="001F0471"/>
    <w:rsid w:val="001F4324"/>
    <w:rsid w:val="002137AB"/>
    <w:rsid w:val="00213936"/>
    <w:rsid w:val="00230576"/>
    <w:rsid w:val="00233EAB"/>
    <w:rsid w:val="00236AF4"/>
    <w:rsid w:val="00240034"/>
    <w:rsid w:val="00241B78"/>
    <w:rsid w:val="00245833"/>
    <w:rsid w:val="002533BA"/>
    <w:rsid w:val="00261788"/>
    <w:rsid w:val="00266844"/>
    <w:rsid w:val="002706D0"/>
    <w:rsid w:val="002770BA"/>
    <w:rsid w:val="002846F4"/>
    <w:rsid w:val="002900B8"/>
    <w:rsid w:val="002943DC"/>
    <w:rsid w:val="002A51E9"/>
    <w:rsid w:val="002A594A"/>
    <w:rsid w:val="002B4865"/>
    <w:rsid w:val="002C2217"/>
    <w:rsid w:val="002C4262"/>
    <w:rsid w:val="002D0D58"/>
    <w:rsid w:val="002D1CD6"/>
    <w:rsid w:val="002D3F94"/>
    <w:rsid w:val="002E0EFD"/>
    <w:rsid w:val="002E46C0"/>
    <w:rsid w:val="002E7233"/>
    <w:rsid w:val="00300DB1"/>
    <w:rsid w:val="0030134F"/>
    <w:rsid w:val="00306295"/>
    <w:rsid w:val="0031079A"/>
    <w:rsid w:val="003127D3"/>
    <w:rsid w:val="00314D60"/>
    <w:rsid w:val="00316DCA"/>
    <w:rsid w:val="00323A2F"/>
    <w:rsid w:val="00324A7F"/>
    <w:rsid w:val="00326682"/>
    <w:rsid w:val="0032689A"/>
    <w:rsid w:val="00333AB5"/>
    <w:rsid w:val="00336D20"/>
    <w:rsid w:val="003403F0"/>
    <w:rsid w:val="00340B11"/>
    <w:rsid w:val="00342525"/>
    <w:rsid w:val="00352378"/>
    <w:rsid w:val="00356C57"/>
    <w:rsid w:val="003627FF"/>
    <w:rsid w:val="00363765"/>
    <w:rsid w:val="003651E5"/>
    <w:rsid w:val="003658D6"/>
    <w:rsid w:val="00367338"/>
    <w:rsid w:val="00370BC5"/>
    <w:rsid w:val="003756DC"/>
    <w:rsid w:val="003801EC"/>
    <w:rsid w:val="003810AD"/>
    <w:rsid w:val="003818B7"/>
    <w:rsid w:val="00383850"/>
    <w:rsid w:val="003839AC"/>
    <w:rsid w:val="00387F06"/>
    <w:rsid w:val="003920EE"/>
    <w:rsid w:val="00395B8D"/>
    <w:rsid w:val="003B4BCB"/>
    <w:rsid w:val="003B5097"/>
    <w:rsid w:val="003B7D5D"/>
    <w:rsid w:val="003C11F0"/>
    <w:rsid w:val="003C4359"/>
    <w:rsid w:val="003C7E72"/>
    <w:rsid w:val="003D1A5D"/>
    <w:rsid w:val="003D4DD9"/>
    <w:rsid w:val="003D61DB"/>
    <w:rsid w:val="003E0C73"/>
    <w:rsid w:val="003E4BA1"/>
    <w:rsid w:val="00400160"/>
    <w:rsid w:val="00400CF0"/>
    <w:rsid w:val="00402D9F"/>
    <w:rsid w:val="00403034"/>
    <w:rsid w:val="00403618"/>
    <w:rsid w:val="00404BB3"/>
    <w:rsid w:val="00404CB9"/>
    <w:rsid w:val="004051D1"/>
    <w:rsid w:val="004078DC"/>
    <w:rsid w:val="0041530B"/>
    <w:rsid w:val="00415E0B"/>
    <w:rsid w:val="00417C46"/>
    <w:rsid w:val="004200FA"/>
    <w:rsid w:val="00421645"/>
    <w:rsid w:val="00422B7A"/>
    <w:rsid w:val="00426FF2"/>
    <w:rsid w:val="00427F4D"/>
    <w:rsid w:val="00430DFC"/>
    <w:rsid w:val="00431204"/>
    <w:rsid w:val="00432048"/>
    <w:rsid w:val="00432925"/>
    <w:rsid w:val="00436382"/>
    <w:rsid w:val="0043679E"/>
    <w:rsid w:val="004549E4"/>
    <w:rsid w:val="004657B6"/>
    <w:rsid w:val="004727ED"/>
    <w:rsid w:val="00476EEA"/>
    <w:rsid w:val="004840EE"/>
    <w:rsid w:val="00490053"/>
    <w:rsid w:val="004906C7"/>
    <w:rsid w:val="0049345D"/>
    <w:rsid w:val="00496B63"/>
    <w:rsid w:val="004A5D11"/>
    <w:rsid w:val="004B27B6"/>
    <w:rsid w:val="004B6A1C"/>
    <w:rsid w:val="004C257E"/>
    <w:rsid w:val="004C55F6"/>
    <w:rsid w:val="004C6760"/>
    <w:rsid w:val="004D5DC9"/>
    <w:rsid w:val="004D6AE5"/>
    <w:rsid w:val="004E46BD"/>
    <w:rsid w:val="004E4E74"/>
    <w:rsid w:val="004E6E49"/>
    <w:rsid w:val="004F3CF9"/>
    <w:rsid w:val="0050101A"/>
    <w:rsid w:val="005062B7"/>
    <w:rsid w:val="00511B6F"/>
    <w:rsid w:val="005124CE"/>
    <w:rsid w:val="00515127"/>
    <w:rsid w:val="00520B03"/>
    <w:rsid w:val="00522A20"/>
    <w:rsid w:val="00523B9F"/>
    <w:rsid w:val="00524112"/>
    <w:rsid w:val="0052450E"/>
    <w:rsid w:val="00524B3A"/>
    <w:rsid w:val="0053239B"/>
    <w:rsid w:val="00532A1B"/>
    <w:rsid w:val="00534D0B"/>
    <w:rsid w:val="00535152"/>
    <w:rsid w:val="00537678"/>
    <w:rsid w:val="00537847"/>
    <w:rsid w:val="00541C78"/>
    <w:rsid w:val="005458AC"/>
    <w:rsid w:val="00547007"/>
    <w:rsid w:val="00552A85"/>
    <w:rsid w:val="00553626"/>
    <w:rsid w:val="0055440F"/>
    <w:rsid w:val="005546BA"/>
    <w:rsid w:val="005548C0"/>
    <w:rsid w:val="00565381"/>
    <w:rsid w:val="00571D16"/>
    <w:rsid w:val="00572E0C"/>
    <w:rsid w:val="00574188"/>
    <w:rsid w:val="00582AAB"/>
    <w:rsid w:val="00583402"/>
    <w:rsid w:val="0058609C"/>
    <w:rsid w:val="00587F36"/>
    <w:rsid w:val="005925DF"/>
    <w:rsid w:val="0059398C"/>
    <w:rsid w:val="005943C1"/>
    <w:rsid w:val="0059653B"/>
    <w:rsid w:val="005971B1"/>
    <w:rsid w:val="005A37BE"/>
    <w:rsid w:val="005B034E"/>
    <w:rsid w:val="005B03AC"/>
    <w:rsid w:val="005B5EFF"/>
    <w:rsid w:val="005B783D"/>
    <w:rsid w:val="005C2AB9"/>
    <w:rsid w:val="005D7534"/>
    <w:rsid w:val="005E088A"/>
    <w:rsid w:val="005E5D4E"/>
    <w:rsid w:val="005F4CA7"/>
    <w:rsid w:val="005F4E0C"/>
    <w:rsid w:val="005F7597"/>
    <w:rsid w:val="006004CF"/>
    <w:rsid w:val="006011E6"/>
    <w:rsid w:val="0060182D"/>
    <w:rsid w:val="00603C98"/>
    <w:rsid w:val="006074EF"/>
    <w:rsid w:val="006125F6"/>
    <w:rsid w:val="0061526E"/>
    <w:rsid w:val="00615A20"/>
    <w:rsid w:val="00616EE7"/>
    <w:rsid w:val="00617338"/>
    <w:rsid w:val="00617681"/>
    <w:rsid w:val="00623E5C"/>
    <w:rsid w:val="00625062"/>
    <w:rsid w:val="00627D15"/>
    <w:rsid w:val="0063130B"/>
    <w:rsid w:val="00636854"/>
    <w:rsid w:val="006404CE"/>
    <w:rsid w:val="0065102D"/>
    <w:rsid w:val="0065566F"/>
    <w:rsid w:val="0065584B"/>
    <w:rsid w:val="00655CF8"/>
    <w:rsid w:val="00660F4F"/>
    <w:rsid w:val="00662127"/>
    <w:rsid w:val="0066424F"/>
    <w:rsid w:val="006668C8"/>
    <w:rsid w:val="0066739E"/>
    <w:rsid w:val="00672B44"/>
    <w:rsid w:val="00674B70"/>
    <w:rsid w:val="0067570A"/>
    <w:rsid w:val="006A127A"/>
    <w:rsid w:val="006A13AE"/>
    <w:rsid w:val="006A257D"/>
    <w:rsid w:val="006A442B"/>
    <w:rsid w:val="006A4655"/>
    <w:rsid w:val="006B12A6"/>
    <w:rsid w:val="006B2468"/>
    <w:rsid w:val="006B6986"/>
    <w:rsid w:val="006C02A1"/>
    <w:rsid w:val="006C0FAC"/>
    <w:rsid w:val="006C29C4"/>
    <w:rsid w:val="006C2A1B"/>
    <w:rsid w:val="006C376D"/>
    <w:rsid w:val="006C3B79"/>
    <w:rsid w:val="006C41EB"/>
    <w:rsid w:val="006C5E66"/>
    <w:rsid w:val="006C6AD2"/>
    <w:rsid w:val="006D5CE5"/>
    <w:rsid w:val="006F2937"/>
    <w:rsid w:val="006F3BB5"/>
    <w:rsid w:val="006F7B98"/>
    <w:rsid w:val="0070439C"/>
    <w:rsid w:val="00713C80"/>
    <w:rsid w:val="007148C3"/>
    <w:rsid w:val="00714F8E"/>
    <w:rsid w:val="007247D2"/>
    <w:rsid w:val="0074224C"/>
    <w:rsid w:val="00742409"/>
    <w:rsid w:val="007518FE"/>
    <w:rsid w:val="00753038"/>
    <w:rsid w:val="00757CC1"/>
    <w:rsid w:val="00771415"/>
    <w:rsid w:val="007805DD"/>
    <w:rsid w:val="0078463B"/>
    <w:rsid w:val="00784A7E"/>
    <w:rsid w:val="00785A94"/>
    <w:rsid w:val="0079291B"/>
    <w:rsid w:val="0079344B"/>
    <w:rsid w:val="007A3179"/>
    <w:rsid w:val="007A4CEA"/>
    <w:rsid w:val="007A71A3"/>
    <w:rsid w:val="007B0484"/>
    <w:rsid w:val="007B2B78"/>
    <w:rsid w:val="007B2E36"/>
    <w:rsid w:val="007B5CB5"/>
    <w:rsid w:val="007C22C6"/>
    <w:rsid w:val="007C558C"/>
    <w:rsid w:val="007C6628"/>
    <w:rsid w:val="007D2D04"/>
    <w:rsid w:val="007E2189"/>
    <w:rsid w:val="007E3418"/>
    <w:rsid w:val="007E6B2C"/>
    <w:rsid w:val="007E7DF8"/>
    <w:rsid w:val="007F3955"/>
    <w:rsid w:val="00801347"/>
    <w:rsid w:val="00803360"/>
    <w:rsid w:val="00806838"/>
    <w:rsid w:val="0081001D"/>
    <w:rsid w:val="00810167"/>
    <w:rsid w:val="00814100"/>
    <w:rsid w:val="008239AD"/>
    <w:rsid w:val="00830654"/>
    <w:rsid w:val="00831301"/>
    <w:rsid w:val="00831CA7"/>
    <w:rsid w:val="00832635"/>
    <w:rsid w:val="008328E6"/>
    <w:rsid w:val="00833D5F"/>
    <w:rsid w:val="0084211B"/>
    <w:rsid w:val="00842169"/>
    <w:rsid w:val="00844F13"/>
    <w:rsid w:val="00846670"/>
    <w:rsid w:val="00847D70"/>
    <w:rsid w:val="00851094"/>
    <w:rsid w:val="00856FA3"/>
    <w:rsid w:val="0085758B"/>
    <w:rsid w:val="008619E4"/>
    <w:rsid w:val="00862CBB"/>
    <w:rsid w:val="0086666D"/>
    <w:rsid w:val="00870ED7"/>
    <w:rsid w:val="00871375"/>
    <w:rsid w:val="00871F19"/>
    <w:rsid w:val="0087435F"/>
    <w:rsid w:val="0088026B"/>
    <w:rsid w:val="00880B01"/>
    <w:rsid w:val="008840A7"/>
    <w:rsid w:val="00885986"/>
    <w:rsid w:val="0088601E"/>
    <w:rsid w:val="00887F71"/>
    <w:rsid w:val="00891EC1"/>
    <w:rsid w:val="008957A1"/>
    <w:rsid w:val="008A1329"/>
    <w:rsid w:val="008A1E82"/>
    <w:rsid w:val="008A6706"/>
    <w:rsid w:val="008A6A3E"/>
    <w:rsid w:val="008B6DAB"/>
    <w:rsid w:val="008C58D1"/>
    <w:rsid w:val="008E085E"/>
    <w:rsid w:val="008E19F0"/>
    <w:rsid w:val="008E4E35"/>
    <w:rsid w:val="008E61D2"/>
    <w:rsid w:val="008E6D39"/>
    <w:rsid w:val="008E7720"/>
    <w:rsid w:val="008F0E49"/>
    <w:rsid w:val="008F48BE"/>
    <w:rsid w:val="008F646A"/>
    <w:rsid w:val="008F7F2D"/>
    <w:rsid w:val="009035FA"/>
    <w:rsid w:val="009041AC"/>
    <w:rsid w:val="00905E7F"/>
    <w:rsid w:val="00906FF6"/>
    <w:rsid w:val="009131DA"/>
    <w:rsid w:val="00916662"/>
    <w:rsid w:val="009166D4"/>
    <w:rsid w:val="00920640"/>
    <w:rsid w:val="00932E9C"/>
    <w:rsid w:val="00934F7D"/>
    <w:rsid w:val="00942DD8"/>
    <w:rsid w:val="00942E47"/>
    <w:rsid w:val="00947692"/>
    <w:rsid w:val="00953890"/>
    <w:rsid w:val="00961BBB"/>
    <w:rsid w:val="00961E62"/>
    <w:rsid w:val="00963289"/>
    <w:rsid w:val="009632F5"/>
    <w:rsid w:val="00972C28"/>
    <w:rsid w:val="009736BA"/>
    <w:rsid w:val="00984E6B"/>
    <w:rsid w:val="00995DD1"/>
    <w:rsid w:val="009A1329"/>
    <w:rsid w:val="009A4F58"/>
    <w:rsid w:val="009B4314"/>
    <w:rsid w:val="009B4531"/>
    <w:rsid w:val="009C4F7B"/>
    <w:rsid w:val="009C5591"/>
    <w:rsid w:val="009D08A8"/>
    <w:rsid w:val="009E0165"/>
    <w:rsid w:val="009E5125"/>
    <w:rsid w:val="009E5DB4"/>
    <w:rsid w:val="009E6543"/>
    <w:rsid w:val="009E69A7"/>
    <w:rsid w:val="009E6C35"/>
    <w:rsid w:val="009E77A6"/>
    <w:rsid w:val="009F0386"/>
    <w:rsid w:val="00A06866"/>
    <w:rsid w:val="00A07361"/>
    <w:rsid w:val="00A263AF"/>
    <w:rsid w:val="00A31841"/>
    <w:rsid w:val="00A31F1E"/>
    <w:rsid w:val="00A31FC5"/>
    <w:rsid w:val="00A407D2"/>
    <w:rsid w:val="00A41ADB"/>
    <w:rsid w:val="00A44325"/>
    <w:rsid w:val="00A536A6"/>
    <w:rsid w:val="00A53F4F"/>
    <w:rsid w:val="00A5662A"/>
    <w:rsid w:val="00A57B4D"/>
    <w:rsid w:val="00A57ED4"/>
    <w:rsid w:val="00A610B0"/>
    <w:rsid w:val="00A61207"/>
    <w:rsid w:val="00A63701"/>
    <w:rsid w:val="00A6393A"/>
    <w:rsid w:val="00A64800"/>
    <w:rsid w:val="00A67AA7"/>
    <w:rsid w:val="00A873CB"/>
    <w:rsid w:val="00A90F06"/>
    <w:rsid w:val="00A93A86"/>
    <w:rsid w:val="00A93AFA"/>
    <w:rsid w:val="00AA3104"/>
    <w:rsid w:val="00AA40AB"/>
    <w:rsid w:val="00AA448D"/>
    <w:rsid w:val="00AA4D60"/>
    <w:rsid w:val="00AA63FD"/>
    <w:rsid w:val="00AB4821"/>
    <w:rsid w:val="00AB5389"/>
    <w:rsid w:val="00AC09B4"/>
    <w:rsid w:val="00AC237C"/>
    <w:rsid w:val="00AC5F87"/>
    <w:rsid w:val="00AD0C7D"/>
    <w:rsid w:val="00AD654F"/>
    <w:rsid w:val="00AE7EAC"/>
    <w:rsid w:val="00B0115F"/>
    <w:rsid w:val="00B10F94"/>
    <w:rsid w:val="00B111A6"/>
    <w:rsid w:val="00B111DF"/>
    <w:rsid w:val="00B140E0"/>
    <w:rsid w:val="00B16EB5"/>
    <w:rsid w:val="00B23C9C"/>
    <w:rsid w:val="00B24495"/>
    <w:rsid w:val="00B309B2"/>
    <w:rsid w:val="00B30B67"/>
    <w:rsid w:val="00B32840"/>
    <w:rsid w:val="00B35860"/>
    <w:rsid w:val="00B375BD"/>
    <w:rsid w:val="00B47189"/>
    <w:rsid w:val="00B474F3"/>
    <w:rsid w:val="00B50C32"/>
    <w:rsid w:val="00B550C9"/>
    <w:rsid w:val="00B60F45"/>
    <w:rsid w:val="00B63D82"/>
    <w:rsid w:val="00B63E28"/>
    <w:rsid w:val="00B64B56"/>
    <w:rsid w:val="00B7362D"/>
    <w:rsid w:val="00B740E0"/>
    <w:rsid w:val="00B750C5"/>
    <w:rsid w:val="00B8394B"/>
    <w:rsid w:val="00B83CAF"/>
    <w:rsid w:val="00B9413E"/>
    <w:rsid w:val="00B94998"/>
    <w:rsid w:val="00B94E51"/>
    <w:rsid w:val="00BA4D84"/>
    <w:rsid w:val="00BC1D61"/>
    <w:rsid w:val="00BC5020"/>
    <w:rsid w:val="00BC575B"/>
    <w:rsid w:val="00BD0763"/>
    <w:rsid w:val="00BD1026"/>
    <w:rsid w:val="00BD118E"/>
    <w:rsid w:val="00BD3D25"/>
    <w:rsid w:val="00BE6B25"/>
    <w:rsid w:val="00BF083B"/>
    <w:rsid w:val="00BF0C35"/>
    <w:rsid w:val="00BF4B71"/>
    <w:rsid w:val="00C026C8"/>
    <w:rsid w:val="00C046A2"/>
    <w:rsid w:val="00C052FE"/>
    <w:rsid w:val="00C06882"/>
    <w:rsid w:val="00C078C1"/>
    <w:rsid w:val="00C14DBD"/>
    <w:rsid w:val="00C15040"/>
    <w:rsid w:val="00C3285A"/>
    <w:rsid w:val="00C350B2"/>
    <w:rsid w:val="00C45D55"/>
    <w:rsid w:val="00C52FD8"/>
    <w:rsid w:val="00C5340A"/>
    <w:rsid w:val="00C66D58"/>
    <w:rsid w:val="00C678A8"/>
    <w:rsid w:val="00C723E6"/>
    <w:rsid w:val="00C76B9A"/>
    <w:rsid w:val="00C76D3D"/>
    <w:rsid w:val="00C837A7"/>
    <w:rsid w:val="00C8454E"/>
    <w:rsid w:val="00C8492F"/>
    <w:rsid w:val="00C87540"/>
    <w:rsid w:val="00C95F2C"/>
    <w:rsid w:val="00CA3972"/>
    <w:rsid w:val="00CA6E62"/>
    <w:rsid w:val="00CB23CF"/>
    <w:rsid w:val="00CB5FF5"/>
    <w:rsid w:val="00CC2B72"/>
    <w:rsid w:val="00CC2C4E"/>
    <w:rsid w:val="00CC78FD"/>
    <w:rsid w:val="00CD1CA2"/>
    <w:rsid w:val="00CE0331"/>
    <w:rsid w:val="00CE0EAB"/>
    <w:rsid w:val="00CE2A4D"/>
    <w:rsid w:val="00CF0387"/>
    <w:rsid w:val="00CF554D"/>
    <w:rsid w:val="00CF63BF"/>
    <w:rsid w:val="00D02B08"/>
    <w:rsid w:val="00D02E59"/>
    <w:rsid w:val="00D038C3"/>
    <w:rsid w:val="00D10842"/>
    <w:rsid w:val="00D15FC8"/>
    <w:rsid w:val="00D21C50"/>
    <w:rsid w:val="00D22C83"/>
    <w:rsid w:val="00D23207"/>
    <w:rsid w:val="00D24367"/>
    <w:rsid w:val="00D2522F"/>
    <w:rsid w:val="00D267C8"/>
    <w:rsid w:val="00D30D36"/>
    <w:rsid w:val="00D31A27"/>
    <w:rsid w:val="00D36298"/>
    <w:rsid w:val="00D47C7B"/>
    <w:rsid w:val="00D51340"/>
    <w:rsid w:val="00D553E8"/>
    <w:rsid w:val="00D562DC"/>
    <w:rsid w:val="00D57E72"/>
    <w:rsid w:val="00D61A2F"/>
    <w:rsid w:val="00D7158C"/>
    <w:rsid w:val="00D72AAB"/>
    <w:rsid w:val="00D746A3"/>
    <w:rsid w:val="00D92420"/>
    <w:rsid w:val="00D93205"/>
    <w:rsid w:val="00D96677"/>
    <w:rsid w:val="00DA2ED1"/>
    <w:rsid w:val="00DA4334"/>
    <w:rsid w:val="00DB2124"/>
    <w:rsid w:val="00DC0170"/>
    <w:rsid w:val="00DC052D"/>
    <w:rsid w:val="00DC2874"/>
    <w:rsid w:val="00DC2ECF"/>
    <w:rsid w:val="00DC42BC"/>
    <w:rsid w:val="00DC76F5"/>
    <w:rsid w:val="00DD1CDD"/>
    <w:rsid w:val="00DD3501"/>
    <w:rsid w:val="00DE2A46"/>
    <w:rsid w:val="00DE32B0"/>
    <w:rsid w:val="00DE34D5"/>
    <w:rsid w:val="00DE53CE"/>
    <w:rsid w:val="00DF2932"/>
    <w:rsid w:val="00DF5324"/>
    <w:rsid w:val="00DF6BA4"/>
    <w:rsid w:val="00DF7F3A"/>
    <w:rsid w:val="00E01161"/>
    <w:rsid w:val="00E13907"/>
    <w:rsid w:val="00E1599F"/>
    <w:rsid w:val="00E21CC9"/>
    <w:rsid w:val="00E23F86"/>
    <w:rsid w:val="00E27E2B"/>
    <w:rsid w:val="00E30876"/>
    <w:rsid w:val="00E328E9"/>
    <w:rsid w:val="00E33C64"/>
    <w:rsid w:val="00E343A8"/>
    <w:rsid w:val="00E414C4"/>
    <w:rsid w:val="00E43787"/>
    <w:rsid w:val="00E46816"/>
    <w:rsid w:val="00E474CD"/>
    <w:rsid w:val="00E47D2E"/>
    <w:rsid w:val="00E566E9"/>
    <w:rsid w:val="00E61EB0"/>
    <w:rsid w:val="00E65733"/>
    <w:rsid w:val="00E65B23"/>
    <w:rsid w:val="00E74CC0"/>
    <w:rsid w:val="00E759D0"/>
    <w:rsid w:val="00E818FB"/>
    <w:rsid w:val="00E8633A"/>
    <w:rsid w:val="00E86BC4"/>
    <w:rsid w:val="00E879E5"/>
    <w:rsid w:val="00E90D1A"/>
    <w:rsid w:val="00E91BE7"/>
    <w:rsid w:val="00E97FA5"/>
    <w:rsid w:val="00EA28BB"/>
    <w:rsid w:val="00EA29E4"/>
    <w:rsid w:val="00EA74B6"/>
    <w:rsid w:val="00EB1188"/>
    <w:rsid w:val="00EB26BB"/>
    <w:rsid w:val="00EC632E"/>
    <w:rsid w:val="00ED607A"/>
    <w:rsid w:val="00ED6A63"/>
    <w:rsid w:val="00ED79F3"/>
    <w:rsid w:val="00EE0690"/>
    <w:rsid w:val="00EE2496"/>
    <w:rsid w:val="00EE2522"/>
    <w:rsid w:val="00EE7CE8"/>
    <w:rsid w:val="00EF3263"/>
    <w:rsid w:val="00EF3BB7"/>
    <w:rsid w:val="00EF418F"/>
    <w:rsid w:val="00EF663E"/>
    <w:rsid w:val="00EF7C78"/>
    <w:rsid w:val="00EF7D02"/>
    <w:rsid w:val="00F0080B"/>
    <w:rsid w:val="00F01BD8"/>
    <w:rsid w:val="00F0437F"/>
    <w:rsid w:val="00F16448"/>
    <w:rsid w:val="00F20BB6"/>
    <w:rsid w:val="00F211BA"/>
    <w:rsid w:val="00F22877"/>
    <w:rsid w:val="00F3175B"/>
    <w:rsid w:val="00F41F09"/>
    <w:rsid w:val="00F43552"/>
    <w:rsid w:val="00F51A0E"/>
    <w:rsid w:val="00F51C0F"/>
    <w:rsid w:val="00F71C36"/>
    <w:rsid w:val="00F76D40"/>
    <w:rsid w:val="00F8196E"/>
    <w:rsid w:val="00F81D41"/>
    <w:rsid w:val="00F84257"/>
    <w:rsid w:val="00F904F7"/>
    <w:rsid w:val="00F91ABA"/>
    <w:rsid w:val="00F9392C"/>
    <w:rsid w:val="00F96B89"/>
    <w:rsid w:val="00FA0047"/>
    <w:rsid w:val="00FA7090"/>
    <w:rsid w:val="00FB399A"/>
    <w:rsid w:val="00FB3C84"/>
    <w:rsid w:val="00FB4A44"/>
    <w:rsid w:val="00FB4C7A"/>
    <w:rsid w:val="00FB63BF"/>
    <w:rsid w:val="00FC1511"/>
    <w:rsid w:val="00FD0656"/>
    <w:rsid w:val="00FD3D19"/>
    <w:rsid w:val="00FE2712"/>
    <w:rsid w:val="00FE3C6A"/>
    <w:rsid w:val="00FE64E5"/>
    <w:rsid w:val="00FF1310"/>
    <w:rsid w:val="00FF1568"/>
    <w:rsid w:val="00FF1B8F"/>
    <w:rsid w:val="00FF442F"/>
    <w:rsid w:val="00FF5BCB"/>
    <w:rsid w:val="00FF68B6"/>
    <w:rsid w:val="00FF7BED"/>
    <w:rsid w:val="00FF7D77"/>
    <w:rsid w:val="19A16608"/>
    <w:rsid w:val="1D5EF4E2"/>
    <w:rsid w:val="1D6A31E4"/>
    <w:rsid w:val="2C6D6C51"/>
    <w:rsid w:val="38189D98"/>
    <w:rsid w:val="397CD3FB"/>
    <w:rsid w:val="4A4DF38A"/>
    <w:rsid w:val="65B1B3EA"/>
    <w:rsid w:val="6C777F76"/>
    <w:rsid w:val="6CA772D1"/>
    <w:rsid w:val="6E4E0CE3"/>
    <w:rsid w:val="73040AA6"/>
    <w:rsid w:val="7391FC2F"/>
    <w:rsid w:val="79DB4E39"/>
    <w:rsid w:val="7B4D729B"/>
    <w:rsid w:val="7EFB92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9128"/>
  <w15:chartTrackingRefBased/>
  <w15:docId w15:val="{4929C5B1-2285-4E00-ADF5-5AA0E4396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2522F"/>
    <w:pPr>
      <w:keepNext/>
      <w:keepLines/>
      <w:spacing w:before="360" w:after="80"/>
      <w:outlineLvl w:val="0"/>
    </w:pPr>
    <w:rPr>
      <w:rFonts w:ascii="Century Gothic" w:eastAsiaTheme="majorEastAsia" w:hAnsi="Century Gothic" w:cstheme="majorBidi"/>
      <w:color w:val="002060"/>
      <w:sz w:val="36"/>
      <w:szCs w:val="40"/>
    </w:rPr>
  </w:style>
  <w:style w:type="paragraph" w:styleId="Heading2">
    <w:name w:val="heading 2"/>
    <w:basedOn w:val="Normal"/>
    <w:next w:val="Normal"/>
    <w:link w:val="Heading2Char"/>
    <w:uiPriority w:val="9"/>
    <w:unhideWhenUsed/>
    <w:qFormat/>
    <w:rsid w:val="006F2937"/>
    <w:pPr>
      <w:keepNext/>
      <w:keepLines/>
      <w:spacing w:before="160" w:after="80"/>
      <w:outlineLvl w:val="1"/>
    </w:pPr>
    <w:rPr>
      <w:rFonts w:asciiTheme="majorHAnsi" w:eastAsiaTheme="majorEastAsia" w:hAnsiTheme="majorHAnsi" w:cstheme="majorBidi"/>
      <w:b/>
      <w:color w:val="171717" w:themeColor="background2" w:themeShade="1A"/>
      <w:sz w:val="20"/>
      <w:szCs w:val="32"/>
    </w:rPr>
  </w:style>
  <w:style w:type="paragraph" w:styleId="Heading3">
    <w:name w:val="heading 3"/>
    <w:basedOn w:val="Normal"/>
    <w:next w:val="Normal"/>
    <w:link w:val="Heading3Char"/>
    <w:uiPriority w:val="9"/>
    <w:unhideWhenUsed/>
    <w:qFormat/>
    <w:rsid w:val="00FF1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22F"/>
    <w:rPr>
      <w:rFonts w:ascii="Century Gothic" w:eastAsiaTheme="majorEastAsia" w:hAnsi="Century Gothic" w:cstheme="majorBidi"/>
      <w:color w:val="002060"/>
      <w:sz w:val="36"/>
      <w:szCs w:val="40"/>
      <w:lang w:val="en-GB"/>
    </w:rPr>
  </w:style>
  <w:style w:type="character" w:customStyle="1" w:styleId="Heading2Char">
    <w:name w:val="Heading 2 Char"/>
    <w:basedOn w:val="DefaultParagraphFont"/>
    <w:link w:val="Heading2"/>
    <w:uiPriority w:val="9"/>
    <w:rsid w:val="006F2937"/>
    <w:rPr>
      <w:rFonts w:asciiTheme="majorHAnsi" w:eastAsiaTheme="majorEastAsia" w:hAnsiTheme="majorHAnsi" w:cstheme="majorBidi"/>
      <w:b/>
      <w:color w:val="171717" w:themeColor="background2" w:themeShade="1A"/>
      <w:sz w:val="20"/>
      <w:szCs w:val="32"/>
      <w:lang w:val="en-GB"/>
    </w:rPr>
  </w:style>
  <w:style w:type="character" w:customStyle="1" w:styleId="Heading3Char">
    <w:name w:val="Heading 3 Char"/>
    <w:basedOn w:val="DefaultParagraphFont"/>
    <w:link w:val="Heading3"/>
    <w:uiPriority w:val="9"/>
    <w:rsid w:val="00FF156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F156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F156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F156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F156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F156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F156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A6A3E"/>
    <w:pPr>
      <w:spacing w:after="80" w:line="240" w:lineRule="auto"/>
      <w:contextualSpacing/>
    </w:pPr>
    <w:rPr>
      <w:rFonts w:asciiTheme="majorHAnsi" w:eastAsiaTheme="majorEastAsia" w:hAnsiTheme="majorHAnsi" w:cstheme="majorBidi"/>
      <w:b/>
      <w:color w:val="002060"/>
      <w:spacing w:val="-10"/>
      <w:kern w:val="28"/>
      <w:sz w:val="44"/>
      <w:szCs w:val="56"/>
    </w:rPr>
  </w:style>
  <w:style w:type="character" w:customStyle="1" w:styleId="TitleChar">
    <w:name w:val="Title Char"/>
    <w:basedOn w:val="DefaultParagraphFont"/>
    <w:link w:val="Title"/>
    <w:uiPriority w:val="10"/>
    <w:rsid w:val="008A6A3E"/>
    <w:rPr>
      <w:rFonts w:asciiTheme="majorHAnsi" w:eastAsiaTheme="majorEastAsia" w:hAnsiTheme="majorHAnsi" w:cstheme="majorBidi"/>
      <w:b/>
      <w:color w:val="002060"/>
      <w:spacing w:val="-10"/>
      <w:kern w:val="28"/>
      <w:sz w:val="44"/>
      <w:szCs w:val="56"/>
      <w:lang w:val="en-GB"/>
    </w:rPr>
  </w:style>
  <w:style w:type="paragraph" w:styleId="Subtitle">
    <w:name w:val="Subtitle"/>
    <w:basedOn w:val="Normal"/>
    <w:next w:val="Normal"/>
    <w:link w:val="SubtitleChar"/>
    <w:uiPriority w:val="11"/>
    <w:qFormat/>
    <w:rsid w:val="00FF1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56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F1568"/>
    <w:pPr>
      <w:spacing w:before="160"/>
      <w:jc w:val="center"/>
    </w:pPr>
    <w:rPr>
      <w:i/>
      <w:iCs/>
      <w:color w:val="404040" w:themeColor="text1" w:themeTint="BF"/>
    </w:rPr>
  </w:style>
  <w:style w:type="character" w:customStyle="1" w:styleId="QuoteChar">
    <w:name w:val="Quote Char"/>
    <w:basedOn w:val="DefaultParagraphFont"/>
    <w:link w:val="Quote"/>
    <w:uiPriority w:val="29"/>
    <w:rsid w:val="00FF1568"/>
    <w:rPr>
      <w:i/>
      <w:iCs/>
      <w:color w:val="404040" w:themeColor="text1" w:themeTint="BF"/>
      <w:lang w:val="en-GB"/>
    </w:rPr>
  </w:style>
  <w:style w:type="paragraph" w:styleId="ListParagraph">
    <w:name w:val="List Paragraph"/>
    <w:basedOn w:val="Normal"/>
    <w:uiPriority w:val="34"/>
    <w:qFormat/>
    <w:rsid w:val="00FF1568"/>
    <w:pPr>
      <w:ind w:left="720"/>
      <w:contextualSpacing/>
    </w:pPr>
  </w:style>
  <w:style w:type="character" w:styleId="IntenseEmphasis">
    <w:name w:val="Intense Emphasis"/>
    <w:basedOn w:val="DefaultParagraphFont"/>
    <w:uiPriority w:val="21"/>
    <w:qFormat/>
    <w:rsid w:val="00FF1568"/>
    <w:rPr>
      <w:i/>
      <w:iCs/>
      <w:color w:val="0F4761" w:themeColor="accent1" w:themeShade="BF"/>
    </w:rPr>
  </w:style>
  <w:style w:type="paragraph" w:styleId="IntenseQuote">
    <w:name w:val="Intense Quote"/>
    <w:basedOn w:val="Normal"/>
    <w:next w:val="Normal"/>
    <w:link w:val="IntenseQuoteChar"/>
    <w:uiPriority w:val="30"/>
    <w:qFormat/>
    <w:rsid w:val="00FF1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568"/>
    <w:rPr>
      <w:i/>
      <w:iCs/>
      <w:color w:val="0F4761" w:themeColor="accent1" w:themeShade="BF"/>
      <w:lang w:val="en-GB"/>
    </w:rPr>
  </w:style>
  <w:style w:type="character" w:styleId="IntenseReference">
    <w:name w:val="Intense Reference"/>
    <w:basedOn w:val="DefaultParagraphFont"/>
    <w:uiPriority w:val="32"/>
    <w:qFormat/>
    <w:rsid w:val="00FF1568"/>
    <w:rPr>
      <w:b/>
      <w:bCs/>
      <w:smallCaps/>
      <w:color w:val="0F4761" w:themeColor="accent1" w:themeShade="BF"/>
      <w:spacing w:val="5"/>
    </w:rPr>
  </w:style>
  <w:style w:type="paragraph" w:styleId="NoSpacing">
    <w:name w:val="No Spacing"/>
    <w:uiPriority w:val="1"/>
    <w:qFormat/>
    <w:rsid w:val="008239AD"/>
    <w:pPr>
      <w:spacing w:after="0" w:line="240" w:lineRule="auto"/>
      <w:ind w:right="720"/>
    </w:pPr>
    <w:rPr>
      <w:rFonts w:cs="Arial (Body CS)"/>
      <w:color w:val="000000" w:themeColor="text1"/>
      <w:sz w:val="20"/>
    </w:rPr>
  </w:style>
  <w:style w:type="table" w:styleId="GridTable2">
    <w:name w:val="Grid Table 2"/>
    <w:basedOn w:val="TableNormal"/>
    <w:uiPriority w:val="47"/>
    <w:rsid w:val="00E65733"/>
    <w:pPr>
      <w:spacing w:after="0" w:line="240" w:lineRule="auto"/>
    </w:pPr>
    <w:rPr>
      <w:rFonts w:eastAsiaTheme="minorEastAsia"/>
      <w:kern w:val="0"/>
      <w:sz w:val="24"/>
      <w:szCs w:val="24"/>
      <w:lang w:eastAsia="ja-JP"/>
      <w14:ligatures w14:val="none"/>
    </w:rPr>
    <w:tblPr>
      <w:tblStyleRowBandSize w:val="1"/>
      <w:tblStyleColBandSize w:val="1"/>
      <w:tblBorders>
        <w:top w:val="single" w:sz="2" w:space="0" w:color="auto"/>
        <w:bottom w:val="single" w:sz="2" w:space="0" w:color="auto"/>
        <w:insideH w:val="single" w:sz="2" w:space="0" w:color="auto"/>
        <w:insideV w:val="single" w:sz="2" w:space="0" w:color="auto"/>
      </w:tblBorders>
    </w:tblPr>
    <w:tcPr>
      <w:shd w:val="clear" w:color="auto" w:fill="7F7F7F" w:themeFill="text1" w:themeFillTint="80"/>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00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DB1"/>
    <w:rPr>
      <w:lang w:val="en-GB"/>
    </w:rPr>
  </w:style>
  <w:style w:type="paragraph" w:styleId="Footer">
    <w:name w:val="footer"/>
    <w:basedOn w:val="Normal"/>
    <w:link w:val="FooterChar"/>
    <w:uiPriority w:val="99"/>
    <w:unhideWhenUsed/>
    <w:rsid w:val="00300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DB1"/>
    <w:rPr>
      <w:lang w:val="en-GB"/>
    </w:rPr>
  </w:style>
  <w:style w:type="character" w:styleId="Hyperlink">
    <w:name w:val="Hyperlink"/>
    <w:basedOn w:val="DefaultParagraphFont"/>
    <w:uiPriority w:val="99"/>
    <w:unhideWhenUsed/>
    <w:rsid w:val="00300DB1"/>
    <w:rPr>
      <w:color w:val="467886" w:themeColor="hyperlink"/>
      <w:u w:val="single"/>
    </w:rPr>
  </w:style>
  <w:style w:type="table" w:styleId="TableGrid">
    <w:name w:val="Table Grid"/>
    <w:basedOn w:val="TableNormal"/>
    <w:uiPriority w:val="39"/>
    <w:rsid w:val="00FF7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F7BED"/>
    <w:pPr>
      <w:spacing w:after="200" w:line="240" w:lineRule="auto"/>
    </w:pPr>
    <w:rPr>
      <w:i/>
      <w:iCs/>
      <w:color w:val="0E2841" w:themeColor="text2"/>
      <w:sz w:val="18"/>
      <w:szCs w:val="18"/>
    </w:rPr>
  </w:style>
  <w:style w:type="paragraph" w:styleId="Revision">
    <w:name w:val="Revision"/>
    <w:hidden/>
    <w:uiPriority w:val="99"/>
    <w:semiHidden/>
    <w:rsid w:val="00395B8D"/>
    <w:pPr>
      <w:spacing w:after="0" w:line="240" w:lineRule="auto"/>
    </w:pPr>
    <w:rPr>
      <w:lang w:val="en-GB"/>
    </w:rPr>
  </w:style>
  <w:style w:type="character" w:styleId="UnresolvedMention">
    <w:name w:val="Unresolved Mention"/>
    <w:basedOn w:val="DefaultParagraphFont"/>
    <w:uiPriority w:val="99"/>
    <w:semiHidden/>
    <w:unhideWhenUsed/>
    <w:rsid w:val="003B4BCB"/>
    <w:rPr>
      <w:color w:val="605E5C"/>
      <w:shd w:val="clear" w:color="auto" w:fill="E1DFDD"/>
    </w:rPr>
  </w:style>
  <w:style w:type="character" w:styleId="CommentReference">
    <w:name w:val="annotation reference"/>
    <w:basedOn w:val="DefaultParagraphFont"/>
    <w:uiPriority w:val="99"/>
    <w:semiHidden/>
    <w:unhideWhenUsed/>
    <w:rsid w:val="00062D2E"/>
    <w:rPr>
      <w:sz w:val="16"/>
      <w:szCs w:val="16"/>
    </w:rPr>
  </w:style>
  <w:style w:type="paragraph" w:styleId="CommentText">
    <w:name w:val="annotation text"/>
    <w:basedOn w:val="Normal"/>
    <w:link w:val="CommentTextChar"/>
    <w:uiPriority w:val="99"/>
    <w:unhideWhenUsed/>
    <w:rsid w:val="00062D2E"/>
    <w:pPr>
      <w:spacing w:line="240" w:lineRule="auto"/>
    </w:pPr>
    <w:rPr>
      <w:sz w:val="20"/>
      <w:szCs w:val="20"/>
    </w:rPr>
  </w:style>
  <w:style w:type="character" w:customStyle="1" w:styleId="CommentTextChar">
    <w:name w:val="Comment Text Char"/>
    <w:basedOn w:val="DefaultParagraphFont"/>
    <w:link w:val="CommentText"/>
    <w:uiPriority w:val="99"/>
    <w:rsid w:val="00062D2E"/>
    <w:rPr>
      <w:sz w:val="20"/>
      <w:szCs w:val="20"/>
      <w:lang w:val="en-GB"/>
    </w:rPr>
  </w:style>
  <w:style w:type="paragraph" w:styleId="CommentSubject">
    <w:name w:val="annotation subject"/>
    <w:basedOn w:val="CommentText"/>
    <w:next w:val="CommentText"/>
    <w:link w:val="CommentSubjectChar"/>
    <w:uiPriority w:val="99"/>
    <w:semiHidden/>
    <w:unhideWhenUsed/>
    <w:rsid w:val="00062D2E"/>
    <w:rPr>
      <w:b/>
      <w:bCs/>
    </w:rPr>
  </w:style>
  <w:style w:type="character" w:customStyle="1" w:styleId="CommentSubjectChar">
    <w:name w:val="Comment Subject Char"/>
    <w:basedOn w:val="CommentTextChar"/>
    <w:link w:val="CommentSubject"/>
    <w:uiPriority w:val="99"/>
    <w:semiHidden/>
    <w:rsid w:val="00062D2E"/>
    <w:rPr>
      <w:b/>
      <w:bCs/>
      <w:sz w:val="20"/>
      <w:szCs w:val="20"/>
      <w:lang w:val="en-GB"/>
    </w:rPr>
  </w:style>
  <w:style w:type="paragraph" w:styleId="FootnoteText">
    <w:name w:val="footnote text"/>
    <w:basedOn w:val="Normal"/>
    <w:link w:val="FootnoteTextChar"/>
    <w:uiPriority w:val="99"/>
    <w:semiHidden/>
    <w:unhideWhenUsed/>
    <w:rsid w:val="002B48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4865"/>
    <w:rPr>
      <w:sz w:val="20"/>
      <w:szCs w:val="20"/>
      <w:lang w:val="en-GB"/>
    </w:rPr>
  </w:style>
  <w:style w:type="character" w:styleId="FootnoteReference">
    <w:name w:val="footnote reference"/>
    <w:basedOn w:val="DefaultParagraphFont"/>
    <w:uiPriority w:val="99"/>
    <w:semiHidden/>
    <w:unhideWhenUsed/>
    <w:rsid w:val="002B4865"/>
    <w:rPr>
      <w:vertAlign w:val="superscript"/>
    </w:rPr>
  </w:style>
  <w:style w:type="character" w:styleId="PlaceholderText">
    <w:name w:val="Placeholder Text"/>
    <w:basedOn w:val="DefaultParagraphFont"/>
    <w:uiPriority w:val="99"/>
    <w:semiHidden/>
    <w:rsid w:val="009E6C35"/>
    <w:rPr>
      <w:color w:val="666666"/>
    </w:rPr>
  </w:style>
  <w:style w:type="table" w:styleId="PlainTable2">
    <w:name w:val="Plain Table 2"/>
    <w:basedOn w:val="TableNormal"/>
    <w:uiPriority w:val="42"/>
    <w:rsid w:val="00E65733"/>
    <w:pPr>
      <w:spacing w:after="0" w:line="240" w:lineRule="auto"/>
    </w:pPr>
    <w:tblPr>
      <w:tblStyleRowBandSize w:val="1"/>
      <w:tblStyleColBandSize w:val="1"/>
      <w:tblBorders>
        <w:top w:val="single" w:sz="2" w:space="0" w:color="auto"/>
        <w:bottom w:val="single" w:sz="2"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unhideWhenUsed/>
    <w:rsid w:val="00EF3BB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iris.who.int/server/api/core/bitstreams/028ed2a6-e706-435d-9a71-08cb3006479e/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47000311182C499FC06CCAB3C31325" ma:contentTypeVersion="19" ma:contentTypeDescription="Create a new document." ma:contentTypeScope="" ma:versionID="109679ddc965887635077519eda02689">
  <xsd:schema xmlns:xsd="http://www.w3.org/2001/XMLSchema" xmlns:xs="http://www.w3.org/2001/XMLSchema" xmlns:p="http://schemas.microsoft.com/office/2006/metadata/properties" xmlns:ns2="31c4dabc-aacc-4e71-ae64-12f8e4472132" xmlns:ns3="bf8d2c85-dbb3-489f-9ca8-17c9e494d297" targetNamespace="http://schemas.microsoft.com/office/2006/metadata/properties" ma:root="true" ma:fieldsID="555d7d446e3a0bfbfa3a55fdad8fa6a0" ns2:_="" ns3:_="">
    <xsd:import namespace="31c4dabc-aacc-4e71-ae64-12f8e4472132"/>
    <xsd:import namespace="bf8d2c85-dbb3-489f-9ca8-17c9e494d2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4dabc-aacc-4e71-ae64-12f8e4472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8d2c85-dbb3-489f-9ca8-17c9e494d29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bae3c1c-2b07-4395-bc4b-165c66b7b3d1}" ma:internalName="TaxCatchAll" ma:showField="CatchAllData" ma:web="bf8d2c85-dbb3-489f-9ca8-17c9e494d2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1c4dabc-aacc-4e71-ae64-12f8e4472132">
      <Terms xmlns="http://schemas.microsoft.com/office/infopath/2007/PartnerControls"/>
    </lcf76f155ced4ddcb4097134ff3c332f>
    <TaxCatchAll xmlns="bf8d2c85-dbb3-489f-9ca8-17c9e494d297" xsi:nil="true"/>
  </documentManagement>
</p:properties>
</file>

<file path=customXml/itemProps1.xml><?xml version="1.0" encoding="utf-8"?>
<ds:datastoreItem xmlns:ds="http://schemas.openxmlformats.org/officeDocument/2006/customXml" ds:itemID="{A37F967B-D02B-4C44-9971-99747F43E59C}">
  <ds:schemaRefs>
    <ds:schemaRef ds:uri="http://schemas.openxmlformats.org/officeDocument/2006/bibliography"/>
  </ds:schemaRefs>
</ds:datastoreItem>
</file>

<file path=customXml/itemProps2.xml><?xml version="1.0" encoding="utf-8"?>
<ds:datastoreItem xmlns:ds="http://schemas.openxmlformats.org/officeDocument/2006/customXml" ds:itemID="{F0165696-67E3-49DD-88F3-706F28697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4dabc-aacc-4e71-ae64-12f8e4472132"/>
    <ds:schemaRef ds:uri="bf8d2c85-dbb3-489f-9ca8-17c9e494d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674D9E-AEBE-403A-9620-DD5701AD3BE6}">
  <ds:schemaRefs>
    <ds:schemaRef ds:uri="http://schemas.microsoft.com/sharepoint/v3/contenttype/forms"/>
  </ds:schemaRefs>
</ds:datastoreItem>
</file>

<file path=customXml/itemProps4.xml><?xml version="1.0" encoding="utf-8"?>
<ds:datastoreItem xmlns:ds="http://schemas.openxmlformats.org/officeDocument/2006/customXml" ds:itemID="{405B7BA4-7CB7-4DF4-BC47-1391B2FD26C7}">
  <ds:schemaRefs>
    <ds:schemaRef ds:uri="http://www.w3.org/XML/1998/namespace"/>
    <ds:schemaRef ds:uri="http://purl.org/dc/elements/1.1/"/>
    <ds:schemaRef ds:uri="http://schemas.microsoft.com/office/2006/documentManagement/types"/>
    <ds:schemaRef ds:uri="bf8d2c85-dbb3-489f-9ca8-17c9e494d297"/>
    <ds:schemaRef ds:uri="http://purl.org/dc/dcmitype/"/>
    <ds:schemaRef ds:uri="31c4dabc-aacc-4e71-ae64-12f8e4472132"/>
    <ds:schemaRef ds:uri="http://schemas.openxmlformats.org/package/2006/metadata/core-properties"/>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4</Pages>
  <Words>1328</Words>
  <Characters>7573</Characters>
  <Application>Microsoft Office Word</Application>
  <DocSecurity>0</DocSecurity>
  <Lines>63</Lines>
  <Paragraphs>17</Paragraphs>
  <ScaleCrop>false</ScaleCrop>
  <Company>World Health Organization</Company>
  <LinksUpToDate>false</LinksUpToDate>
  <CharactersWithSpaces>8884</CharactersWithSpaces>
  <SharedDoc>false</SharedDoc>
  <HLinks>
    <vt:vector size="18" baseType="variant">
      <vt:variant>
        <vt:i4>7340146</vt:i4>
      </vt:variant>
      <vt:variant>
        <vt:i4>15</vt:i4>
      </vt:variant>
      <vt:variant>
        <vt:i4>0</vt:i4>
      </vt:variant>
      <vt:variant>
        <vt:i4>5</vt:i4>
      </vt:variant>
      <vt:variant>
        <vt:lpwstr>https://www.who.int/teams/nutrition-and-food-safety</vt:lpwstr>
      </vt:variant>
      <vt:variant>
        <vt:lpwstr/>
      </vt:variant>
      <vt:variant>
        <vt:i4>7995476</vt:i4>
      </vt:variant>
      <vt:variant>
        <vt:i4>12</vt:i4>
      </vt:variant>
      <vt:variant>
        <vt:i4>0</vt:i4>
      </vt:variant>
      <vt:variant>
        <vt:i4>5</vt:i4>
      </vt:variant>
      <vt:variant>
        <vt:lpwstr>mailto:nfsdata@who.int</vt:lpwstr>
      </vt:variant>
      <vt:variant>
        <vt:lpwstr/>
      </vt:variant>
      <vt:variant>
        <vt:i4>196638</vt:i4>
      </vt:variant>
      <vt:variant>
        <vt:i4>0</vt:i4>
      </vt:variant>
      <vt:variant>
        <vt:i4>0</vt:i4>
      </vt:variant>
      <vt:variant>
        <vt:i4>5</vt:i4>
      </vt:variant>
      <vt:variant>
        <vt:lpwstr>https://iris.who.int/server/api/core/bitstreams/028ed2a6-e706-435d-9a71-08cb3006479e/content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KUMAPLEY, Richard</dc:creator>
  <cp:keywords/>
  <dc:description/>
  <cp:lastModifiedBy>Chika Hayashi</cp:lastModifiedBy>
  <cp:revision>47</cp:revision>
  <dcterms:created xsi:type="dcterms:W3CDTF">2026-03-04T22:45:00Z</dcterms:created>
  <dcterms:modified xsi:type="dcterms:W3CDTF">2026-03-17T12:41:00Z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0x010100CF47000311182C499FC06CCAB3C31325</vt:lpwstr>
  </property>
  <property fmtid="{D5CDD505-2E9C-101B-9397-08002B2CF9AE}" pid="3" name="MediaServiceImageTags">
    <vt:lpwstr/>
  </property>
</Properties>
</file>