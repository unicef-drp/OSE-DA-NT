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69E7" w14:textId="77777777" w:rsidR="005E77C2" w:rsidRDefault="00E37C28">
      <w:pPr>
        <w:pBdr>
          <w:top w:val="none" w:sz="0" w:space="0" w:color="000000"/>
          <w:left w:val="none" w:sz="0" w:space="0" w:color="000000"/>
          <w:bottom w:val="none" w:sz="0" w:space="0" w:color="000000"/>
          <w:right w:val="none" w:sz="0" w:space="0" w:color="000000"/>
        </w:pBdr>
        <w:spacing w:after="40" w:line="240" w:lineRule="auto"/>
      </w:pPr>
      <w:r>
        <w:rPr>
          <w:rFonts w:eastAsia="Arial" w:cs="Arial"/>
          <w:b/>
          <w:color w:val="00AEEF"/>
          <w:sz w:val="16"/>
          <w:szCs w:val="16"/>
        </w:rPr>
        <w:t>GLOBAL NUTRITION MONITORING BRIEF - UNICEF Office of Strategy and Evidence, Data &amp; Analytics Section</w:t>
      </w:r>
    </w:p>
    <w:p w14:paraId="7F22BEC6" w14:textId="77777777" w:rsidR="00EB194F" w:rsidRDefault="00EB194F">
      <w:pPr>
        <w:pBdr>
          <w:top w:val="none" w:sz="0" w:space="0" w:color="000000"/>
          <w:left w:val="none" w:sz="0" w:space="0" w:color="000000"/>
          <w:bottom w:val="single" w:sz="12" w:space="0" w:color="00AEEF"/>
          <w:right w:val="none" w:sz="0" w:space="0" w:color="000000"/>
        </w:pBdr>
        <w:spacing w:after="60" w:line="240" w:lineRule="auto"/>
        <w:rPr>
          <w:ins w:id="0" w:author="Joel Conkle" w:date="2026-04-18T08:30:00Z" w16du:dateUtc="2026-04-18T06:30:00Z"/>
          <w:rFonts w:eastAsia="Arial" w:cs="Arial"/>
          <w:b/>
          <w:color w:val="1F4E79"/>
          <w:sz w:val="36"/>
          <w:szCs w:val="36"/>
        </w:rPr>
      </w:pPr>
    </w:p>
    <w:p w14:paraId="030469E8" w14:textId="0571F077" w:rsidR="005E77C2" w:rsidRDefault="00E37C28">
      <w:pPr>
        <w:pBdr>
          <w:top w:val="none" w:sz="0" w:space="0" w:color="000000"/>
          <w:left w:val="none" w:sz="0" w:space="0" w:color="000000"/>
          <w:bottom w:val="single" w:sz="12" w:space="0" w:color="00AEEF"/>
          <w:right w:val="none" w:sz="0" w:space="0" w:color="000000"/>
        </w:pBdr>
        <w:spacing w:after="60" w:line="240" w:lineRule="auto"/>
      </w:pPr>
      <w:r>
        <w:rPr>
          <w:rFonts w:eastAsia="Arial" w:cs="Arial"/>
          <w:b/>
          <w:color w:val="1F4E79"/>
          <w:sz w:val="36"/>
          <w:szCs w:val="36"/>
        </w:rPr>
        <w:t>Child Stunting: Where Levels Remain Highest and Where Progress Has Been Strongest</w:t>
      </w:r>
    </w:p>
    <w:p w14:paraId="030469E9" w14:textId="77777777" w:rsidR="005E77C2" w:rsidRDefault="00E37C28">
      <w:pPr>
        <w:pBdr>
          <w:top w:val="none" w:sz="0" w:space="0" w:color="000000"/>
          <w:left w:val="none" w:sz="0" w:space="0" w:color="000000"/>
          <w:bottom w:val="none" w:sz="0" w:space="0" w:color="000000"/>
          <w:right w:val="none" w:sz="0" w:space="0" w:color="000000"/>
        </w:pBdr>
        <w:spacing w:before="20" w:after="60" w:line="240" w:lineRule="auto"/>
        <w:rPr>
          <w:ins w:id="1" w:author="Joel Conkle" w:date="2026-04-18T08:30:00Z" w16du:dateUtc="2026-04-18T06:30:00Z"/>
          <w:rFonts w:eastAsia="Arial" w:cs="Arial"/>
          <w:i/>
          <w:color w:val="5A5A5A"/>
          <w:sz w:val="17"/>
          <w:szCs w:val="17"/>
        </w:rPr>
      </w:pPr>
      <w:r>
        <w:rPr>
          <w:rFonts w:eastAsia="Arial" w:cs="Arial"/>
          <w:i/>
          <w:color w:val="5A5A5A"/>
          <w:sz w:val="17"/>
          <w:szCs w:val="17"/>
        </w:rPr>
        <w:t>UNICEF Combined Nutrition Database, 2026 | Stunting (height-for-age &lt; -2 SD), children under 5</w:t>
      </w:r>
    </w:p>
    <w:p w14:paraId="737118B8" w14:textId="77777777" w:rsidR="00EB194F" w:rsidRDefault="00EB194F">
      <w:pPr>
        <w:pBdr>
          <w:top w:val="none" w:sz="0" w:space="0" w:color="000000"/>
          <w:left w:val="none" w:sz="0" w:space="0" w:color="000000"/>
          <w:bottom w:val="none" w:sz="0" w:space="0" w:color="000000"/>
          <w:right w:val="none" w:sz="0" w:space="0" w:color="000000"/>
        </w:pBdr>
        <w:spacing w:before="20" w:after="60" w:line="240" w:lineRule="auto"/>
      </w:pPr>
    </w:p>
    <w:p w14:paraId="030469EA" w14:textId="52D2FFAE" w:rsidR="005E77C2" w:rsidRDefault="00E37C28">
      <w:pPr>
        <w:pBdr>
          <w:top w:val="none" w:sz="0" w:space="0" w:color="000000"/>
          <w:left w:val="single" w:sz="16" w:space="0" w:color="00AEEF"/>
          <w:bottom w:val="none" w:sz="0" w:space="0" w:color="000000"/>
          <w:right w:val="none" w:sz="0" w:space="0" w:color="000000"/>
        </w:pBdr>
        <w:shd w:val="clear" w:color="auto" w:fill="EAF6FB"/>
        <w:spacing w:before="80" w:after="20" w:line="240" w:lineRule="auto"/>
        <w:ind w:left="160"/>
      </w:pPr>
      <w:r>
        <w:rPr>
          <w:rFonts w:eastAsia="Arial" w:cs="Arial"/>
          <w:b/>
          <w:color w:val="1F4E79"/>
          <w:sz w:val="18"/>
          <w:szCs w:val="18"/>
        </w:rPr>
        <w:t>Key Messages</w:t>
      </w:r>
    </w:p>
    <w:p w14:paraId="030469EB" w14:textId="77777777" w:rsidR="005E77C2" w:rsidRDefault="00E37C28">
      <w:pPr>
        <w:pBdr>
          <w:top w:val="none" w:sz="0" w:space="0" w:color="000000"/>
          <w:left w:val="none" w:sz="0" w:space="0" w:color="000000"/>
          <w:bottom w:val="none" w:sz="0" w:space="0" w:color="000000"/>
          <w:right w:val="none" w:sz="0" w:space="0" w:color="000000"/>
        </w:pBdr>
        <w:shd w:val="clear" w:color="auto" w:fill="EAF6FB"/>
        <w:spacing w:line="252" w:lineRule="auto"/>
        <w:ind w:left="160"/>
      </w:pPr>
      <w:r>
        <w:rPr>
          <w:rFonts w:eastAsia="Arial" w:cs="Arial"/>
          <w:b/>
          <w:color w:val="1F4E79"/>
          <w:sz w:val="18"/>
          <w:szCs w:val="18"/>
        </w:rPr>
        <w:t xml:space="preserve">• </w:t>
      </w:r>
      <w:r>
        <w:rPr>
          <w:rFonts w:eastAsia="Arial" w:cs="Arial"/>
          <w:color w:val="1F4E79"/>
          <w:sz w:val="17"/>
          <w:szCs w:val="17"/>
        </w:rPr>
        <w:t>An estimated 150.2 million children under 5 were stunted in 2024. The burden is highly concentrated: the top 20 countries account for over three quarters of the global total.</w:t>
      </w:r>
    </w:p>
    <w:p w14:paraId="030469EC" w14:textId="77777777" w:rsidR="005E77C2" w:rsidRDefault="00E37C28">
      <w:pPr>
        <w:pBdr>
          <w:top w:val="none" w:sz="0" w:space="0" w:color="000000"/>
          <w:left w:val="none" w:sz="0" w:space="0" w:color="000000"/>
          <w:bottom w:val="none" w:sz="0" w:space="0" w:color="000000"/>
          <w:right w:val="none" w:sz="0" w:space="0" w:color="000000"/>
        </w:pBdr>
        <w:shd w:val="clear" w:color="auto" w:fill="EAF6FB"/>
        <w:spacing w:line="252" w:lineRule="auto"/>
        <w:ind w:left="160"/>
      </w:pPr>
      <w:r>
        <w:rPr>
          <w:rFonts w:eastAsia="Arial" w:cs="Arial"/>
          <w:b/>
          <w:color w:val="1F4E79"/>
          <w:sz w:val="18"/>
          <w:szCs w:val="18"/>
        </w:rPr>
        <w:t xml:space="preserve">• </w:t>
      </w:r>
      <w:r>
        <w:rPr>
          <w:rFonts w:eastAsia="Arial" w:cs="Arial"/>
          <w:color w:val="1F4E79"/>
          <w:sz w:val="17"/>
          <w:szCs w:val="17"/>
        </w:rPr>
        <w:t>The highest-</w:t>
      </w:r>
      <w:proofErr w:type="gramStart"/>
      <w:r>
        <w:rPr>
          <w:rFonts w:eastAsia="Arial" w:cs="Arial"/>
          <w:color w:val="1F4E79"/>
          <w:sz w:val="17"/>
          <w:szCs w:val="17"/>
        </w:rPr>
        <w:t>prevalence</w:t>
      </w:r>
      <w:proofErr w:type="gramEnd"/>
      <w:r>
        <w:rPr>
          <w:rFonts w:eastAsia="Arial" w:cs="Arial"/>
          <w:color w:val="1F4E79"/>
          <w:sz w:val="17"/>
          <w:szCs w:val="17"/>
        </w:rPr>
        <w:t xml:space="preserve"> countries are concentrated in Sub-Saharan Africa, while the highest-burden countries span both Sub-Saharan Africa and South Asia.</w:t>
      </w:r>
    </w:p>
    <w:p w14:paraId="030469ED" w14:textId="77777777" w:rsidR="005E77C2" w:rsidRDefault="00E37C28">
      <w:pPr>
        <w:pBdr>
          <w:top w:val="none" w:sz="0" w:space="0" w:color="000000"/>
          <w:left w:val="none" w:sz="0" w:space="0" w:color="000000"/>
          <w:bottom w:val="none" w:sz="0" w:space="0" w:color="000000"/>
          <w:right w:val="none" w:sz="0" w:space="0" w:color="000000"/>
        </w:pBdr>
        <w:shd w:val="clear" w:color="auto" w:fill="EAF6FB"/>
        <w:spacing w:line="252" w:lineRule="auto"/>
        <w:ind w:left="160"/>
      </w:pPr>
      <w:r>
        <w:rPr>
          <w:rFonts w:eastAsia="Arial" w:cs="Arial"/>
          <w:b/>
          <w:color w:val="1F4E79"/>
          <w:sz w:val="18"/>
          <w:szCs w:val="18"/>
        </w:rPr>
        <w:t xml:space="preserve">• </w:t>
      </w:r>
      <w:r>
        <w:rPr>
          <w:rFonts w:eastAsia="Arial" w:cs="Arial"/>
          <w:color w:val="1F4E79"/>
          <w:sz w:val="17"/>
          <w:szCs w:val="17"/>
        </w:rPr>
        <w:t>The global number of stunted children fell by 51.7 million over the past two decades, and the five countries with the largest reductions accounted for 91% of the global reduction.</w:t>
      </w:r>
    </w:p>
    <w:p w14:paraId="030469EE" w14:textId="0A8B1632" w:rsidR="005E77C2" w:rsidDel="00EB194F" w:rsidRDefault="00E37C28">
      <w:pPr>
        <w:pBdr>
          <w:top w:val="none" w:sz="0" w:space="0" w:color="000000"/>
          <w:left w:val="none" w:sz="0" w:space="0" w:color="000000"/>
          <w:bottom w:val="none" w:sz="0" w:space="0" w:color="000000"/>
          <w:right w:val="none" w:sz="0" w:space="0" w:color="000000"/>
        </w:pBdr>
        <w:shd w:val="clear" w:color="auto" w:fill="EAF6FB"/>
        <w:spacing w:line="252" w:lineRule="auto"/>
        <w:ind w:left="160"/>
        <w:rPr>
          <w:del w:id="2" w:author="Joel Conkle" w:date="2026-04-18T08:29:00Z" w16du:dateUtc="2026-04-18T06:29:00Z"/>
        </w:rPr>
      </w:pPr>
      <w:r>
        <w:rPr>
          <w:rFonts w:eastAsia="Arial" w:cs="Arial"/>
          <w:b/>
          <w:color w:val="1F4E79"/>
          <w:sz w:val="18"/>
          <w:szCs w:val="18"/>
        </w:rPr>
        <w:t xml:space="preserve">• </w:t>
      </w:r>
      <w:del w:id="3" w:author="Joel Conkle" w:date="2026-04-18T08:34:00Z" w16du:dateUtc="2026-04-18T06:34:00Z">
        <w:r w:rsidDel="00B31175">
          <w:rPr>
            <w:rFonts w:eastAsia="Arial" w:cs="Arial"/>
            <w:color w:val="1F4E79"/>
            <w:sz w:val="17"/>
            <w:szCs w:val="17"/>
          </w:rPr>
          <w:delText>Progress has been narrowly concentrated in a</w:delText>
        </w:r>
      </w:del>
      <w:ins w:id="4" w:author="Joel Conkle" w:date="2026-04-18T08:34:00Z" w16du:dateUtc="2026-04-18T06:34:00Z">
        <w:r w:rsidR="00B31175">
          <w:rPr>
            <w:rFonts w:eastAsia="Arial" w:cs="Arial"/>
            <w:color w:val="1F4E79"/>
            <w:sz w:val="17"/>
            <w:szCs w:val="17"/>
          </w:rPr>
          <w:t>A</w:t>
        </w:r>
      </w:ins>
      <w:r>
        <w:rPr>
          <w:rFonts w:eastAsia="Arial" w:cs="Arial"/>
          <w:color w:val="1F4E79"/>
          <w:sz w:val="17"/>
          <w:szCs w:val="17"/>
        </w:rPr>
        <w:t xml:space="preserve"> small number of populous countries</w:t>
      </w:r>
      <w:ins w:id="5" w:author="Joel Conkle" w:date="2026-04-18T08:34:00Z" w16du:dateUtc="2026-04-18T06:34:00Z">
        <w:r w:rsidR="00B31175">
          <w:rPr>
            <w:rFonts w:eastAsia="Arial" w:cs="Arial"/>
            <w:color w:val="1F4E79"/>
            <w:sz w:val="17"/>
            <w:szCs w:val="17"/>
          </w:rPr>
          <w:t xml:space="preserve"> have contributed disproportionately to the </w:t>
        </w:r>
      </w:ins>
      <w:ins w:id="6" w:author="Joel Conkle" w:date="2026-04-18T08:35:00Z" w16du:dateUtc="2026-04-18T06:35:00Z">
        <w:r w:rsidR="00791390">
          <w:rPr>
            <w:rFonts w:eastAsia="Arial" w:cs="Arial"/>
            <w:color w:val="1F4E79"/>
            <w:sz w:val="17"/>
            <w:szCs w:val="17"/>
          </w:rPr>
          <w:t>global reduction</w:t>
        </w:r>
      </w:ins>
      <w:r>
        <w:rPr>
          <w:rFonts w:eastAsia="Arial" w:cs="Arial"/>
          <w:color w:val="1F4E79"/>
          <w:sz w:val="17"/>
          <w:szCs w:val="17"/>
        </w:rPr>
        <w:t>.</w:t>
      </w:r>
    </w:p>
    <w:p w14:paraId="030469EF" w14:textId="77777777" w:rsidR="005E77C2" w:rsidRDefault="005E77C2" w:rsidP="00EB194F">
      <w:pPr>
        <w:pBdr>
          <w:top w:val="none" w:sz="0" w:space="0" w:color="000000"/>
          <w:left w:val="none" w:sz="0" w:space="0" w:color="000000"/>
          <w:bottom w:val="none" w:sz="0" w:space="0" w:color="000000"/>
          <w:right w:val="none" w:sz="0" w:space="0" w:color="000000"/>
        </w:pBdr>
        <w:shd w:val="clear" w:color="auto" w:fill="EAF6FB"/>
        <w:spacing w:line="252" w:lineRule="auto"/>
        <w:ind w:left="160"/>
        <w:pPrChange w:id="7" w:author="Joel Conkle" w:date="2026-04-18T08:29:00Z" w16du:dateUtc="2026-04-18T06:29:00Z">
          <w:pPr>
            <w:pBdr>
              <w:top w:val="none" w:sz="0" w:space="0" w:color="000000"/>
              <w:left w:val="single" w:sz="16" w:space="0" w:color="00AEEF"/>
              <w:bottom w:val="none" w:sz="0" w:space="0" w:color="000000"/>
              <w:right w:val="none" w:sz="0" w:space="0" w:color="000000"/>
            </w:pBdr>
            <w:shd w:val="clear" w:color="auto" w:fill="EAF6FB"/>
            <w:spacing w:after="40" w:line="240" w:lineRule="auto"/>
          </w:pPr>
        </w:pPrChange>
      </w:pPr>
    </w:p>
    <w:p w14:paraId="26336E04" w14:textId="77777777" w:rsidR="00EB194F" w:rsidRDefault="00EB194F">
      <w:pPr>
        <w:pBdr>
          <w:top w:val="none" w:sz="0" w:space="0" w:color="000000"/>
          <w:left w:val="none" w:sz="0" w:space="0" w:color="000000"/>
          <w:bottom w:val="single" w:sz="8" w:space="0" w:color="00AEEF"/>
          <w:right w:val="none" w:sz="0" w:space="0" w:color="000000"/>
        </w:pBdr>
        <w:spacing w:before="60" w:after="20" w:line="240" w:lineRule="auto"/>
        <w:rPr>
          <w:ins w:id="8" w:author="Joel Conkle" w:date="2026-04-18T08:29:00Z" w16du:dateUtc="2026-04-18T06:29:00Z"/>
          <w:rFonts w:eastAsia="Arial" w:cs="Arial"/>
          <w:b/>
          <w:color w:val="1F4E79"/>
          <w:sz w:val="22"/>
          <w:szCs w:val="22"/>
        </w:rPr>
      </w:pPr>
    </w:p>
    <w:p w14:paraId="030469F0" w14:textId="4F77137C" w:rsidR="005E77C2" w:rsidRDefault="00E37C28">
      <w:pPr>
        <w:pBdr>
          <w:top w:val="none" w:sz="0" w:space="0" w:color="000000"/>
          <w:left w:val="none" w:sz="0" w:space="0" w:color="000000"/>
          <w:bottom w:val="single" w:sz="8" w:space="0" w:color="00AEEF"/>
          <w:right w:val="none" w:sz="0" w:space="0" w:color="000000"/>
        </w:pBdr>
        <w:spacing w:before="60" w:after="20" w:line="240" w:lineRule="auto"/>
      </w:pPr>
      <w:r>
        <w:rPr>
          <w:rFonts w:eastAsia="Arial" w:cs="Arial"/>
          <w:b/>
          <w:color w:val="1F4E79"/>
          <w:sz w:val="22"/>
          <w:szCs w:val="22"/>
        </w:rPr>
        <w:t>Current Scale: Prevalence &amp; Burden</w:t>
      </w:r>
    </w:p>
    <w:p w14:paraId="16AA2C89" w14:textId="77777777" w:rsidR="00EB194F" w:rsidRDefault="00EB194F">
      <w:pPr>
        <w:pBdr>
          <w:top w:val="none" w:sz="0" w:space="0" w:color="000000"/>
          <w:left w:val="none" w:sz="0" w:space="0" w:color="000000"/>
          <w:bottom w:val="none" w:sz="0" w:space="0" w:color="000000"/>
          <w:right w:val="none" w:sz="0" w:space="0" w:color="000000"/>
        </w:pBdr>
        <w:spacing w:after="40" w:line="252" w:lineRule="auto"/>
        <w:rPr>
          <w:ins w:id="9" w:author="Joel Conkle" w:date="2026-04-18T08:31:00Z" w16du:dateUtc="2026-04-18T06:31:00Z"/>
          <w:rFonts w:eastAsia="Arial" w:cs="Arial"/>
          <w:color w:val="1D1D1B"/>
          <w:sz w:val="17"/>
          <w:szCs w:val="17"/>
        </w:rPr>
      </w:pPr>
    </w:p>
    <w:p w14:paraId="030469F1" w14:textId="128C5624"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Burundi had the highest modeled stunting prevalence in 2024 at 55.3%, followed by Niger, Eritrea, Angola, and Papua New Guinea. The highest-</w:t>
      </w:r>
      <w:proofErr w:type="gramStart"/>
      <w:r>
        <w:rPr>
          <w:rFonts w:eastAsia="Arial" w:cs="Arial"/>
          <w:color w:val="1D1D1B"/>
          <w:sz w:val="17"/>
          <w:szCs w:val="17"/>
        </w:rPr>
        <w:t>prevalence</w:t>
      </w:r>
      <w:proofErr w:type="gramEnd"/>
      <w:r>
        <w:rPr>
          <w:rFonts w:eastAsia="Arial" w:cs="Arial"/>
          <w:color w:val="1D1D1B"/>
          <w:sz w:val="17"/>
          <w:szCs w:val="17"/>
        </w:rPr>
        <w:t xml:space="preserve"> countries are concentrated in Sub-Saharan Africa, with one Pacific country in the top five.</w:t>
      </w:r>
      <w:ins w:id="10" w:author="Joel Conkle" w:date="2026-04-18T08:31:00Z" w16du:dateUtc="2026-04-18T06:31:00Z">
        <w:r w:rsidR="00EB194F">
          <w:rPr>
            <w:rFonts w:eastAsia="Arial" w:cs="Arial"/>
            <w:color w:val="1D1D1B"/>
            <w:sz w:val="17"/>
            <w:szCs w:val="17"/>
          </w:rPr>
          <w:t xml:space="preserve"> (</w:t>
        </w:r>
        <w:r w:rsidR="00FF21DB" w:rsidRPr="00FF21DB">
          <w:rPr>
            <w:rFonts w:eastAsia="Arial" w:cs="Arial"/>
            <w:b/>
            <w:bCs/>
            <w:color w:val="1D1D1B"/>
            <w:sz w:val="17"/>
            <w:szCs w:val="17"/>
            <w:rPrChange w:id="11" w:author="Joel Conkle" w:date="2026-04-18T08:31:00Z" w16du:dateUtc="2026-04-18T06:31:00Z">
              <w:rPr>
                <w:rFonts w:eastAsia="Arial" w:cs="Arial"/>
                <w:color w:val="1D1D1B"/>
                <w:sz w:val="17"/>
                <w:szCs w:val="17"/>
              </w:rPr>
            </w:rPrChange>
          </w:rPr>
          <w:t>Figure 1a</w:t>
        </w:r>
        <w:r w:rsidR="00FF21DB">
          <w:rPr>
            <w:rFonts w:eastAsia="Arial" w:cs="Arial"/>
            <w:color w:val="1D1D1B"/>
            <w:sz w:val="17"/>
            <w:szCs w:val="17"/>
          </w:rPr>
          <w:t>)</w:t>
        </w:r>
      </w:ins>
    </w:p>
    <w:p w14:paraId="030469F2" w14:textId="1EF84442" w:rsidR="005E77C2" w:rsidDel="00FF21DB" w:rsidRDefault="00E37C28">
      <w:pPr>
        <w:pBdr>
          <w:top w:val="none" w:sz="0" w:space="0" w:color="000000"/>
          <w:left w:val="none" w:sz="0" w:space="0" w:color="000000"/>
          <w:bottom w:val="none" w:sz="0" w:space="0" w:color="000000"/>
          <w:right w:val="none" w:sz="0" w:space="0" w:color="000000"/>
        </w:pBdr>
        <w:spacing w:after="40" w:line="252" w:lineRule="auto"/>
        <w:rPr>
          <w:del w:id="12" w:author="Joel Conkle" w:date="2026-04-18T08:31:00Z" w16du:dateUtc="2026-04-18T06:31:00Z"/>
        </w:rPr>
      </w:pPr>
      <w:r>
        <w:rPr>
          <w:rFonts w:eastAsia="Arial" w:cs="Arial"/>
          <w:color w:val="1D1D1B"/>
          <w:sz w:val="17"/>
          <w:szCs w:val="17"/>
        </w:rPr>
        <w:t xml:space="preserve">India had the largest estimated number of stunted children in 2024 at 37.4 million — one in every four stunted children globally. The top five burden countries were India, Nigeria, Pakistan, the Democratic Republic of </w:t>
      </w:r>
      <w:proofErr w:type="gramStart"/>
      <w:r>
        <w:rPr>
          <w:rFonts w:eastAsia="Arial" w:cs="Arial"/>
          <w:color w:val="1D1D1B"/>
          <w:sz w:val="17"/>
          <w:szCs w:val="17"/>
        </w:rPr>
        <w:t>the Congo</w:t>
      </w:r>
      <w:proofErr w:type="gramEnd"/>
      <w:r>
        <w:rPr>
          <w:rFonts w:eastAsia="Arial" w:cs="Arial"/>
          <w:color w:val="1D1D1B"/>
          <w:sz w:val="17"/>
          <w:szCs w:val="17"/>
        </w:rPr>
        <w:t>, and Ethiopia.</w:t>
      </w:r>
      <w:ins w:id="13" w:author="Joel Conkle" w:date="2026-04-18T08:31:00Z" w16du:dateUtc="2026-04-18T06:31:00Z">
        <w:r w:rsidR="00FF21DB">
          <w:rPr>
            <w:rFonts w:eastAsia="Arial" w:cs="Arial"/>
            <w:color w:val="1D1D1B"/>
            <w:sz w:val="17"/>
            <w:szCs w:val="17"/>
          </w:rPr>
          <w:t xml:space="preserve"> </w:t>
        </w:r>
      </w:ins>
    </w:p>
    <w:p w14:paraId="030469F3" w14:textId="1F806F09"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The burden is highly concentrated.</w:t>
      </w:r>
      <w:ins w:id="14" w:author="Joel Conkle" w:date="2026-04-18T08:32:00Z" w16du:dateUtc="2026-04-18T06:32:00Z">
        <w:r w:rsidR="00A953E2">
          <w:rPr>
            <w:rFonts w:eastAsia="Arial" w:cs="Arial"/>
            <w:color w:val="1D1D1B"/>
            <w:sz w:val="17"/>
            <w:szCs w:val="17"/>
          </w:rPr>
          <w:t xml:space="preserve"> (</w:t>
        </w:r>
        <w:r w:rsidR="00A953E2" w:rsidRPr="00A953E2">
          <w:rPr>
            <w:rFonts w:eastAsia="Arial" w:cs="Arial"/>
            <w:b/>
            <w:bCs/>
            <w:color w:val="1D1D1B"/>
            <w:sz w:val="17"/>
            <w:szCs w:val="17"/>
            <w:rPrChange w:id="15" w:author="Joel Conkle" w:date="2026-04-18T08:32:00Z" w16du:dateUtc="2026-04-18T06:32:00Z">
              <w:rPr>
                <w:rFonts w:eastAsia="Arial" w:cs="Arial"/>
                <w:color w:val="1D1D1B"/>
                <w:sz w:val="17"/>
                <w:szCs w:val="17"/>
              </w:rPr>
            </w:rPrChange>
          </w:rPr>
          <w:t>Figure 1b</w:t>
        </w:r>
        <w:r w:rsidR="00A953E2">
          <w:rPr>
            <w:rFonts w:eastAsia="Arial" w:cs="Arial"/>
            <w:color w:val="1D1D1B"/>
            <w:sz w:val="17"/>
            <w:szCs w:val="17"/>
          </w:rPr>
          <w:t>)</w:t>
        </w:r>
      </w:ins>
      <w:r>
        <w:rPr>
          <w:rFonts w:eastAsia="Arial" w:cs="Arial"/>
          <w:color w:val="1D1D1B"/>
          <w:sz w:val="17"/>
          <w:szCs w:val="17"/>
        </w:rPr>
        <w:t xml:space="preserve"> The top 5 countries accounted for 50.1% of the global total, the top 10 for 62.4%, and the top 20 for 76.8%.</w:t>
      </w:r>
    </w:p>
    <w:p w14:paraId="030469F4"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rPr>
          <w:ins w:id="16" w:author="Joel Conkle" w:date="2026-04-18T08:30:00Z" w16du:dateUtc="2026-04-18T06:30:00Z"/>
          <w:rFonts w:eastAsia="Arial" w:cs="Arial"/>
          <w:color w:val="1D1D1B"/>
          <w:sz w:val="17"/>
          <w:szCs w:val="17"/>
        </w:rPr>
      </w:pPr>
      <w:r>
        <w:rPr>
          <w:rFonts w:eastAsia="Arial" w:cs="Arial"/>
          <w:color w:val="1D1D1B"/>
          <w:sz w:val="17"/>
          <w:szCs w:val="17"/>
        </w:rPr>
        <w:t xml:space="preserve">The prevalence and burden rankings overlap but are not identical. Eleven countries appear in both the </w:t>
      </w:r>
      <w:proofErr w:type="gramStart"/>
      <w:r>
        <w:rPr>
          <w:rFonts w:eastAsia="Arial" w:cs="Arial"/>
          <w:color w:val="1D1D1B"/>
          <w:sz w:val="17"/>
          <w:szCs w:val="17"/>
        </w:rPr>
        <w:t>top-20</w:t>
      </w:r>
      <w:proofErr w:type="gramEnd"/>
      <w:r>
        <w:rPr>
          <w:rFonts w:eastAsia="Arial" w:cs="Arial"/>
          <w:color w:val="1D1D1B"/>
          <w:sz w:val="17"/>
          <w:szCs w:val="17"/>
        </w:rPr>
        <w:t xml:space="preserve"> highest-prevalence and </w:t>
      </w:r>
      <w:proofErr w:type="gramStart"/>
      <w:r>
        <w:rPr>
          <w:rFonts w:eastAsia="Arial" w:cs="Arial"/>
          <w:color w:val="1D1D1B"/>
          <w:sz w:val="17"/>
          <w:szCs w:val="17"/>
        </w:rPr>
        <w:t>top-20</w:t>
      </w:r>
      <w:proofErr w:type="gramEnd"/>
      <w:r>
        <w:rPr>
          <w:rFonts w:eastAsia="Arial" w:cs="Arial"/>
          <w:color w:val="1D1D1B"/>
          <w:sz w:val="17"/>
          <w:szCs w:val="17"/>
        </w:rPr>
        <w:t xml:space="preserve"> highest-burden lists: Afghanistan, Angola, the Democratic Republic of </w:t>
      </w:r>
      <w:proofErr w:type="gramStart"/>
      <w:r>
        <w:rPr>
          <w:rFonts w:eastAsia="Arial" w:cs="Arial"/>
          <w:color w:val="1D1D1B"/>
          <w:sz w:val="17"/>
          <w:szCs w:val="17"/>
        </w:rPr>
        <w:t>the Congo</w:t>
      </w:r>
      <w:proofErr w:type="gramEnd"/>
      <w:r>
        <w:rPr>
          <w:rFonts w:eastAsia="Arial" w:cs="Arial"/>
          <w:color w:val="1D1D1B"/>
          <w:sz w:val="17"/>
          <w:szCs w:val="17"/>
        </w:rPr>
        <w:t>, Ethiopia, Madagascar, Mozambique, Niger, Nigeria, Pakistan, Sudan, and Yemen. Countries with very high prevalence but smaller populations may not appear among the highest-burden countries, while populous countries with moderate prevalence can carry a very large burden.</w:t>
      </w:r>
    </w:p>
    <w:p w14:paraId="42F7FC83" w14:textId="77777777" w:rsidR="00EB194F" w:rsidRDefault="00EB194F">
      <w:pPr>
        <w:pBdr>
          <w:top w:val="none" w:sz="0" w:space="0" w:color="000000"/>
          <w:left w:val="none" w:sz="0" w:space="0" w:color="000000"/>
          <w:bottom w:val="none" w:sz="0" w:space="0" w:color="000000"/>
          <w:right w:val="none" w:sz="0" w:space="0" w:color="000000"/>
        </w:pBdr>
        <w:spacing w:after="40" w:line="252" w:lineRule="auto"/>
      </w:pPr>
    </w:p>
    <w:p w14:paraId="030469F5" w14:textId="77777777" w:rsidR="005E77C2" w:rsidRDefault="00E37C28">
      <w:r>
        <w:rPr>
          <w:noProof/>
        </w:rPr>
        <w:drawing>
          <wp:inline distT="0" distB="0" distL="0" distR="0" wp14:anchorId="03046A04" wp14:editId="03046A05">
            <wp:extent cx="5806440" cy="2747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806440" cy="2747301"/>
                    </a:xfrm>
                    <a:prstGeom prst="rect">
                      <a:avLst/>
                    </a:prstGeom>
                    <a:noFill/>
                  </pic:spPr>
                </pic:pic>
              </a:graphicData>
            </a:graphic>
          </wp:inline>
        </w:drawing>
      </w:r>
    </w:p>
    <w:p w14:paraId="030469F6" w14:textId="77777777" w:rsidR="005E77C2" w:rsidRDefault="00E37C28">
      <w:pPr>
        <w:pBdr>
          <w:top w:val="single" w:sz="4" w:space="0" w:color="00AEEF"/>
          <w:left w:val="none" w:sz="0" w:space="0" w:color="000000"/>
          <w:bottom w:val="none" w:sz="0" w:space="0" w:color="000000"/>
          <w:right w:val="none" w:sz="0" w:space="0" w:color="000000"/>
        </w:pBdr>
        <w:spacing w:before="60" w:line="240" w:lineRule="auto"/>
      </w:pPr>
      <w:r>
        <w:rPr>
          <w:rFonts w:eastAsia="Arial" w:cs="Arial"/>
          <w:i/>
          <w:color w:val="5A5A5A"/>
          <w:sz w:val="14"/>
          <w:szCs w:val="14"/>
        </w:rPr>
        <w:t>Data source: 2025 Joint Child Malnutrition Estimates.</w:t>
      </w:r>
    </w:p>
    <w:p w14:paraId="030469F7" w14:textId="77777777" w:rsidR="005E77C2" w:rsidRDefault="00E37C28">
      <w:r>
        <w:br w:type="page"/>
      </w:r>
    </w:p>
    <w:p w14:paraId="3B703C2F" w14:textId="77777777" w:rsidR="00EB194F" w:rsidRDefault="00EB194F" w:rsidP="00EB194F">
      <w:pPr>
        <w:pBdr>
          <w:top w:val="none" w:sz="0" w:space="0" w:color="000000"/>
          <w:left w:val="none" w:sz="0" w:space="0" w:color="000000"/>
          <w:bottom w:val="none" w:sz="0" w:space="0" w:color="000000"/>
          <w:right w:val="none" w:sz="0" w:space="0" w:color="000000"/>
        </w:pBdr>
        <w:spacing w:after="40" w:line="240" w:lineRule="auto"/>
        <w:rPr>
          <w:ins w:id="17" w:author="Joel Conkle" w:date="2026-04-18T08:30:00Z" w16du:dateUtc="2026-04-18T06:30:00Z"/>
          <w:rFonts w:eastAsia="Arial" w:cs="Arial"/>
          <w:b/>
          <w:color w:val="00AEEF"/>
          <w:sz w:val="16"/>
          <w:szCs w:val="16"/>
        </w:rPr>
      </w:pPr>
      <w:ins w:id="18" w:author="Joel Conkle" w:date="2026-04-18T08:30:00Z" w16du:dateUtc="2026-04-18T06:30:00Z">
        <w:r>
          <w:rPr>
            <w:rFonts w:eastAsia="Arial" w:cs="Arial"/>
            <w:b/>
            <w:color w:val="00AEEF"/>
            <w:sz w:val="16"/>
            <w:szCs w:val="16"/>
          </w:rPr>
          <w:lastRenderedPageBreak/>
          <w:t>GLOBAL NUTRITION MONITORING BRIEF - UNICEF Office of Strategy and Evidence, Data &amp; Analytics Section</w:t>
        </w:r>
      </w:ins>
    </w:p>
    <w:p w14:paraId="72907DA3" w14:textId="77777777" w:rsidR="00EB194F" w:rsidRDefault="00EB194F" w:rsidP="00EB194F">
      <w:pPr>
        <w:pBdr>
          <w:top w:val="none" w:sz="0" w:space="0" w:color="000000"/>
          <w:left w:val="none" w:sz="0" w:space="0" w:color="000000"/>
          <w:bottom w:val="none" w:sz="0" w:space="0" w:color="000000"/>
          <w:right w:val="none" w:sz="0" w:space="0" w:color="000000"/>
        </w:pBdr>
        <w:spacing w:after="40" w:line="240" w:lineRule="auto"/>
        <w:rPr>
          <w:ins w:id="19" w:author="Joel Conkle" w:date="2026-04-18T08:30:00Z" w16du:dateUtc="2026-04-18T06:30:00Z"/>
        </w:rPr>
      </w:pPr>
    </w:p>
    <w:p w14:paraId="030469F8" w14:textId="66E006C2" w:rsidR="005E77C2" w:rsidDel="00EB194F" w:rsidRDefault="00E37C28">
      <w:pPr>
        <w:pBdr>
          <w:top w:val="none" w:sz="0" w:space="0" w:color="000000"/>
          <w:left w:val="none" w:sz="0" w:space="0" w:color="000000"/>
          <w:bottom w:val="none" w:sz="0" w:space="0" w:color="000000"/>
          <w:right w:val="none" w:sz="0" w:space="0" w:color="000000"/>
        </w:pBdr>
        <w:spacing w:after="40" w:line="240" w:lineRule="auto"/>
        <w:rPr>
          <w:del w:id="20" w:author="Joel Conkle" w:date="2026-04-18T08:30:00Z" w16du:dateUtc="2026-04-18T06:30:00Z"/>
        </w:rPr>
      </w:pPr>
      <w:del w:id="21" w:author="Joel Conkle" w:date="2026-04-18T08:30:00Z" w16du:dateUtc="2026-04-18T06:30:00Z">
        <w:r w:rsidDel="00EB194F">
          <w:rPr>
            <w:rFonts w:eastAsia="Arial" w:cs="Arial"/>
            <w:b/>
            <w:color w:val="00AEEF"/>
            <w:sz w:val="16"/>
            <w:szCs w:val="16"/>
          </w:rPr>
          <w:delText>PATTERNS OF PROGRESS</w:delText>
        </w:r>
      </w:del>
    </w:p>
    <w:p w14:paraId="030469F9" w14:textId="77777777" w:rsidR="005E77C2" w:rsidRDefault="00E37C28">
      <w:pPr>
        <w:pBdr>
          <w:top w:val="none" w:sz="0" w:space="0" w:color="000000"/>
          <w:left w:val="none" w:sz="0" w:space="0" w:color="000000"/>
          <w:bottom w:val="single" w:sz="8" w:space="0" w:color="00AEEF"/>
          <w:right w:val="none" w:sz="0" w:space="0" w:color="000000"/>
        </w:pBdr>
        <w:spacing w:before="60" w:after="20" w:line="240" w:lineRule="auto"/>
      </w:pPr>
      <w:r>
        <w:rPr>
          <w:rFonts w:eastAsia="Arial" w:cs="Arial"/>
          <w:b/>
          <w:color w:val="1F4E79"/>
          <w:sz w:val="22"/>
          <w:szCs w:val="22"/>
        </w:rPr>
        <w:t>Progress: Reduction in Prevalence and Number of Affected Children Over 20 Years</w:t>
      </w:r>
    </w:p>
    <w:p w14:paraId="030469FA"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North Korea showed the largest 20-year reduction in stunting prevalence, with a decline of 27.6 percentage points between 2004 and 2024. Several countries appear in both the 10-year and 20-year top-improver lists, suggesting sustained long-term progress. Among 10-year reducers, the fastest pace was about 1.4 percentage points per year.</w:t>
      </w:r>
    </w:p>
    <w:p w14:paraId="030469FB"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Countries that started from the highest prevalence levels tended to achieve the largest absolute reductions, though relative progress varied widely. Some countries that began above 40% prevalence have achieved reductions of 20 percentage points or more over two decades.</w:t>
      </w:r>
    </w:p>
    <w:p w14:paraId="030469FC"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The global number of stunted children fell from 201.9 million in 2004 to 150.2 million in 2024 — a reduction of 51.7 million. India alone accounted for 27.5 million of that reduction, or 53.3% of the global total.</w:t>
      </w:r>
    </w:p>
    <w:p w14:paraId="030469FD"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 xml:space="preserve">This concentration is striking: the top 5 burden reducers accounted for 91.3% of the global reduction, and the top 10 for 100.9%. That the </w:t>
      </w:r>
      <w:proofErr w:type="gramStart"/>
      <w:r>
        <w:rPr>
          <w:rFonts w:eastAsia="Arial" w:cs="Arial"/>
          <w:color w:val="1D1D1B"/>
          <w:sz w:val="17"/>
          <w:szCs w:val="17"/>
        </w:rPr>
        <w:t>top-10</w:t>
      </w:r>
      <w:proofErr w:type="gramEnd"/>
      <w:r>
        <w:rPr>
          <w:rFonts w:eastAsia="Arial" w:cs="Arial"/>
          <w:color w:val="1D1D1B"/>
          <w:sz w:val="17"/>
          <w:szCs w:val="17"/>
        </w:rPr>
        <w:t xml:space="preserve"> share exceeds 100% is not an error — it reflects the fact that burden increased in some countries over this period, particularly in African countries that had high population growth and little or no improvement in prevalence. The top 20 reducers accounted for 111.3%, reinforcing that progress has been driven by a small number of populous countries while burden grew elsewhere.</w:t>
      </w:r>
    </w:p>
    <w:p w14:paraId="030469FE" w14:textId="77777777" w:rsidR="005E77C2" w:rsidRDefault="00E37C28">
      <w:pPr>
        <w:pBdr>
          <w:top w:val="none" w:sz="0" w:space="0" w:color="000000"/>
          <w:left w:val="none" w:sz="0" w:space="0" w:color="000000"/>
          <w:bottom w:val="none" w:sz="0" w:space="0" w:color="000000"/>
          <w:right w:val="none" w:sz="0" w:space="0" w:color="000000"/>
        </w:pBdr>
        <w:spacing w:after="40" w:line="252" w:lineRule="auto"/>
      </w:pPr>
      <w:r>
        <w:rPr>
          <w:rFonts w:eastAsia="Arial" w:cs="Arial"/>
          <w:color w:val="1D1D1B"/>
          <w:sz w:val="17"/>
          <w:szCs w:val="17"/>
        </w:rPr>
        <w:t>India achieved the largest absolute burden reduction (27.5 million fewer stunted children over 20 years) yet remains the single largest-burden country, illustrating that even more progress is needed.</w:t>
      </w:r>
    </w:p>
    <w:p w14:paraId="030469FF" w14:textId="77777777" w:rsidR="005E77C2" w:rsidRDefault="00E37C28">
      <w:r>
        <w:rPr>
          <w:noProof/>
        </w:rPr>
        <w:drawing>
          <wp:inline distT="0" distB="0" distL="0" distR="0" wp14:anchorId="03046A06" wp14:editId="03046A07">
            <wp:extent cx="5806440" cy="23481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806440" cy="2348147"/>
                    </a:xfrm>
                    <a:prstGeom prst="rect">
                      <a:avLst/>
                    </a:prstGeom>
                    <a:noFill/>
                  </pic:spPr>
                </pic:pic>
              </a:graphicData>
            </a:graphic>
          </wp:inline>
        </w:drawing>
      </w:r>
    </w:p>
    <w:p w14:paraId="03046A00" w14:textId="77777777" w:rsidR="005E77C2" w:rsidRDefault="00E37C28">
      <w:pPr>
        <w:pBdr>
          <w:top w:val="none" w:sz="0" w:space="0" w:color="000000"/>
          <w:left w:val="none" w:sz="0" w:space="0" w:color="000000"/>
          <w:bottom w:val="single" w:sz="8" w:space="0" w:color="00AEEF"/>
          <w:right w:val="none" w:sz="0" w:space="0" w:color="000000"/>
        </w:pBdr>
        <w:spacing w:before="60" w:after="20" w:line="240" w:lineRule="auto"/>
      </w:pPr>
      <w:r>
        <w:rPr>
          <w:rFonts w:eastAsia="Arial" w:cs="Arial"/>
          <w:b/>
          <w:color w:val="1F4E79"/>
          <w:sz w:val="22"/>
          <w:szCs w:val="22"/>
        </w:rPr>
        <w:t>Limitations</w:t>
      </w:r>
    </w:p>
    <w:p w14:paraId="03046A01" w14:textId="77777777" w:rsidR="005E77C2" w:rsidRDefault="00E37C28">
      <w:pPr>
        <w:pBdr>
          <w:top w:val="none" w:sz="0" w:space="0" w:color="000000"/>
          <w:left w:val="none" w:sz="0" w:space="0" w:color="000000"/>
          <w:bottom w:val="none" w:sz="0" w:space="0" w:color="000000"/>
          <w:right w:val="none" w:sz="0" w:space="0" w:color="000000"/>
        </w:pBdr>
        <w:spacing w:line="252" w:lineRule="auto"/>
        <w:ind w:left="160"/>
      </w:pPr>
      <w:r>
        <w:rPr>
          <w:rFonts w:eastAsia="Arial" w:cs="Arial"/>
          <w:b/>
          <w:color w:val="1D1D1B"/>
          <w:sz w:val="18"/>
          <w:szCs w:val="18"/>
        </w:rPr>
        <w:t xml:space="preserve">• </w:t>
      </w:r>
      <w:r>
        <w:rPr>
          <w:rFonts w:eastAsia="Arial" w:cs="Arial"/>
          <w:color w:val="1D1D1B"/>
          <w:sz w:val="17"/>
          <w:szCs w:val="17"/>
        </w:rPr>
        <w:t>These rankings use JME modeled stunting estimates, which are appropriate for trend comparison but produce smoothed trajectories rather than direct annual observations.</w:t>
      </w:r>
    </w:p>
    <w:p w14:paraId="03046A02" w14:textId="77777777" w:rsidR="005E77C2" w:rsidRDefault="00E37C28">
      <w:pPr>
        <w:pBdr>
          <w:top w:val="none" w:sz="0" w:space="0" w:color="000000"/>
          <w:left w:val="none" w:sz="0" w:space="0" w:color="000000"/>
          <w:bottom w:val="none" w:sz="0" w:space="0" w:color="000000"/>
          <w:right w:val="none" w:sz="0" w:space="0" w:color="000000"/>
        </w:pBdr>
        <w:spacing w:line="252" w:lineRule="auto"/>
        <w:ind w:left="160"/>
      </w:pPr>
      <w:r>
        <w:rPr>
          <w:rFonts w:eastAsia="Arial" w:cs="Arial"/>
          <w:b/>
          <w:color w:val="1D1D1B"/>
          <w:sz w:val="18"/>
          <w:szCs w:val="18"/>
        </w:rPr>
        <w:t xml:space="preserve">• </w:t>
      </w:r>
      <w:r>
        <w:rPr>
          <w:rFonts w:eastAsia="Arial" w:cs="Arial"/>
          <w:color w:val="1D1D1B"/>
          <w:sz w:val="17"/>
          <w:szCs w:val="17"/>
        </w:rPr>
        <w:t>Acute shocks — including conflict, economic crisis, and food emergencies — may not be captured in real time by the modeled series. Estimates and rankings should not be over-interpreted.</w:t>
      </w:r>
    </w:p>
    <w:p w14:paraId="03046A03" w14:textId="77777777" w:rsidR="005E77C2" w:rsidRDefault="00E37C28">
      <w:pPr>
        <w:pBdr>
          <w:top w:val="single" w:sz="4" w:space="0" w:color="00AEEF"/>
          <w:left w:val="none" w:sz="0" w:space="0" w:color="000000"/>
          <w:bottom w:val="none" w:sz="0" w:space="0" w:color="000000"/>
          <w:right w:val="none" w:sz="0" w:space="0" w:color="000000"/>
        </w:pBdr>
        <w:spacing w:before="60" w:line="240" w:lineRule="auto"/>
      </w:pPr>
      <w:r>
        <w:rPr>
          <w:rFonts w:eastAsia="Arial" w:cs="Arial"/>
          <w:i/>
          <w:color w:val="5A5A5A"/>
          <w:sz w:val="14"/>
          <w:szCs w:val="14"/>
        </w:rPr>
        <w:t>Data source: 2025 Joint Child Malnutrition Estimates.</w:t>
      </w:r>
    </w:p>
    <w:sectPr w:rsidR="005E77C2">
      <w:type w:val="continuous"/>
      <w:pgSz w:w="11909" w:h="16834"/>
      <w:pgMar w:top="1181" w:right="936" w:bottom="792" w:left="936" w:header="648" w:footer="50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l Conkle">
    <w15:presenceInfo w15:providerId="AD" w15:userId="S::jconkle@unicef.org::506e55e2-a71b-4da1-b4f2-542baa59d4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7C2"/>
    <w:rsid w:val="005E77C2"/>
    <w:rsid w:val="00791390"/>
    <w:rsid w:val="00A953E2"/>
    <w:rsid w:val="00B31175"/>
    <w:rsid w:val="00BC33D0"/>
    <w:rsid w:val="00E37C28"/>
    <w:rsid w:val="00EB194F"/>
    <w:rsid w:val="00FF2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69E7"/>
  <w15:docId w15:val="{EE26AD8D-73C5-4C1E-83CD-E1107305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0F"/>
    <w:pPr>
      <w:spacing w:line="288" w:lineRule="auto"/>
    </w:pPr>
    <w:rPr>
      <w:rFonts w:ascii="Arial" w:hAnsi="Arial"/>
      <w:sz w:val="20"/>
    </w:rPr>
  </w:style>
  <w:style w:type="paragraph" w:styleId="Heading1">
    <w:name w:val="heading 1"/>
    <w:basedOn w:val="Normal"/>
    <w:next w:val="Normal"/>
    <w:link w:val="Heading1Char"/>
    <w:uiPriority w:val="9"/>
    <w:qFormat/>
    <w:rsid w:val="00B77003"/>
    <w:pPr>
      <w:keepNext/>
      <w:keepLines/>
      <w:spacing w:before="240"/>
      <w:outlineLvl w:val="0"/>
    </w:pPr>
    <w:rPr>
      <w:rFonts w:eastAsiaTheme="majorEastAsia" w:cstheme="majorBidi"/>
      <w:color w:val="00AEEF"/>
      <w:sz w:val="40"/>
      <w:szCs w:val="32"/>
    </w:rPr>
  </w:style>
  <w:style w:type="paragraph" w:styleId="Heading2">
    <w:name w:val="heading 2"/>
    <w:aliases w:val="Subheading"/>
    <w:basedOn w:val="Normal"/>
    <w:next w:val="Normal"/>
    <w:link w:val="Heading2Char"/>
    <w:uiPriority w:val="9"/>
    <w:unhideWhenUsed/>
    <w:qFormat/>
    <w:rsid w:val="00EB7780"/>
    <w:pPr>
      <w:keepNext/>
      <w:keepLines/>
      <w:spacing w:before="40"/>
      <w:outlineLvl w:val="1"/>
    </w:pPr>
    <w:rPr>
      <w:rFonts w:eastAsiaTheme="majorEastAsia" w:cstheme="majorBidi"/>
      <w:color w:val="00AEEF"/>
      <w:sz w:val="26"/>
      <w:szCs w:val="26"/>
    </w:rPr>
  </w:style>
  <w:style w:type="paragraph" w:styleId="Heading3">
    <w:name w:val="heading 3"/>
    <w:aliases w:val="title"/>
    <w:basedOn w:val="Normal"/>
    <w:next w:val="Normal"/>
    <w:link w:val="Heading3Char"/>
    <w:uiPriority w:val="9"/>
    <w:unhideWhenUsed/>
    <w:qFormat/>
    <w:rsid w:val="00EB7780"/>
    <w:pPr>
      <w:keepNext/>
      <w:keepLines/>
      <w:spacing w:before="40"/>
      <w:outlineLvl w:val="2"/>
    </w:pPr>
    <w:rPr>
      <w:rFonts w:eastAsiaTheme="majorEastAsia" w:cstheme="majorBidi"/>
      <w:color w:val="00AEEF"/>
      <w:sz w:val="34"/>
    </w:rPr>
  </w:style>
  <w:style w:type="paragraph" w:styleId="Heading4">
    <w:name w:val="heading 4"/>
    <w:aliases w:val="Heading 3_subheading"/>
    <w:basedOn w:val="Normal"/>
    <w:next w:val="Normal"/>
    <w:link w:val="Heading4Char"/>
    <w:uiPriority w:val="9"/>
    <w:unhideWhenUsed/>
    <w:qFormat/>
    <w:rsid w:val="00EB7780"/>
    <w:pPr>
      <w:keepNext/>
      <w:keepLines/>
      <w:spacing w:before="40"/>
      <w:outlineLvl w:val="3"/>
    </w:pPr>
    <w:rPr>
      <w:rFonts w:eastAsiaTheme="majorEastAsia" w:cstheme="majorBidi"/>
      <w:iCs/>
      <w:color w:val="00AEE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Document Type"/>
    <w:basedOn w:val="DefaultParagraphFont"/>
    <w:uiPriority w:val="99"/>
    <w:unhideWhenUsed/>
    <w:qFormat/>
    <w:rsid w:val="00AF0DAC"/>
    <w:rPr>
      <w:rFonts w:ascii="Arial" w:hAnsi="Arial"/>
      <w:color w:val="00A3DB"/>
      <w:sz w:val="40"/>
      <w:u w:val="single"/>
    </w:rPr>
  </w:style>
  <w:style w:type="character" w:styleId="SmartHyperlink">
    <w:name w:val="Smart Hyperlink"/>
    <w:aliases w:val="Region"/>
    <w:basedOn w:val="Hyperlink"/>
    <w:uiPriority w:val="99"/>
    <w:unhideWhenUsed/>
    <w:rsid w:val="00AF0DAC"/>
    <w:rPr>
      <w:rFonts w:ascii="Arial" w:hAnsi="Arial"/>
      <w:color w:val="000000" w:themeColor="text1"/>
      <w:sz w:val="40"/>
      <w:u w:val="single"/>
    </w:rPr>
  </w:style>
  <w:style w:type="character" w:styleId="FollowedHyperlink">
    <w:name w:val="FollowedHyperlink"/>
    <w:basedOn w:val="DefaultParagraphFont"/>
    <w:uiPriority w:val="99"/>
    <w:unhideWhenUsed/>
    <w:qFormat/>
    <w:rsid w:val="00BF41A1"/>
    <w:rPr>
      <w:rFonts w:ascii="Arial" w:hAnsi="Arial"/>
      <w:b w:val="0"/>
      <w:i w:val="0"/>
      <w:color w:val="00AEEF"/>
      <w:sz w:val="18"/>
      <w:u w:val="single"/>
    </w:rPr>
  </w:style>
  <w:style w:type="character" w:customStyle="1" w:styleId="Heading1Char">
    <w:name w:val="Heading 1 Char"/>
    <w:basedOn w:val="DefaultParagraphFont"/>
    <w:link w:val="Heading1"/>
    <w:uiPriority w:val="9"/>
    <w:rsid w:val="00B77003"/>
    <w:rPr>
      <w:rFonts w:ascii="Arial" w:eastAsiaTheme="majorEastAsia" w:hAnsi="Arial" w:cstheme="majorBidi"/>
      <w:color w:val="00AEEF"/>
      <w:sz w:val="40"/>
      <w:szCs w:val="32"/>
    </w:rPr>
  </w:style>
  <w:style w:type="character" w:customStyle="1" w:styleId="Heading2Char">
    <w:name w:val="Heading 2 Char"/>
    <w:aliases w:val="Subheading Char"/>
    <w:basedOn w:val="DefaultParagraphFont"/>
    <w:link w:val="Heading2"/>
    <w:uiPriority w:val="9"/>
    <w:rsid w:val="00EB7780"/>
    <w:rPr>
      <w:rFonts w:ascii="Arial" w:eastAsiaTheme="majorEastAsia" w:hAnsi="Arial" w:cstheme="majorBidi"/>
      <w:color w:val="00AEEF"/>
      <w:sz w:val="26"/>
      <w:szCs w:val="26"/>
    </w:rPr>
  </w:style>
  <w:style w:type="character" w:customStyle="1" w:styleId="Heading3Char">
    <w:name w:val="Heading 3 Char"/>
    <w:aliases w:val="title Char"/>
    <w:basedOn w:val="DefaultParagraphFont"/>
    <w:link w:val="Heading3"/>
    <w:uiPriority w:val="9"/>
    <w:rsid w:val="00EB7780"/>
    <w:rPr>
      <w:rFonts w:ascii="Arial" w:eastAsiaTheme="majorEastAsia" w:hAnsi="Arial" w:cstheme="majorBidi"/>
      <w:color w:val="00AEEF"/>
      <w:sz w:val="34"/>
    </w:rPr>
  </w:style>
  <w:style w:type="character" w:customStyle="1" w:styleId="Heading4Char">
    <w:name w:val="Heading 4 Char"/>
    <w:aliases w:val="Heading 3_subheading Char"/>
    <w:basedOn w:val="DefaultParagraphFont"/>
    <w:link w:val="Heading4"/>
    <w:uiPriority w:val="9"/>
    <w:rsid w:val="00EB7780"/>
    <w:rPr>
      <w:rFonts w:ascii="Arial" w:eastAsiaTheme="majorEastAsia" w:hAnsi="Arial" w:cstheme="majorBidi"/>
      <w:iCs/>
      <w:color w:val="00AEEF"/>
      <w:sz w:val="20"/>
    </w:rPr>
  </w:style>
  <w:style w:type="table" w:customStyle="1" w:styleId="Style1">
    <w:name w:val="Style1"/>
    <w:basedOn w:val="TableNormal"/>
    <w:uiPriority w:val="99"/>
    <w:rsid w:val="006C183B"/>
    <w:rPr>
      <w:rFonts w:ascii="Arial" w:hAnsi="Arial"/>
    </w:rPr>
    <w:tblPr/>
  </w:style>
  <w:style w:type="table" w:styleId="ListTable2-Accent1">
    <w:name w:val="List Table 2 Accent 1"/>
    <w:basedOn w:val="TableNormal"/>
    <w:uiPriority w:val="47"/>
    <w:rsid w:val="006C183B"/>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character" w:styleId="EndnoteReference">
    <w:name w:val="endnote reference"/>
    <w:uiPriority w:val="99"/>
    <w:unhideWhenUsed/>
    <w:rsid w:val="004F06C5"/>
    <w:rPr>
      <w:rFonts w:ascii="Arial" w:hAnsi="Arial"/>
      <w:color w:val="6F787E"/>
      <w:sz w:val="20"/>
      <w:szCs w:val="20"/>
      <w:vertAlign w:val="superscript"/>
    </w:rPr>
  </w:style>
  <w:style w:type="paragraph" w:styleId="Header">
    <w:name w:val="header"/>
    <w:basedOn w:val="Normal"/>
    <w:link w:val="HeaderChar"/>
    <w:uiPriority w:val="99"/>
    <w:unhideWhenUsed/>
    <w:rsid w:val="001E0CFB"/>
    <w:pPr>
      <w:tabs>
        <w:tab w:val="center" w:pos="4680"/>
        <w:tab w:val="right" w:pos="9360"/>
      </w:tabs>
      <w:spacing w:line="240" w:lineRule="auto"/>
    </w:pPr>
  </w:style>
  <w:style w:type="character" w:customStyle="1" w:styleId="HeaderChar">
    <w:name w:val="Header Char"/>
    <w:basedOn w:val="DefaultParagraphFont"/>
    <w:link w:val="Header"/>
    <w:uiPriority w:val="99"/>
    <w:rsid w:val="001E0CFB"/>
    <w:rPr>
      <w:rFonts w:ascii="Arial" w:hAnsi="Arial"/>
      <w:sz w:val="20"/>
    </w:rPr>
  </w:style>
  <w:style w:type="paragraph" w:styleId="Footer">
    <w:name w:val="footer"/>
    <w:basedOn w:val="Normal"/>
    <w:link w:val="FooterChar"/>
    <w:uiPriority w:val="99"/>
    <w:unhideWhenUsed/>
    <w:rsid w:val="001E0CFB"/>
    <w:pPr>
      <w:tabs>
        <w:tab w:val="center" w:pos="4680"/>
        <w:tab w:val="right" w:pos="9360"/>
      </w:tabs>
      <w:spacing w:line="240" w:lineRule="auto"/>
    </w:pPr>
  </w:style>
  <w:style w:type="character" w:customStyle="1" w:styleId="FooterChar">
    <w:name w:val="Footer Char"/>
    <w:basedOn w:val="DefaultParagraphFont"/>
    <w:link w:val="Footer"/>
    <w:uiPriority w:val="99"/>
    <w:rsid w:val="001E0CFB"/>
    <w:rPr>
      <w:rFonts w:ascii="Arial" w:hAnsi="Arial"/>
      <w:sz w:val="20"/>
    </w:rPr>
  </w:style>
  <w:style w:type="table" w:customStyle="1" w:styleId="ListTable2-Accent11">
    <w:name w:val="List Table 2 - Accent 11"/>
    <w:basedOn w:val="TableNormal"/>
    <w:next w:val="ListTable2-Accent1"/>
    <w:uiPriority w:val="47"/>
    <w:rsid w:val="00D03641"/>
    <w:pPr>
      <w:spacing w:before="100" w:after="100"/>
    </w:pPr>
    <w:rPr>
      <w:rFonts w:ascii="Arial" w:hAnsi="Arial"/>
    </w:rPr>
    <w:tblPr>
      <w:tblStyleRowBandSize w:val="1"/>
      <w:tblStyleColBandSize w:val="1"/>
      <w:tblBorders>
        <w:top w:val="single" w:sz="4" w:space="0" w:color="00AEEF"/>
        <w:bottom w:val="single" w:sz="4" w:space="0" w:color="00AEEF"/>
        <w:insideH w:val="single" w:sz="4" w:space="0" w:color="00AEEF"/>
      </w:tblBorders>
      <w:tblCellMar>
        <w:top w:w="288" w:type="dxa"/>
        <w:left w:w="115" w:type="dxa"/>
        <w:bottom w:w="288" w:type="dxa"/>
        <w:right w:w="115" w:type="dxa"/>
      </w:tblCellMar>
    </w:tblPr>
    <w:tcPr>
      <w:shd w:val="clear" w:color="auto" w:fill="FFFFFF" w:themeFill="background1"/>
    </w:tcPr>
    <w:tblStylePr w:type="firstRow">
      <w:rPr>
        <w:b w:val="0"/>
        <w:bCs/>
      </w:rPr>
      <w:tblPr>
        <w:tblCellMar>
          <w:top w:w="72" w:type="dxa"/>
          <w:left w:w="115" w:type="dxa"/>
          <w:bottom w:w="72" w:type="dxa"/>
          <w:right w:w="115" w:type="dxa"/>
        </w:tblCellMar>
      </w:tblPr>
    </w:tblStylePr>
    <w:tblStylePr w:type="lastRow">
      <w:rPr>
        <w:b/>
        <w:bCs/>
      </w:rPr>
    </w:tblStylePr>
    <w:tblStylePr w:type="firstCol">
      <w:rPr>
        <w:b w:val="0"/>
        <w:bCs/>
      </w:rPr>
    </w:tblStylePr>
    <w:tblStylePr w:type="lastCol">
      <w:rPr>
        <w:b/>
        <w:bCs/>
      </w:rPr>
    </w:tblStylePr>
    <w:tblStylePr w:type="band1Vert">
      <w:rPr>
        <w:rFonts w:ascii="Arial" w:hAnsi="Arial"/>
      </w:rPr>
    </w:tblStylePr>
    <w:tblStylePr w:type="nwCell">
      <w:pPr>
        <w:wordWrap/>
        <w:spacing w:beforeLines="0" w:before="72" w:beforeAutospacing="0" w:afterLines="0" w:after="72" w:afterAutospacing="0" w:line="240" w:lineRule="auto"/>
      </w:pPr>
      <w:rPr>
        <w:rFonts w:ascii="Arial" w:hAnsi="Arial"/>
        <w:b w:val="0"/>
        <w:i w:val="0"/>
      </w:rPr>
    </w:tblStylePr>
    <w:tblStylePr w:type="seCell">
      <w:tblPr>
        <w:tblCellMar>
          <w:top w:w="115" w:type="dxa"/>
          <w:left w:w="115" w:type="dxa"/>
          <w:bottom w:w="115" w:type="dxa"/>
          <w:right w:w="115" w:type="dxa"/>
        </w:tblCellMar>
      </w:tblPr>
    </w:tblStylePr>
    <w:tblStylePr w:type="swCell">
      <w:tblPr>
        <w:tblCellMar>
          <w:top w:w="115" w:type="dxa"/>
          <w:left w:w="115" w:type="dxa"/>
          <w:bottom w:w="115" w:type="dxa"/>
          <w:right w:w="115" w:type="dxa"/>
        </w:tblCellMar>
      </w:tblPr>
    </w:tblStylePr>
  </w:style>
  <w:style w:type="table" w:styleId="TableGrid">
    <w:name w:val="Table Grid"/>
    <w:basedOn w:val="TableNormal"/>
    <w:uiPriority w:val="39"/>
    <w:rsid w:val="00474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B61D6"/>
    <w:rPr>
      <w:rFonts w:ascii="Arial" w:hAnsi="Arial"/>
    </w:rPr>
    <w:tblPr>
      <w:tblStyleRowBandSize w:val="1"/>
      <w:tblStyleColBandSize w:val="1"/>
      <w:tblBorders>
        <w:top w:val="single" w:sz="4" w:space="0" w:color="00AEEF"/>
        <w:bottom w:val="single" w:sz="4" w:space="0" w:color="00AEEF"/>
      </w:tblBorders>
    </w:tblPr>
    <w:tcPr>
      <w:shd w:val="clear" w:color="auto" w:fill="auto"/>
    </w:tcPr>
    <w:tblStylePr w:type="firstRow">
      <w:rPr>
        <w:rFonts w:ascii="Arial" w:hAnsi="Arial"/>
        <w:b/>
        <w:bCs/>
        <w:color w:val="00AEEF"/>
      </w:rPr>
      <w:tblPr/>
      <w:tcPr>
        <w:shd w:val="clear" w:color="auto" w:fill="auto"/>
      </w:tcPr>
    </w:tblStylePr>
    <w:tblStylePr w:type="lastRow">
      <w:rPr>
        <w:rFonts w:ascii="Arial" w:hAnsi="Arial"/>
        <w:b w:val="0"/>
        <w:bCs/>
      </w:rPr>
      <w:tblPr/>
      <w:tcPr>
        <w:tcBorders>
          <w:top w:val="single" w:sz="4" w:space="0" w:color="7F7F7F" w:themeColor="text1" w:themeTint="80"/>
        </w:tcBorders>
      </w:tcPr>
    </w:tblStylePr>
    <w:tblStylePr w:type="firstCol">
      <w:rPr>
        <w:rFonts w:ascii="Arial" w:hAnsi="Arial"/>
        <w:b w:val="0"/>
        <w:bCs/>
      </w:rPr>
      <w:tblPr/>
      <w:tcPr>
        <w:shd w:val="clear" w:color="auto" w:fill="auto"/>
      </w:tcPr>
    </w:tblStylePr>
    <w:tblStylePr w:type="lastCol">
      <w:rPr>
        <w:rFonts w:ascii="Arial" w:hAnsi="Arial"/>
        <w:b w:val="0"/>
        <w:bCs/>
      </w:rPr>
    </w:tblStylePr>
    <w:tblStylePr w:type="band1Vert">
      <w:rPr>
        <w:rFonts w:ascii="Arial" w:hAnsi="Arial"/>
      </w:rPr>
      <w:tblPr/>
      <w:tcPr>
        <w:tcBorders>
          <w:left w:val="single" w:sz="4" w:space="0" w:color="7F7F7F" w:themeColor="text1" w:themeTint="80"/>
          <w:right w:val="single" w:sz="4" w:space="0" w:color="7F7F7F" w:themeColor="text1" w:themeTint="80"/>
        </w:tcBorders>
      </w:tcPr>
    </w:tblStylePr>
    <w:tblStylePr w:type="band2Vert">
      <w:rPr>
        <w:rFonts w:ascii="Arial" w:hAnsi="Arial"/>
      </w:rPr>
      <w:tblPr/>
      <w:tcPr>
        <w:tcBorders>
          <w:left w:val="single" w:sz="4" w:space="0" w:color="7F7F7F" w:themeColor="text1" w:themeTint="80"/>
          <w:right w:val="single" w:sz="4" w:space="0" w:color="7F7F7F" w:themeColor="text1" w:themeTint="80"/>
        </w:tcBorders>
      </w:tcPr>
    </w:tblStylePr>
    <w:tblStylePr w:type="band1Horz">
      <w:rPr>
        <w:rFonts w:ascii="Arial" w:hAnsi="Arial"/>
      </w:rPr>
      <w:tblPr/>
      <w:tcPr>
        <w:tcBorders>
          <w:top w:val="single" w:sz="4" w:space="0" w:color="7F7F7F" w:themeColor="text1" w:themeTint="80"/>
          <w:bottom w:val="single" w:sz="4" w:space="0" w:color="7F7F7F" w:themeColor="text1" w:themeTint="80"/>
        </w:tcBorders>
      </w:tcPr>
    </w:tblStylePr>
    <w:tblStylePr w:type="band2Horz">
      <w:rPr>
        <w:rFonts w:ascii="Arial" w:hAnsi="Arial"/>
        <w:b w:val="0"/>
      </w:rPr>
    </w:tblStylePr>
    <w:tblStylePr w:type="neCell">
      <w:rPr>
        <w:rFonts w:ascii="Arial" w:hAnsi="Arial"/>
      </w:rPr>
    </w:tblStylePr>
    <w:tblStylePr w:type="nwCell">
      <w:rPr>
        <w:rFonts w:ascii="Arial" w:hAnsi="Arial"/>
      </w:rPr>
    </w:tblStylePr>
    <w:tblStylePr w:type="seCell">
      <w:rPr>
        <w:rFonts w:ascii="Arial" w:hAnsi="Arial"/>
      </w:rPr>
    </w:tblStylePr>
    <w:tblStylePr w:type="swCell">
      <w:rPr>
        <w:rFonts w:ascii="Arial" w:hAnsi="Arial"/>
      </w:rPr>
    </w:tblStylePr>
  </w:style>
  <w:style w:type="paragraph" w:styleId="BalloonText">
    <w:name w:val="Balloon Text"/>
    <w:basedOn w:val="Normal"/>
    <w:link w:val="BalloonTextChar"/>
    <w:uiPriority w:val="99"/>
    <w:semiHidden/>
    <w:unhideWhenUsed/>
    <w:rsid w:val="00870692"/>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69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371B6"/>
    <w:rPr>
      <w:sz w:val="16"/>
      <w:szCs w:val="16"/>
    </w:rPr>
  </w:style>
  <w:style w:type="paragraph" w:styleId="CommentText">
    <w:name w:val="annotation text"/>
    <w:basedOn w:val="Normal"/>
    <w:link w:val="CommentTextChar"/>
    <w:uiPriority w:val="99"/>
    <w:semiHidden/>
    <w:unhideWhenUsed/>
    <w:rsid w:val="003371B6"/>
    <w:pPr>
      <w:spacing w:line="240" w:lineRule="auto"/>
    </w:pPr>
    <w:rPr>
      <w:szCs w:val="20"/>
    </w:rPr>
  </w:style>
  <w:style w:type="character" w:customStyle="1" w:styleId="CommentTextChar">
    <w:name w:val="Comment Text Char"/>
    <w:basedOn w:val="DefaultParagraphFont"/>
    <w:link w:val="CommentText"/>
    <w:uiPriority w:val="99"/>
    <w:semiHidden/>
    <w:rsid w:val="003371B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371B6"/>
    <w:rPr>
      <w:b/>
      <w:bCs/>
    </w:rPr>
  </w:style>
  <w:style w:type="character" w:customStyle="1" w:styleId="CommentSubjectChar">
    <w:name w:val="Comment Subject Char"/>
    <w:basedOn w:val="CommentTextChar"/>
    <w:link w:val="CommentSubject"/>
    <w:uiPriority w:val="99"/>
    <w:semiHidden/>
    <w:rsid w:val="003371B6"/>
    <w:rPr>
      <w:rFonts w:ascii="Arial" w:hAnsi="Arial"/>
      <w:b/>
      <w:bCs/>
      <w:sz w:val="20"/>
      <w:szCs w:val="20"/>
    </w:rPr>
  </w:style>
  <w:style w:type="paragraph" w:styleId="Revision">
    <w:name w:val="Revision"/>
    <w:hidden/>
    <w:uiPriority w:val="99"/>
    <w:semiHidden/>
    <w:rsid w:val="00EB194F"/>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711178">
      <w:bodyDiv w:val="1"/>
      <w:marLeft w:val="0"/>
      <w:marRight w:val="0"/>
      <w:marTop w:val="0"/>
      <w:marBottom w:val="0"/>
      <w:divBdr>
        <w:top w:val="none" w:sz="0" w:space="0" w:color="auto"/>
        <w:left w:val="none" w:sz="0" w:space="0" w:color="auto"/>
        <w:bottom w:val="none" w:sz="0" w:space="0" w:color="auto"/>
        <w:right w:val="none" w:sz="0" w:space="0" w:color="auto"/>
      </w:divBdr>
    </w:div>
    <w:div w:id="416290037">
      <w:bodyDiv w:val="1"/>
      <w:marLeft w:val="0"/>
      <w:marRight w:val="0"/>
      <w:marTop w:val="0"/>
      <w:marBottom w:val="0"/>
      <w:divBdr>
        <w:top w:val="none" w:sz="0" w:space="0" w:color="auto"/>
        <w:left w:val="none" w:sz="0" w:space="0" w:color="auto"/>
        <w:bottom w:val="none" w:sz="0" w:space="0" w:color="auto"/>
        <w:right w:val="none" w:sz="0" w:space="0" w:color="auto"/>
      </w:divBdr>
    </w:div>
    <w:div w:id="546724088">
      <w:bodyDiv w:val="1"/>
      <w:marLeft w:val="0"/>
      <w:marRight w:val="0"/>
      <w:marTop w:val="0"/>
      <w:marBottom w:val="0"/>
      <w:divBdr>
        <w:top w:val="none" w:sz="0" w:space="0" w:color="auto"/>
        <w:left w:val="none" w:sz="0" w:space="0" w:color="auto"/>
        <w:bottom w:val="none" w:sz="0" w:space="0" w:color="auto"/>
        <w:right w:val="none" w:sz="0" w:space="0" w:color="auto"/>
      </w:divBdr>
    </w:div>
    <w:div w:id="727188973">
      <w:bodyDiv w:val="1"/>
      <w:marLeft w:val="0"/>
      <w:marRight w:val="0"/>
      <w:marTop w:val="0"/>
      <w:marBottom w:val="0"/>
      <w:divBdr>
        <w:top w:val="none" w:sz="0" w:space="0" w:color="auto"/>
        <w:left w:val="none" w:sz="0" w:space="0" w:color="auto"/>
        <w:bottom w:val="none" w:sz="0" w:space="0" w:color="auto"/>
        <w:right w:val="none" w:sz="0" w:space="0" w:color="auto"/>
      </w:divBdr>
    </w:div>
    <w:div w:id="906304256">
      <w:bodyDiv w:val="1"/>
      <w:marLeft w:val="0"/>
      <w:marRight w:val="0"/>
      <w:marTop w:val="0"/>
      <w:marBottom w:val="0"/>
      <w:divBdr>
        <w:top w:val="none" w:sz="0" w:space="0" w:color="auto"/>
        <w:left w:val="none" w:sz="0" w:space="0" w:color="auto"/>
        <w:bottom w:val="none" w:sz="0" w:space="0" w:color="auto"/>
        <w:right w:val="none" w:sz="0" w:space="0" w:color="auto"/>
      </w:divBdr>
    </w:div>
    <w:div w:id="1108281304">
      <w:bodyDiv w:val="1"/>
      <w:marLeft w:val="0"/>
      <w:marRight w:val="0"/>
      <w:marTop w:val="0"/>
      <w:marBottom w:val="0"/>
      <w:divBdr>
        <w:top w:val="none" w:sz="0" w:space="0" w:color="auto"/>
        <w:left w:val="none" w:sz="0" w:space="0" w:color="auto"/>
        <w:bottom w:val="none" w:sz="0" w:space="0" w:color="auto"/>
        <w:right w:val="none" w:sz="0" w:space="0" w:color="auto"/>
      </w:divBdr>
    </w:div>
    <w:div w:id="1174953032">
      <w:bodyDiv w:val="1"/>
      <w:marLeft w:val="0"/>
      <w:marRight w:val="0"/>
      <w:marTop w:val="0"/>
      <w:marBottom w:val="0"/>
      <w:divBdr>
        <w:top w:val="none" w:sz="0" w:space="0" w:color="auto"/>
        <w:left w:val="none" w:sz="0" w:space="0" w:color="auto"/>
        <w:bottom w:val="none" w:sz="0" w:space="0" w:color="auto"/>
        <w:right w:val="none" w:sz="0" w:space="0" w:color="auto"/>
      </w:divBdr>
    </w:div>
    <w:div w:id="1224024682">
      <w:bodyDiv w:val="1"/>
      <w:marLeft w:val="0"/>
      <w:marRight w:val="0"/>
      <w:marTop w:val="0"/>
      <w:marBottom w:val="0"/>
      <w:divBdr>
        <w:top w:val="none" w:sz="0" w:space="0" w:color="auto"/>
        <w:left w:val="none" w:sz="0" w:space="0" w:color="auto"/>
        <w:bottom w:val="none" w:sz="0" w:space="0" w:color="auto"/>
        <w:right w:val="none" w:sz="0" w:space="0" w:color="auto"/>
      </w:divBdr>
    </w:div>
    <w:div w:id="1278483652">
      <w:bodyDiv w:val="1"/>
      <w:marLeft w:val="0"/>
      <w:marRight w:val="0"/>
      <w:marTop w:val="0"/>
      <w:marBottom w:val="0"/>
      <w:divBdr>
        <w:top w:val="none" w:sz="0" w:space="0" w:color="auto"/>
        <w:left w:val="none" w:sz="0" w:space="0" w:color="auto"/>
        <w:bottom w:val="none" w:sz="0" w:space="0" w:color="auto"/>
        <w:right w:val="none" w:sz="0" w:space="0" w:color="auto"/>
      </w:divBdr>
    </w:div>
    <w:div w:id="1321931687">
      <w:bodyDiv w:val="1"/>
      <w:marLeft w:val="0"/>
      <w:marRight w:val="0"/>
      <w:marTop w:val="0"/>
      <w:marBottom w:val="0"/>
      <w:divBdr>
        <w:top w:val="none" w:sz="0" w:space="0" w:color="auto"/>
        <w:left w:val="none" w:sz="0" w:space="0" w:color="auto"/>
        <w:bottom w:val="none" w:sz="0" w:space="0" w:color="auto"/>
        <w:right w:val="none" w:sz="0" w:space="0" w:color="auto"/>
      </w:divBdr>
    </w:div>
    <w:div w:id="1379158276">
      <w:bodyDiv w:val="1"/>
      <w:marLeft w:val="0"/>
      <w:marRight w:val="0"/>
      <w:marTop w:val="0"/>
      <w:marBottom w:val="0"/>
      <w:divBdr>
        <w:top w:val="none" w:sz="0" w:space="0" w:color="auto"/>
        <w:left w:val="none" w:sz="0" w:space="0" w:color="auto"/>
        <w:bottom w:val="none" w:sz="0" w:space="0" w:color="auto"/>
        <w:right w:val="none" w:sz="0" w:space="0" w:color="auto"/>
      </w:divBdr>
    </w:div>
    <w:div w:id="1594511452">
      <w:bodyDiv w:val="1"/>
      <w:marLeft w:val="0"/>
      <w:marRight w:val="0"/>
      <w:marTop w:val="0"/>
      <w:marBottom w:val="0"/>
      <w:divBdr>
        <w:top w:val="none" w:sz="0" w:space="0" w:color="auto"/>
        <w:left w:val="none" w:sz="0" w:space="0" w:color="auto"/>
        <w:bottom w:val="none" w:sz="0" w:space="0" w:color="auto"/>
        <w:right w:val="none" w:sz="0" w:space="0" w:color="auto"/>
      </w:divBdr>
    </w:div>
    <w:div w:id="1634797179">
      <w:bodyDiv w:val="1"/>
      <w:marLeft w:val="0"/>
      <w:marRight w:val="0"/>
      <w:marTop w:val="0"/>
      <w:marBottom w:val="0"/>
      <w:divBdr>
        <w:top w:val="none" w:sz="0" w:space="0" w:color="auto"/>
        <w:left w:val="none" w:sz="0" w:space="0" w:color="auto"/>
        <w:bottom w:val="none" w:sz="0" w:space="0" w:color="auto"/>
        <w:right w:val="none" w:sz="0" w:space="0" w:color="auto"/>
      </w:divBdr>
    </w:div>
    <w:div w:id="1638342903">
      <w:bodyDiv w:val="1"/>
      <w:marLeft w:val="0"/>
      <w:marRight w:val="0"/>
      <w:marTop w:val="0"/>
      <w:marBottom w:val="0"/>
      <w:divBdr>
        <w:top w:val="none" w:sz="0" w:space="0" w:color="auto"/>
        <w:left w:val="none" w:sz="0" w:space="0" w:color="auto"/>
        <w:bottom w:val="none" w:sz="0" w:space="0" w:color="auto"/>
        <w:right w:val="none" w:sz="0" w:space="0" w:color="auto"/>
      </w:divBdr>
    </w:div>
    <w:div w:id="1728602003">
      <w:bodyDiv w:val="1"/>
      <w:marLeft w:val="0"/>
      <w:marRight w:val="0"/>
      <w:marTop w:val="0"/>
      <w:marBottom w:val="0"/>
      <w:divBdr>
        <w:top w:val="none" w:sz="0" w:space="0" w:color="auto"/>
        <w:left w:val="none" w:sz="0" w:space="0" w:color="auto"/>
        <w:bottom w:val="none" w:sz="0" w:space="0" w:color="auto"/>
        <w:right w:val="none" w:sz="0" w:space="0" w:color="auto"/>
      </w:divBdr>
    </w:div>
    <w:div w:id="1816987360">
      <w:bodyDiv w:val="1"/>
      <w:marLeft w:val="0"/>
      <w:marRight w:val="0"/>
      <w:marTop w:val="0"/>
      <w:marBottom w:val="0"/>
      <w:divBdr>
        <w:top w:val="none" w:sz="0" w:space="0" w:color="auto"/>
        <w:left w:val="none" w:sz="0" w:space="0" w:color="auto"/>
        <w:bottom w:val="none" w:sz="0" w:space="0" w:color="auto"/>
        <w:right w:val="none" w:sz="0" w:space="0" w:color="auto"/>
      </w:divBdr>
    </w:div>
    <w:div w:id="2036925503">
      <w:bodyDiv w:val="1"/>
      <w:marLeft w:val="0"/>
      <w:marRight w:val="0"/>
      <w:marTop w:val="0"/>
      <w:marBottom w:val="0"/>
      <w:divBdr>
        <w:top w:val="none" w:sz="0" w:space="0" w:color="auto"/>
        <w:left w:val="none" w:sz="0" w:space="0" w:color="auto"/>
        <w:bottom w:val="none" w:sz="0" w:space="0" w:color="auto"/>
        <w:right w:val="none" w:sz="0" w:space="0" w:color="auto"/>
      </w:divBdr>
    </w:div>
    <w:div w:id="212743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UNICEF">
  <a:themeElements>
    <a:clrScheme name="UNICEF - Secondary Colours">
      <a:dk1>
        <a:srgbClr val="000000"/>
      </a:dk1>
      <a:lt1>
        <a:srgbClr val="FFFFFF"/>
      </a:lt1>
      <a:dk2>
        <a:srgbClr val="00AEEF"/>
      </a:dk2>
      <a:lt2>
        <a:srgbClr val="FFFFFF"/>
      </a:lt2>
      <a:accent1>
        <a:srgbClr val="00833E"/>
      </a:accent1>
      <a:accent2>
        <a:srgbClr val="80BD41"/>
      </a:accent2>
      <a:accent3>
        <a:srgbClr val="777779"/>
      </a:accent3>
      <a:accent4>
        <a:srgbClr val="F26920"/>
      </a:accent4>
      <a:accent5>
        <a:srgbClr val="E2231A"/>
      </a:accent5>
      <a:accent6>
        <a:srgbClr val="6B1E74"/>
      </a:accent6>
      <a:hlink>
        <a:srgbClr val="374EA2"/>
      </a:hlink>
      <a:folHlink>
        <a:srgbClr val="961A4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NICEF" id="{DC7E091F-5C61-164F-91C7-2F09F2954CB8}" vid="{C41438D2-28A2-DE4E-ADFC-EB271601B2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283e0b-db31-4043-a2ef-b80661bf084a" xsi:nil="true"/>
    <lcf76f155ced4ddcb4097134ff3c332f xmlns="02b03631-6480-4d2f-a9f1-bef67e2903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81B8F6378C0249A9779BE581762C8C" ma:contentTypeVersion="18" ma:contentTypeDescription="Create a new document." ma:contentTypeScope="" ma:versionID="2ea1d326cf91f828c8fa6b19d7d4d9cc">
  <xsd:schema xmlns:xsd="http://www.w3.org/2001/XMLSchema" xmlns:xs="http://www.w3.org/2001/XMLSchema" xmlns:p="http://schemas.microsoft.com/office/2006/metadata/properties" xmlns:ns2="02b03631-6480-4d2f-a9f1-bef67e29037e" xmlns:ns3="a8a9630b-75d6-4764-bb6e-6771892ef157" xmlns:ns4="ca283e0b-db31-4043-a2ef-b80661bf084a" targetNamespace="http://schemas.microsoft.com/office/2006/metadata/properties" ma:root="true" ma:fieldsID="09c6a178e413e3a43b43ffb15a26f4f1" ns2:_="" ns3:_="" ns4:_="">
    <xsd:import namespace="02b03631-6480-4d2f-a9f1-bef67e29037e"/>
    <xsd:import namespace="a8a9630b-75d6-4764-bb6e-6771892ef157"/>
    <xsd:import namespace="ca283e0b-db31-4043-a2ef-b80661bf084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b03631-6480-4d2f-a9f1-bef67e2903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a9630b-75d6-4764-bb6e-6771892ef15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6ea8736-5878-4a17-b164-f11a1f2d044f}" ma:internalName="TaxCatchAll" ma:showField="CatchAllData" ma:web="a8a9630b-75d6-4764-bb6e-6771892ef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CBF164-F95B-4AA8-8A5D-BC4E11EC7BC6}">
  <ds:schemaRefs>
    <ds:schemaRef ds:uri="http://schemas.microsoft.com/office/2006/metadata/properties"/>
    <ds:schemaRef ds:uri="http://schemas.microsoft.com/office/infopath/2007/PartnerControls"/>
    <ds:schemaRef ds:uri="ca283e0b-db31-4043-a2ef-b80661bf084a"/>
    <ds:schemaRef ds:uri="02b03631-6480-4d2f-a9f1-bef67e29037e"/>
  </ds:schemaRefs>
</ds:datastoreItem>
</file>

<file path=customXml/itemProps2.xml><?xml version="1.0" encoding="utf-8"?>
<ds:datastoreItem xmlns:ds="http://schemas.openxmlformats.org/officeDocument/2006/customXml" ds:itemID="{1A0A20AE-B91B-46B6-81FA-1F13A71EDB6E}">
  <ds:schemaRefs>
    <ds:schemaRef ds:uri="http://schemas.microsoft.com/sharepoint/v3/contenttype/forms"/>
  </ds:schemaRefs>
</ds:datastoreItem>
</file>

<file path=customXml/itemProps3.xml><?xml version="1.0" encoding="utf-8"?>
<ds:datastoreItem xmlns:ds="http://schemas.openxmlformats.org/officeDocument/2006/customXml" ds:itemID="{F8AD983A-A5DD-4856-B0C9-5D481242CF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b03631-6480-4d2f-a9f1-bef67e29037e"/>
    <ds:schemaRef ds:uri="a8a9630b-75d6-4764-bb6e-6771892ef157"/>
    <ds:schemaRef ds:uri="ca283e0b-db31-4043-a2ef-b80661bf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Kang</dc:creator>
  <cp:keywords/>
  <dc:description/>
  <cp:lastModifiedBy>Joel Conkle</cp:lastModifiedBy>
  <cp:revision>2</cp:revision>
  <cp:lastPrinted>2019-10-09T14:47:00Z</cp:lastPrinted>
  <dcterms:created xsi:type="dcterms:W3CDTF">2026-04-18T06:37:00Z</dcterms:created>
  <dcterms:modified xsi:type="dcterms:W3CDTF">2026-04-18T06:37:00Z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0x0101001981B8F6378C0249A9779BE581762C8C</vt:lpwstr>
  </property>
</Properties>
</file>